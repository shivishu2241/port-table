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EA080" w14:textId="77777777" w:rsidR="00556813" w:rsidRDefault="000D0DD4" w:rsidP="00F03F7E">
      <w:pPr>
        <w:rPr>
          <w:rFonts w:ascii="Px Grotesk" w:hAnsi="Px Grotesk" w:cs="Px Grotesk"/>
        </w:rPr>
      </w:pPr>
      <w:r>
        <w:rPr>
          <w:noProof/>
          <w:color w:val="000000" w:themeColor="text1"/>
        </w:rPr>
        <w:drawing>
          <wp:anchor distT="0" distB="0" distL="114300" distR="114300" simplePos="0" relativeHeight="251662336" behindDoc="1" locked="0" layoutInCell="1" allowOverlap="1" wp14:anchorId="0B477230" wp14:editId="35262687">
            <wp:simplePos x="0" y="0"/>
            <wp:positionH relativeFrom="column">
              <wp:posOffset>-701040</wp:posOffset>
            </wp:positionH>
            <wp:positionV relativeFrom="paragraph">
              <wp:posOffset>-2687955</wp:posOffset>
            </wp:positionV>
            <wp:extent cx="7797800" cy="8349987"/>
            <wp:effectExtent l="0" t="0" r="0" b="0"/>
            <wp:wrapNone/>
            <wp:docPr id="2092834823" name="Picture 8" descr="A white and green background with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84084" name="Picture 8" descr="A white and green background with dots&#10;&#10;AI-generated content may be incorrect."/>
                    <pic:cNvPicPr/>
                  </pic:nvPicPr>
                  <pic:blipFill rotWithShape="1">
                    <a:blip r:embed="rId11">
                      <a:extLst>
                        <a:ext uri="{28A0092B-C50C-407E-A947-70E740481C1C}">
                          <a14:useLocalDpi xmlns:a14="http://schemas.microsoft.com/office/drawing/2010/main" val="0"/>
                        </a:ext>
                      </a:extLst>
                    </a:blip>
                    <a:srcRect t="-15853" r="255" b="38328"/>
                    <a:stretch>
                      <a:fillRect/>
                    </a:stretch>
                  </pic:blipFill>
                  <pic:spPr bwMode="auto">
                    <a:xfrm>
                      <a:off x="0" y="0"/>
                      <a:ext cx="7797800" cy="834998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B704C87" w14:textId="77777777" w:rsidR="002F7127" w:rsidRPr="002F7127" w:rsidRDefault="002F7127" w:rsidP="002F7127">
      <w:pPr>
        <w:rPr>
          <w:rFonts w:ascii="Px Grotesk" w:hAnsi="Px Grotesk" w:cs="Px Grotesk"/>
        </w:rPr>
      </w:pPr>
    </w:p>
    <w:p w14:paraId="1E34C4F7" w14:textId="77777777" w:rsidR="002F7127" w:rsidRPr="002F7127" w:rsidRDefault="002F7127" w:rsidP="002F7127">
      <w:pPr>
        <w:rPr>
          <w:rFonts w:ascii="Px Grotesk" w:hAnsi="Px Grotesk" w:cs="Px Grotesk"/>
        </w:rPr>
      </w:pPr>
    </w:p>
    <w:p w14:paraId="6974FD30" w14:textId="77777777" w:rsidR="002F7127" w:rsidRPr="002F7127" w:rsidRDefault="002F7127" w:rsidP="002F7127">
      <w:pPr>
        <w:rPr>
          <w:rFonts w:ascii="Px Grotesk" w:hAnsi="Px Grotesk" w:cs="Px Grotesk"/>
        </w:rPr>
      </w:pPr>
    </w:p>
    <w:p w14:paraId="482202E3" w14:textId="77777777" w:rsidR="002F7127" w:rsidRDefault="002F7127" w:rsidP="002F7127">
      <w:pPr>
        <w:rPr>
          <w:rFonts w:ascii="Px Grotesk" w:hAnsi="Px Grotesk" w:cs="Px Grotesk"/>
        </w:rPr>
      </w:pPr>
    </w:p>
    <w:p w14:paraId="5BD5A03F" w14:textId="77777777" w:rsidR="007D68D2" w:rsidRDefault="007D68D2" w:rsidP="002F7127">
      <w:pPr>
        <w:rPr>
          <w:rFonts w:ascii="Px Grotesk" w:hAnsi="Px Grotesk" w:cs="Px Grotesk"/>
        </w:rPr>
      </w:pPr>
    </w:p>
    <w:p w14:paraId="2D716C4D" w14:textId="77777777" w:rsidR="007D68D2" w:rsidRDefault="007D68D2" w:rsidP="002F7127">
      <w:pPr>
        <w:rPr>
          <w:rFonts w:ascii="Px Grotesk" w:hAnsi="Px Grotesk" w:cs="Px Grotesk"/>
        </w:rPr>
      </w:pPr>
    </w:p>
    <w:p w14:paraId="73549086" w14:textId="77777777" w:rsidR="007D68D2" w:rsidRDefault="007D68D2" w:rsidP="002F7127">
      <w:pPr>
        <w:rPr>
          <w:rFonts w:ascii="Px Grotesk" w:hAnsi="Px Grotesk" w:cs="Px Grotesk"/>
        </w:rPr>
      </w:pPr>
    </w:p>
    <w:p w14:paraId="0E395A9F" w14:textId="77777777" w:rsidR="007D68D2" w:rsidRDefault="007D68D2" w:rsidP="002F7127">
      <w:pPr>
        <w:rPr>
          <w:rFonts w:ascii="Px Grotesk" w:hAnsi="Px Grotesk" w:cs="Px Grotesk"/>
        </w:rPr>
      </w:pPr>
    </w:p>
    <w:p w14:paraId="495635A4" w14:textId="77777777" w:rsidR="007D68D2" w:rsidRPr="007D68D2" w:rsidRDefault="0052210B" w:rsidP="00197872">
      <w:pPr>
        <w:pStyle w:val="Title"/>
      </w:pPr>
      <w:r>
        <w:t xml:space="preserve">External Penetration Testing Report</w:t>
      </w:r>
    </w:p>
    <w:p w14:paraId="0B54B10B" w14:textId="77777777" w:rsidR="007D68D2" w:rsidRPr="007D68D2" w:rsidRDefault="007D68D2" w:rsidP="00197872">
      <w:pPr>
        <w:jc w:val="center"/>
      </w:pPr>
      <w:r>
        <w:t>prepared for</w:t>
      </w:r>
    </w:p>
    <w:p w14:paraId="4B18AC04" w14:textId="77777777" w:rsidR="007D68D2" w:rsidRPr="007D68D2" w:rsidRDefault="00513B33" w:rsidP="005B38E6">
      <w:pPr>
        <w:pStyle w:val="Subtitle"/>
      </w:pPr>
      <w:r>
        <w:rPr>
          <w:rFonts w:eastAsia="Times New Roman"/>
        </w:rPr>
        <w:t>Pinnacle</w:t>
      </w:r>
    </w:p>
    <w:p w14:paraId="0C8BF810" w14:textId="1D527FC6" w:rsidR="007D68D2" w:rsidRDefault="007D68D2" w:rsidP="007D68D2">
      <w:pPr>
        <w:jc w:val="center"/>
        <w:rPr>
          <w:color w:val="000000" w:themeColor="text1"/>
        </w:rPr>
      </w:pPr>
      <w:r>
        <w:rPr>
          <w:color w:val="000000" w:themeColor="text1"/>
        </w:rPr>
        <w:fldChar w:fldCharType="begin"/>
        <w:instrText xml:space="preserve"> DATE \@ "MMMM d, yyyy" </w:instrText>
        <w:fldChar w:fldCharType="separate"/>
      </w:r>
      <w:r>
        <w:rPr>
          <w:noProof/>
          <w:color w:val="000000" w:themeColor="text1"/>
        </w:rPr>
        <w:t>October 29, 2026</w:t>
      </w:r>
      <w:r>
        <w:rPr>
          <w:color w:val="000000" w:themeColor="text1"/>
        </w:rPr>
        <w:fldChar w:fldCharType="end"/>
      </w:r>
    </w:p>
    <w:p w14:paraId="70B832C9" w14:textId="77777777" w:rsidR="007D68D2" w:rsidRDefault="007D68D2" w:rsidP="007D68D2">
      <w:pPr>
        <w:jc w:val="center"/>
        <w:rPr>
          <w:color w:val="000000" w:themeColor="text1"/>
        </w:rPr>
      </w:pPr>
    </w:p>
    <w:p w14:paraId="658132F7" w14:textId="77777777" w:rsidR="007D68D2" w:rsidRDefault="007D68D2" w:rsidP="007D68D2">
      <w:pPr>
        <w:jc w:val="center"/>
        <w:rPr>
          <w:color w:val="000000" w:themeColor="text1"/>
        </w:rPr>
      </w:pPr>
    </w:p>
    <w:p w14:paraId="288D27F1" w14:textId="77777777" w:rsidR="007D68D2" w:rsidRDefault="007D68D2" w:rsidP="007D68D2">
      <w:pPr>
        <w:jc w:val="center"/>
        <w:rPr>
          <w:color w:val="000000" w:themeColor="text1"/>
        </w:rPr>
      </w:pPr>
    </w:p>
    <w:p w14:paraId="4A4205D8" w14:textId="77777777" w:rsidR="007D68D2" w:rsidRDefault="007D68D2" w:rsidP="007D68D2">
      <w:pPr>
        <w:jc w:val="center"/>
        <w:rPr>
          <w:rFonts w:ascii="Px Grotesk" w:hAnsi="Px Grotesk" w:cs="Px Grotesk"/>
        </w:rPr>
      </w:pPr>
    </w:p>
    <w:p w14:paraId="61E6F945" w14:textId="77777777" w:rsidR="00936A0B" w:rsidRDefault="00936A0B" w:rsidP="007D68D2">
      <w:pPr>
        <w:jc w:val="center"/>
        <w:rPr>
          <w:rFonts w:ascii="Px Grotesk" w:hAnsi="Px Grotesk" w:cs="Px Grotesk"/>
        </w:rPr>
      </w:pPr>
    </w:p>
    <w:p w14:paraId="74F5C90B" w14:textId="77777777" w:rsidR="00936A0B" w:rsidRDefault="00936A0B" w:rsidP="007D68D2">
      <w:pPr>
        <w:jc w:val="center"/>
        <w:rPr>
          <w:rFonts w:ascii="Px Grotesk" w:hAnsi="Px Grotesk" w:cs="Px Grotesk"/>
        </w:rPr>
      </w:pPr>
    </w:p>
    <w:p w14:paraId="142EAA4D" w14:textId="77777777" w:rsidR="007D68D2" w:rsidRDefault="007D68D2" w:rsidP="002F7127">
      <w:pPr>
        <w:rPr>
          <w:rFonts w:ascii="Px Grotesk" w:hAnsi="Px Grotesk" w:cs="Px Grotesk"/>
        </w:rPr>
      </w:pPr>
      <w:r>
        <w:rPr>
          <w:noProof/>
        </w:rPr>
        <mc:AlternateContent>
          <mc:Choice Requires="wpg">
            <w:drawing>
              <wp:anchor distT="0" distB="0" distL="114300" distR="114300" simplePos="0" relativeHeight="251661312" behindDoc="0" locked="0" layoutInCell="1" allowOverlap="1" wp14:anchorId="7AD759F6" wp14:editId="10BB81CD">
                <wp:simplePos x="0" y="0"/>
                <wp:positionH relativeFrom="column">
                  <wp:posOffset>-101311</wp:posOffset>
                </wp:positionH>
                <wp:positionV relativeFrom="paragraph">
                  <wp:posOffset>80645</wp:posOffset>
                </wp:positionV>
                <wp:extent cx="6910538" cy="2469756"/>
                <wp:effectExtent l="0" t="0" r="0" b="0"/>
                <wp:wrapNone/>
                <wp:docPr id="2092834824" name="Group 1"/>
                <wp:cNvGraphicFramePr/>
                <a:graphic xmlns:a="http://schemas.openxmlformats.org/drawingml/2006/main">
                  <a:graphicData uri="http://schemas.microsoft.com/office/word/2010/wordprocessingGroup">
                    <wpg:wgp>
                      <wpg:cNvGrpSpPr/>
                      <wpg:grpSpPr>
                        <a:xfrm>
                          <a:off x="0" y="0"/>
                          <a:ext cx="6910538" cy="2469756"/>
                          <a:chOff x="0" y="-6392"/>
                          <a:chExt cx="5123402" cy="2149355"/>
                        </a:xfrm>
                      </wpg:grpSpPr>
                      <wps:wsp>
                        <wps:cNvPr id="46289506" name="Text Box 5"/>
                        <wps:cNvSpPr txBox="1"/>
                        <wps:spPr>
                          <a:xfrm>
                            <a:off x="0" y="-6392"/>
                            <a:ext cx="4828924" cy="1219200"/>
                          </a:xfrm>
                          <a:prstGeom prst="rect">
                            <a:avLst/>
                          </a:prstGeom>
                          <a:noFill/>
                          <a:ln w="6350">
                            <a:noFill/>
                          </a:ln>
                        </wps:spPr>
                        <wps:txbx>
                          <w:txbxContent>
                            <w:p w14:paraId="3CC64BC5" w14:textId="77777777" w:rsidR="007D68D2" w:rsidRPr="007D68D2" w:rsidRDefault="007D68D2" w:rsidP="007D68D2">
                              <w:pPr>
                                <w:rPr>
                                  <w:color w:val="000000" w:themeColor="text1"/>
                                  <w:sz w:val="20"/>
                                  <w:szCs w:val="20"/>
                                </w:rPr>
                              </w:pPr>
                              <w:bookmarkStart w:id="0" w:name="_Toc190101723"/>
                              <w:r>
                                <w:rPr>
                                  <w:color w:val="000000" w:themeColor="text1"/>
                                  <w:sz w:val="20"/>
                                  <w:szCs w:val="20"/>
                                </w:rPr>
                                <w:t>CONFIDENTIALITY STATEMENT</w:t>
                              </w:r>
                              <w:bookmarkEnd w:id="0"/>
                            </w:p>
                            <w:p w14:paraId="1E559604" w14:textId="77777777" w:rsidR="00D411B2" w:rsidRPr="00D411B2" w:rsidRDefault="00D411B2" w:rsidP="00D411B2">
                              <w:pPr>
                                <w:jc w:val="both"/>
                                <w:rPr>
                                  <w:color w:val="000000" w:themeColor="text1"/>
                                  <w:sz w:val="20"/>
                                  <w:szCs w:val="20"/>
                                </w:rPr>
                              </w:pPr>
                              <w:r>
                                <w:rPr>
                                  <w:color w:val="000000" w:themeColor="text1"/>
                                  <w:sz w:val="20"/>
                                  <w:szCs w:val="20"/>
                                </w:rPr>
                                <w:t xml:space="preserve">This document and the information contained in this document are “Confidential.” It may not be duplicated, published, or disclosed without Cyderes written permission. For purposes of this engagement, any technical or business information of a third person furnished or disclosed by one party to the other shall be deemed “Confidential Information” of the disclosing party unless otherwise specifically indicated in writing to the contrary.</w:t>
                              </w:r>
                            </w:p>
                            <w:p w14:paraId="5468DBF0" w14:textId="77777777" w:rsidR="007D68D2" w:rsidRPr="007D68D2" w:rsidRDefault="00D411B2" w:rsidP="00D411B2">
                              <w:pPr>
                                <w:jc w:val="both"/>
                                <w:rPr>
                                  <w:color w:val="000000" w:themeColor="text1"/>
                                  <w:sz w:val="20"/>
                                  <w:szCs w:val="20"/>
                                </w:rPr>
                              </w:pPr>
                              <w:r>
                                <w:rPr>
                                  <w:color w:val="000000" w:themeColor="text1"/>
                                  <w:sz w:val="20"/>
                                  <w:szCs w:val="20"/>
                                </w:rPr>
                                <w:t xml:space="preserve">Copyright © 2025. Cyderes. All rights reserved.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9029563" name="Text Box 6"/>
                        <wps:cNvSpPr txBox="1"/>
                        <wps:spPr>
                          <a:xfrm>
                            <a:off x="0" y="1306973"/>
                            <a:ext cx="2001187" cy="818515"/>
                          </a:xfrm>
                          <a:prstGeom prst="rect">
                            <a:avLst/>
                          </a:prstGeom>
                          <a:noFill/>
                          <a:ln w="6350">
                            <a:noFill/>
                          </a:ln>
                        </wps:spPr>
                        <wps:txbx>
                          <w:txbxContent>
                            <w:p w14:paraId="4FEF7CEC" w14:textId="77777777" w:rsidR="007D68D2" w:rsidRPr="007D68D2" w:rsidRDefault="007D68D2" w:rsidP="007D68D2">
                              <w:pPr>
                                <w:rPr>
                                  <w:color w:val="000000" w:themeColor="text1"/>
                                  <w:sz w:val="20"/>
                                  <w:szCs w:val="20"/>
                                </w:rPr>
                              </w:pPr>
                              <w:bookmarkStart w:id="1" w:name="_Toc170820948"/>
                              <w:bookmarkStart w:id="2" w:name="_Toc190100988"/>
                              <w:bookmarkStart w:id="3" w:name="_Toc190101349"/>
                              <w:bookmarkStart w:id="4" w:name="_Toc190101725"/>
                              <w:r>
                                <w:rPr>
                                  <w:color w:val="000000" w:themeColor="text1"/>
                                  <w:sz w:val="20"/>
                                  <w:szCs w:val="20"/>
                                </w:rPr>
                                <w:t>180 Duncan Mill Road, 7th Floor</w:t>
                                <w:br/>
                                <w:t>Toronto, Ontario, Canada, M3B 1Z6</w:t>
                                <w:br/>
                                <w:t>(416) 639-2193</w:t>
                              </w:r>
                              <w:bookmarkEnd w:id="1"/>
                              <w:bookmarkEnd w:id="2"/>
                              <w:bookmarkEnd w:id="3"/>
                              <w:bookmarkEnd w:id="4"/>
                            </w:p>
                            <w:p w14:paraId="31984047" w14:textId="77777777" w:rsidR="007D68D2" w:rsidRPr="007D68D2" w:rsidRDefault="007D68D2" w:rsidP="007D68D2">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36294940" name="Text Box 6"/>
                        <wps:cNvSpPr txBox="1"/>
                        <wps:spPr>
                          <a:xfrm>
                            <a:off x="2001176" y="1324448"/>
                            <a:ext cx="1838960" cy="818515"/>
                          </a:xfrm>
                          <a:prstGeom prst="rect">
                            <a:avLst/>
                          </a:prstGeom>
                          <a:noFill/>
                          <a:ln w="6350">
                            <a:noFill/>
                          </a:ln>
                        </wps:spPr>
                        <wps:txbx>
                          <w:txbxContent>
                            <w:p w14:paraId="05D7EF1B" w14:textId="77777777" w:rsidR="007D68D2" w:rsidRPr="007D68D2" w:rsidRDefault="007D68D2" w:rsidP="007D68D2">
                              <w:pPr>
                                <w:rPr>
                                  <w:color w:val="000000" w:themeColor="text1"/>
                                  <w:sz w:val="20"/>
                                  <w:szCs w:val="20"/>
                                </w:rPr>
                              </w:pPr>
                              <w:bookmarkStart w:id="5" w:name="_Toc170820949"/>
                              <w:bookmarkStart w:id="6" w:name="_Toc190100989"/>
                              <w:bookmarkStart w:id="7" w:name="_Toc190101350"/>
                              <w:bookmarkStart w:id="8" w:name="_Toc190101726"/>
                              <w:r>
                                <w:rPr>
                                  <w:color w:val="000000" w:themeColor="text1"/>
                                  <w:sz w:val="20"/>
                                  <w:szCs w:val="20"/>
                                </w:rPr>
                                <w:t>13333 Holmes Road</w:t>
                                <w:br/>
                                <w:t>Kansas City, Missouri 64146</w:t>
                                <w:br/>
                                <w:t>(855) 404-8324</w:t>
                              </w:r>
                              <w:bookmarkEnd w:id="5"/>
                              <w:bookmarkEnd w:id="6"/>
                              <w:bookmarkEnd w:id="7"/>
                              <w:bookmarkEnd w:id="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1128387" name="Text Box 7"/>
                        <wps:cNvSpPr txBox="1"/>
                        <wps:spPr>
                          <a:xfrm>
                            <a:off x="3800062" y="1306972"/>
                            <a:ext cx="1323340" cy="384810"/>
                          </a:xfrm>
                          <a:prstGeom prst="rect">
                            <a:avLst/>
                          </a:prstGeom>
                          <a:noFill/>
                          <a:ln w="6350">
                            <a:noFill/>
                          </a:ln>
                        </wps:spPr>
                        <wps:txbx>
                          <w:txbxContent>
                            <w:p w14:paraId="410E9A79" w14:textId="77777777" w:rsidR="007D68D2" w:rsidRPr="007D68D2" w:rsidRDefault="007D68D2" w:rsidP="007D68D2">
                              <w:pPr>
                                <w:rPr>
                                  <w:color w:val="000000" w:themeColor="text1"/>
                                  <w:sz w:val="20"/>
                                  <w:szCs w:val="20"/>
                                </w:rPr>
                              </w:pPr>
                              <w:bookmarkStart w:id="9" w:name="_Toc170820950"/>
                              <w:bookmarkStart w:id="10" w:name="_Toc190100990"/>
                              <w:bookmarkStart w:id="11" w:name="_Toc190101351"/>
                              <w:bookmarkStart w:id="12" w:name="_Toc190101727"/>
                              <w:r>
                                <w:rPr>
                                  <w:color w:val="000000" w:themeColor="text1"/>
                                  <w:sz w:val="20"/>
                                  <w:szCs w:val="20"/>
                                </w:rPr>
                                <w:t>connect@cyderes.com</w:t>
                              </w:r>
                              <w:bookmarkEnd w:id="9"/>
                              <w:bookmarkEnd w:id="10"/>
                              <w:bookmarkEnd w:id="11"/>
                              <w:bookmarkEnd w:id="1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D759F6" id="Group 1" o:spid="_x0000_s1026" style="position:absolute;margin-left:-8pt;margin-top:6.35pt;width:544.15pt;height:194.45pt;z-index:251661312;mso-width-relative:margin;mso-height-relative:margin" coordorigin=",-63" coordsize="51234,21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">
                <v:shapetype id="_x0000_t202" coordsize="21600,21600" o:spt="202" path="m,l,21600r21600,l21600,xe">
                  <v:stroke joinstyle="miter"/>
                  <v:path gradientshapeok="t" o:connecttype="rect"/>
                </v:shapetype>
                <v:shape id="Text Box 5" o:spid="_x0000_s1027" type="#_x0000_t202" style="position:absolute;top:-63;width:48289;height:1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" filled="f" stroked="f" strokeweight=".5pt">
                  <v:textbox>
                    <w:txbxContent>
                      <w:p w14:paraId="3CC64BC5" w14:textId="77777777" w:rsidR="007D68D2" w:rsidRPr="007D68D2" w:rsidRDefault="007D68D2" w:rsidP="007D68D2">
                        <w:pPr>
                          <w:rPr>
                            <w:color w:val="000000" w:themeColor="text1"/>
                            <w:sz w:val="20"/>
                            <w:szCs w:val="20"/>
                          </w:rPr>
                        </w:pPr>
                        <w:bookmarkStart w:id="13" w:name="_Toc190101723"/>
                        <w:r>
                          <w:rPr>
                            <w:color w:val="000000" w:themeColor="text1"/>
                            <w:sz w:val="20"/>
                            <w:szCs w:val="20"/>
                          </w:rPr>
                          <w:t>CONFIDENTIALITY STATEMENT</w:t>
                        </w:r>
                        <w:bookmarkEnd w:id="13"/>
                      </w:p>
                      <w:p w14:paraId="1E559604" w14:textId="77777777" w:rsidR="00D411B2" w:rsidRPr="00D411B2" w:rsidRDefault="00D411B2" w:rsidP="00D411B2">
                        <w:pPr>
                          <w:jc w:val="both"/>
                          <w:rPr>
                            <w:color w:val="000000" w:themeColor="text1"/>
                            <w:sz w:val="20"/>
                            <w:szCs w:val="20"/>
                          </w:rPr>
                        </w:pPr>
                        <w:r>
                          <w:rPr>
                            <w:color w:val="000000" w:themeColor="text1"/>
                            <w:sz w:val="20"/>
                            <w:szCs w:val="20"/>
                          </w:rPr>
                          <w:t xml:space="preserve">This document and the information contained in this document are “Confidential.” It may not be duplicated, published, or disclosed without Cyderes written permission. For purposes of this engagement, any technical or business information of a third person furnished or disclosed by one party to the other shall be deemed “Confidential Information” of the disclosing party unless otherwise specifically indicated in writing to the contrary.</w:t>
                        </w:r>
                      </w:p>
                      <w:p w14:paraId="5468DBF0" w14:textId="77777777" w:rsidR="007D68D2" w:rsidRPr="007D68D2" w:rsidRDefault="00D411B2" w:rsidP="00D411B2">
                        <w:pPr>
                          <w:jc w:val="both"/>
                          <w:rPr>
                            <w:color w:val="000000" w:themeColor="text1"/>
                            <w:sz w:val="20"/>
                            <w:szCs w:val="20"/>
                          </w:rPr>
                        </w:pPr>
                        <w:r>
                          <w:rPr>
                            <w:color w:val="000000" w:themeColor="text1"/>
                            <w:sz w:val="20"/>
                            <w:szCs w:val="20"/>
                          </w:rPr>
                          <w:t xml:space="preserve">Copyright © 2025. Cyderes. All rights reserved.</w:t>
                        </w:r>
                      </w:p>
                    </w:txbxContent>
                  </v:textbox>
                </v:shape>
                <v:shape id="Text Box 6" o:spid="_x0000_s1028" type="#_x0000_t202" style="position:absolute;top:13069;width:20011;height:8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" filled="f" stroked="f" strokeweight=".5pt">
                  <v:textbox>
                    <w:txbxContent>
                      <w:p w14:paraId="4FEF7CEC" w14:textId="77777777" w:rsidR="007D68D2" w:rsidRPr="007D68D2" w:rsidRDefault="007D68D2" w:rsidP="007D68D2">
                        <w:pPr>
                          <w:rPr>
                            <w:color w:val="000000" w:themeColor="text1"/>
                            <w:sz w:val="20"/>
                            <w:szCs w:val="20"/>
                          </w:rPr>
                        </w:pPr>
                        <w:bookmarkStart w:id="14" w:name="_Toc170820948"/>
                        <w:bookmarkStart w:id="15" w:name="_Toc190100988"/>
                        <w:bookmarkStart w:id="16" w:name="_Toc190101349"/>
                        <w:bookmarkStart w:id="17" w:name="_Toc190101725"/>
                        <w:r>
                          <w:rPr>
                            <w:color w:val="000000" w:themeColor="text1"/>
                            <w:sz w:val="20"/>
                            <w:szCs w:val="20"/>
                          </w:rPr>
                          <w:t>180 Duncan Mill Road, 7th Floor</w:t>
                          <w:br/>
                          <w:t>Toronto, Ontario, Canada, M3B 1Z6</w:t>
                          <w:br/>
                          <w:t>(416) 639-2193</w:t>
                        </w:r>
                        <w:bookmarkEnd w:id="14"/>
                        <w:bookmarkEnd w:id="15"/>
                        <w:bookmarkEnd w:id="16"/>
                        <w:bookmarkEnd w:id="17"/>
                      </w:p>
                      <w:p w14:paraId="31984047" w14:textId="77777777" w:rsidR="007D68D2" w:rsidRPr="007D68D2" w:rsidRDefault="007D68D2" w:rsidP="007D68D2">
                        <w:pPr>
                          <w:rPr>
                            <w:color w:val="000000" w:themeColor="text1"/>
                            <w:sz w:val="20"/>
                            <w:szCs w:val="20"/>
                          </w:rPr>
                        </w:pPr>
                      </w:p>
                    </w:txbxContent>
                  </v:textbox>
                </v:shape>
                <v:shape id="Text Box 6" o:spid="_x0000_s1029" type="#_x0000_t202" style="position:absolute;left:20011;top:13244;width:18390;height:8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" filled="f" stroked="f" strokeweight=".5pt">
                  <v:textbox>
                    <w:txbxContent>
                      <w:p w14:paraId="05D7EF1B" w14:textId="77777777" w:rsidR="007D68D2" w:rsidRPr="007D68D2" w:rsidRDefault="007D68D2" w:rsidP="007D68D2">
                        <w:pPr>
                          <w:rPr>
                            <w:color w:val="000000" w:themeColor="text1"/>
                            <w:sz w:val="20"/>
                            <w:szCs w:val="20"/>
                          </w:rPr>
                        </w:pPr>
                        <w:bookmarkStart w:id="18" w:name="_Toc170820949"/>
                        <w:bookmarkStart w:id="19" w:name="_Toc190100989"/>
                        <w:bookmarkStart w:id="20" w:name="_Toc190101350"/>
                        <w:bookmarkStart w:id="21" w:name="_Toc190101726"/>
                        <w:r>
                          <w:rPr>
                            <w:color w:val="000000" w:themeColor="text1"/>
                            <w:sz w:val="20"/>
                            <w:szCs w:val="20"/>
                          </w:rPr>
                          <w:t>13333 Holmes Road</w:t>
                          <w:br/>
                          <w:t>Kansas City, Missouri 64146</w:t>
                          <w:br/>
                          <w:t>(855) 404-8324</w:t>
                        </w:r>
                        <w:bookmarkEnd w:id="18"/>
                        <w:bookmarkEnd w:id="19"/>
                        <w:bookmarkEnd w:id="20"/>
                        <w:bookmarkEnd w:id="21"/>
                      </w:p>
                    </w:txbxContent>
                  </v:textbox>
                </v:shape>
                <v:shape id="Text Box 7" o:spid="_x0000_s1030" type="#_x0000_t202" style="position:absolute;left:38000;top:13069;width:13234;height:3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" filled="f" stroked="f" strokeweight=".5pt">
                  <v:textbox>
                    <w:txbxContent>
                      <w:p w14:paraId="410E9A79" w14:textId="77777777" w:rsidR="007D68D2" w:rsidRPr="007D68D2" w:rsidRDefault="007D68D2" w:rsidP="007D68D2">
                        <w:pPr>
                          <w:rPr>
                            <w:color w:val="000000" w:themeColor="text1"/>
                            <w:sz w:val="20"/>
                            <w:szCs w:val="20"/>
                          </w:rPr>
                        </w:pPr>
                        <w:bookmarkStart w:id="22" w:name="_Toc170820950"/>
                        <w:bookmarkStart w:id="23" w:name="_Toc190100990"/>
                        <w:bookmarkStart w:id="24" w:name="_Toc190101351"/>
                        <w:bookmarkStart w:id="25" w:name="_Toc190101727"/>
                        <w:r>
                          <w:rPr>
                            <w:color w:val="000000" w:themeColor="text1"/>
                            <w:sz w:val="20"/>
                            <w:szCs w:val="20"/>
                          </w:rPr>
                          <w:t>connect@cyderes.com</w:t>
                        </w:r>
                        <w:bookmarkEnd w:id="22"/>
                        <w:bookmarkEnd w:id="23"/>
                        <w:bookmarkEnd w:id="24"/>
                        <w:bookmarkEnd w:id="25"/>
                      </w:p>
                    </w:txbxContent>
                  </v:textbox>
                </v:shape>
              </v:group>
            </w:pict>
          </mc:Fallback>
        </mc:AlternateContent>
      </w:r>
    </w:p>
    <w:p w14:paraId="5D4816D3" w14:textId="77777777" w:rsidR="007D68D2" w:rsidRDefault="007D68D2" w:rsidP="002F7127">
      <w:pPr>
        <w:rPr>
          <w:rFonts w:ascii="Px Grotesk" w:hAnsi="Px Grotesk" w:cs="Px Grotesk"/>
        </w:rPr>
      </w:pPr>
    </w:p>
    <w:p w14:paraId="31A0881A" w14:textId="77777777" w:rsidR="007D68D2" w:rsidRDefault="007D68D2" w:rsidP="002F7127">
      <w:pPr>
        <w:rPr>
          <w:rFonts w:ascii="Px Grotesk" w:hAnsi="Px Grotesk" w:cs="Px Grotesk"/>
        </w:rPr>
      </w:pPr>
    </w:p>
    <w:p w14:paraId="7692130D" w14:textId="77777777" w:rsidR="004C2F5A" w:rsidRDefault="004C2F5A">
      <w:pPr>
        <w:spacing w:before="0" w:after="160" w:line="278" w:lineRule="auto"/>
        <w:rPr>
          <w:rFonts w:cs="Calibri (Body)"/>
          <w:color w:val="804401" w:themeColor="accent4"/>
          <w:kern w:val="0"/>
          <w:sz w:val="44"/>
          <w:szCs w:val="44"/>
          <w:lang w:bidi="he-IL"/>
          <w14:ligatures w14:val="none"/>
        </w:rPr>
      </w:pPr>
      <w:bookmarkStart w:id="13" w:name="_Toc193900882"/>
      <w:bookmarkStart w:id="14" w:name="_Toc198562493"/>
      <w:r>
        <w:br w:type="page"/>
      </w:r>
    </w:p>
    <w:p w14:paraId="5CF1D01C" w14:textId="77777777" w:rsidR="00DA3F03" w:rsidRDefault="00FA68D8" w:rsidP="00990C79">
      <w:pPr>
        <w:pStyle w:val="TOCHeading"/>
        <w:rPr>
          <w:noProof/>
        </w:rPr>
      </w:pPr>
      <w:r>
        <w:lastRenderedPageBreak/>
        <w:t>Table of Contents</w:t>
      </w:r>
      <w:r>
        <w:rPr>
          <w:color w:val="012A2A"/>
        </w:rPr>
        <w:fldChar w:fldCharType="begin"/>
      </w:r>
      <w:r>
        <w:instrText xml:space="preserve"> TOC \o "1-1" \h \z \t "Heading 2,2,Heading 3,3" </w:instrText>
      </w:r>
      <w:r>
        <w:rPr>
          <w:color w:val="012A2A"/>
        </w:rPr>
        <w:fldChar w:fldCharType="separate"/>
      </w:r>
    </w:p>
    <w:p w14:paraId="43C99BB6" w14:textId="77777777" w:rsidR="00DA3F03" w:rsidRDefault="00DA3F03">
      <w:pPr>
        <w:pStyle w:val="TOC1"/>
        <w:tabs>
          <w:tab w:val="right" w:leader="dot" w:pos="10070"/>
        </w:tabs>
        <w:rPr>
          <w:rFonts w:asciiTheme="minorHAnsi" w:eastAsiaTheme="minorEastAsia" w:hAnsiTheme="minorHAnsi"/>
          <w:b w:val="0"/>
          <w:bCs w:val="0"/>
          <w:i w:val="0"/>
          <w:iCs w:val="0"/>
          <w:noProof/>
        </w:rPr>
      </w:pPr>
      <w:hyperlink w:anchor="_Toc244101610" w:history="1">
        <w:r>
          <w:rPr>
            <w:rStyle w:val="Hyperlink"/>
            <w:noProof/>
          </w:rPr>
          <w:t>Executive Summary</w:t>
        </w:r>
        <w:r>
          <w:rPr>
            <w:noProof/>
            <w:webHidden/>
          </w:rPr>
          <w:tab/>
          <w:fldChar w:fldCharType="begin"/>
          <w:instrText xml:space="preserve"> PAGEREF _Toc244101610 \h </w:instrText>
          <w:fldChar w:fldCharType="separate"/>
          <w:t>4</w:t>
          <w:fldChar w:fldCharType="end"/>
        </w:r>
      </w:hyperlink>
    </w:p>
    <w:p w14:paraId="28677148" w14:textId="77777777" w:rsidR="00DA3F03" w:rsidRDefault="00DA3F03">
      <w:pPr>
        <w:pStyle w:val="TOC2"/>
        <w:tabs>
          <w:tab w:val="right" w:leader="dot" w:pos="10070"/>
        </w:tabs>
        <w:rPr>
          <w:rFonts w:asciiTheme="minorHAnsi" w:eastAsiaTheme="minorEastAsia" w:hAnsiTheme="minorHAnsi"/>
          <w:b w:val="0"/>
          <w:bCs w:val="0"/>
          <w:noProof/>
          <w:sz w:val="24"/>
          <w:szCs w:val="24"/>
        </w:rPr>
      </w:pPr>
      <w:hyperlink w:anchor="_Toc244101611" w:history="1">
        <w:r>
          <w:rPr>
            <w:rStyle w:val="Hyperlink"/>
            <w:noProof/>
          </w:rPr>
          <w:t>Goals</w:t>
        </w:r>
        <w:r>
          <w:rPr>
            <w:noProof/>
            <w:webHidden/>
          </w:rPr>
          <w:tab/>
          <w:fldChar w:fldCharType="begin"/>
          <w:instrText xml:space="preserve"> PAGEREF _Toc244101611 \h </w:instrText>
          <w:fldChar w:fldCharType="separate"/>
          <w:t>4</w:t>
          <w:fldChar w:fldCharType="end"/>
        </w:r>
      </w:hyperlink>
    </w:p>
    <w:p w14:paraId="23719AAB" w14:textId="77777777" w:rsidR="00DA3F03" w:rsidRDefault="00DA3F03">
      <w:pPr>
        <w:pStyle w:val="TOC2"/>
        <w:tabs>
          <w:tab w:val="right" w:leader="dot" w:pos="10070"/>
        </w:tabs>
        <w:rPr>
          <w:rFonts w:asciiTheme="minorHAnsi" w:eastAsiaTheme="minorEastAsia" w:hAnsiTheme="minorHAnsi"/>
          <w:b w:val="0"/>
          <w:bCs w:val="0"/>
          <w:noProof/>
          <w:sz w:val="24"/>
          <w:szCs w:val="24"/>
        </w:rPr>
      </w:pPr>
      <w:hyperlink w:anchor="_Toc244101612" w:history="1">
        <w:r>
          <w:rPr>
            <w:rStyle w:val="Hyperlink"/>
            <w:noProof/>
          </w:rPr>
          <w:t>Scope</w:t>
        </w:r>
        <w:r>
          <w:rPr>
            <w:noProof/>
            <w:webHidden/>
          </w:rPr>
          <w:tab/>
          <w:fldChar w:fldCharType="begin"/>
          <w:instrText xml:space="preserve"> PAGEREF _Toc244101612 \h </w:instrText>
          <w:fldChar w:fldCharType="separate"/>
          <w:t>4</w:t>
          <w:fldChar w:fldCharType="end"/>
        </w:r>
      </w:hyperlink>
    </w:p>
    <w:p w14:paraId="58475ED9" w14:textId="77777777" w:rsidR="00DA3F03" w:rsidRDefault="00DA3F03">
      <w:pPr>
        <w:pStyle w:val="TOC2"/>
        <w:tabs>
          <w:tab w:val="right" w:leader="dot" w:pos="10070"/>
        </w:tabs>
        <w:rPr>
          <w:rFonts w:asciiTheme="minorHAnsi" w:eastAsiaTheme="minorEastAsia" w:hAnsiTheme="minorHAnsi"/>
          <w:b w:val="0"/>
          <w:bCs w:val="0"/>
          <w:noProof/>
          <w:sz w:val="24"/>
          <w:szCs w:val="24"/>
        </w:rPr>
      </w:pPr>
      <w:hyperlink w:anchor="_Toc244101613" w:history="1">
        <w:r>
          <w:rPr>
            <w:rStyle w:val="Hyperlink"/>
            <w:noProof/>
          </w:rPr>
          <w:t>Conclusion</w:t>
        </w:r>
        <w:r>
          <w:rPr>
            <w:noProof/>
            <w:webHidden/>
          </w:rPr>
          <w:tab/>
          <w:fldChar w:fldCharType="begin"/>
          <w:instrText xml:space="preserve"> PAGEREF _Toc244101613 \h </w:instrText>
          <w:fldChar w:fldCharType="separate"/>
          <w:t>4</w:t>
          <w:fldChar w:fldCharType="end"/>
        </w:r>
      </w:hyperlink>
    </w:p>
    <w:p w14:paraId="450E84AC" w14:textId="77777777" w:rsidR="00DA3F03" w:rsidRDefault="00DA3F03">
      <w:pPr>
        <w:pStyle w:val="TOC2"/>
        <w:tabs>
          <w:tab w:val="right" w:leader="dot" w:pos="10070"/>
        </w:tabs>
        <w:rPr>
          <w:rFonts w:asciiTheme="minorHAnsi" w:eastAsiaTheme="minorEastAsia" w:hAnsiTheme="minorHAnsi"/>
          <w:b w:val="0"/>
          <w:bCs w:val="0"/>
          <w:noProof/>
          <w:sz w:val="24"/>
          <w:szCs w:val="24"/>
        </w:rPr>
      </w:pPr>
      <w:hyperlink w:anchor="_Toc244101614" w:history="1">
        <w:r>
          <w:rPr>
            <w:rStyle w:val="Hyperlink"/>
            <w:noProof/>
          </w:rPr>
          <w:t>Recommendations</w:t>
        </w:r>
        <w:r>
          <w:rPr>
            <w:noProof/>
            <w:webHidden/>
          </w:rPr>
          <w:tab/>
          <w:fldChar w:fldCharType="begin"/>
          <w:instrText xml:space="preserve"> PAGEREF _Toc244101614 \h </w:instrText>
          <w:fldChar w:fldCharType="separate"/>
          <w:t>5</w:t>
          <w:fldChar w:fldCharType="end"/>
        </w:r>
      </w:hyperlink>
    </w:p>
    <w:p w14:paraId="59048C28" w14:textId="77777777" w:rsidR="00DA3F03" w:rsidRDefault="00DA3F03">
      <w:pPr>
        <w:pStyle w:val="TOC2"/>
        <w:tabs>
          <w:tab w:val="right" w:leader="dot" w:pos="10070"/>
        </w:tabs>
        <w:rPr>
          <w:rFonts w:asciiTheme="minorHAnsi" w:eastAsiaTheme="minorEastAsia" w:hAnsiTheme="minorHAnsi"/>
          <w:b w:val="0"/>
          <w:bCs w:val="0"/>
          <w:noProof/>
          <w:sz w:val="24"/>
          <w:szCs w:val="24"/>
        </w:rPr>
      </w:pPr>
      <w:hyperlink w:anchor="_Toc244101615" w:history="1">
        <w:r>
          <w:rPr>
            <w:rStyle w:val="Hyperlink"/>
            <w:noProof/>
          </w:rPr>
          <w:t>Findings Summary</w:t>
        </w:r>
        <w:r>
          <w:rPr>
            <w:noProof/>
            <w:webHidden/>
          </w:rPr>
          <w:tab/>
          <w:fldChar w:fldCharType="begin"/>
          <w:instrText xml:space="preserve"> PAGEREF _Toc244101615 \h </w:instrText>
          <w:fldChar w:fldCharType="separate"/>
          <w:t>9</w:t>
          <w:fldChar w:fldCharType="end"/>
        </w:r>
      </w:hyperlink>
    </w:p>
    <w:p w14:paraId="1E81B3EC"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16" w:history="1">
        <w:r>
          <w:rPr>
            <w:rStyle w:val="Hyperlink"/>
            <w:noProof/>
          </w:rPr>
          <w:t>External Network</w:t>
        </w:r>
        <w:r>
          <w:rPr>
            <w:noProof/>
            <w:webHidden/>
          </w:rPr>
          <w:tab/>
          <w:fldChar w:fldCharType="begin"/>
          <w:instrText xml:space="preserve"> PAGEREF _Toc244101616 \h </w:instrText>
          <w:fldChar w:fldCharType="separate"/>
          <w:t>9</w:t>
          <w:fldChar w:fldCharType="end"/>
        </w:r>
      </w:hyperlink>
    </w:p>
    <w:p w14:paraId="70E032F5" w14:textId="77777777" w:rsidR="00DA3F03" w:rsidRDefault="00DA3F03">
      <w:pPr>
        <w:pStyle w:val="TOC1"/>
        <w:tabs>
          <w:tab w:val="right" w:leader="dot" w:pos="10070"/>
        </w:tabs>
        <w:rPr>
          <w:rFonts w:asciiTheme="minorHAnsi" w:eastAsiaTheme="minorEastAsia" w:hAnsiTheme="minorHAnsi"/>
          <w:b w:val="0"/>
          <w:bCs w:val="0"/>
          <w:i w:val="0"/>
          <w:iCs w:val="0"/>
          <w:noProof/>
        </w:rPr>
      </w:pPr>
      <w:hyperlink w:anchor="_Toc244101617" w:history="1">
        <w:r>
          <w:rPr>
            <w:rStyle w:val="Hyperlink"/>
            <w:noProof/>
          </w:rPr>
          <w:t>Attack Narrative</w:t>
        </w:r>
        <w:r>
          <w:rPr>
            <w:noProof/>
            <w:webHidden/>
          </w:rPr>
          <w:tab/>
          <w:fldChar w:fldCharType="begin"/>
          <w:instrText xml:space="preserve"> PAGEREF _Toc244101617 \h </w:instrText>
          <w:fldChar w:fldCharType="separate"/>
          <w:t>11</w:t>
          <w:fldChar w:fldCharType="end"/>
        </w:r>
      </w:hyperlink>
    </w:p>
    <w:p w14:paraId="640FD31E" w14:textId="77777777" w:rsidR="00DA3F03" w:rsidRDefault="00DA3F03">
      <w:pPr>
        <w:pStyle w:val="TOC2"/>
        <w:tabs>
          <w:tab w:val="right" w:leader="dot" w:pos="10070"/>
        </w:tabs>
        <w:rPr>
          <w:rFonts w:asciiTheme="minorHAnsi" w:eastAsiaTheme="minorEastAsia" w:hAnsiTheme="minorHAnsi"/>
          <w:b w:val="0"/>
          <w:bCs w:val="0"/>
          <w:noProof/>
          <w:sz w:val="24"/>
          <w:szCs w:val="24"/>
        </w:rPr>
      </w:pPr>
      <w:hyperlink w:anchor="_Toc244101618" w:history="1">
        <w:r>
          <w:rPr>
            <w:rStyle w:val="Hyperlink"/>
            <w:noProof/>
          </w:rPr>
          <w:t>External Penetration Testing</w:t>
        </w:r>
        <w:r>
          <w:rPr>
            <w:noProof/>
            <w:webHidden/>
          </w:rPr>
          <w:tab/>
          <w:fldChar w:fldCharType="begin"/>
          <w:instrText xml:space="preserve"> PAGEREF _Toc244101618 \h </w:instrText>
          <w:fldChar w:fldCharType="separate"/>
          <w:t>11</w:t>
          <w:fldChar w:fldCharType="end"/>
        </w:r>
      </w:hyperlink>
    </w:p>
    <w:p w14:paraId="4E231850" w14:textId="77777777" w:rsidR="00DA3F03" w:rsidRDefault="00DA3F03">
      <w:pPr>
        <w:pStyle w:val="TOC2"/>
        <w:tabs>
          <w:tab w:val="right" w:leader="dot" w:pos="10070"/>
        </w:tabs>
        <w:rPr>
          <w:rFonts w:asciiTheme="minorHAnsi" w:eastAsiaTheme="minorEastAsia" w:hAnsiTheme="minorHAnsi"/>
          <w:b w:val="0"/>
          <w:bCs w:val="0"/>
          <w:noProof/>
          <w:sz w:val="24"/>
          <w:szCs w:val="24"/>
        </w:rPr>
      </w:pPr>
      <w:hyperlink w:anchor="_Toc244101619" w:history="1">
        <w:r>
          <w:rPr>
            <w:rStyle w:val="Hyperlink"/>
            <w:noProof/>
          </w:rPr>
          <w:t>Reconnaissance</w:t>
        </w:r>
        <w:r>
          <w:rPr>
            <w:noProof/>
            <w:webHidden/>
          </w:rPr>
          <w:tab/>
          <w:fldChar w:fldCharType="begin"/>
          <w:instrText xml:space="preserve"> PAGEREF _Toc244101619 \h </w:instrText>
          <w:fldChar w:fldCharType="separate"/>
          <w:t>11</w:t>
          <w:fldChar w:fldCharType="end"/>
        </w:r>
      </w:hyperlink>
    </w:p>
    <w:p w14:paraId="33689CEA"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20" w:history="1">
        <w:r>
          <w:rPr>
            <w:rStyle w:val="Hyperlink"/>
            <w:noProof/>
          </w:rPr>
          <w:t>TCP Port Scanning</w:t>
        </w:r>
        <w:r>
          <w:rPr>
            <w:noProof/>
            <w:webHidden/>
          </w:rPr>
          <w:tab/>
          <w:fldChar w:fldCharType="begin"/>
          <w:instrText xml:space="preserve"> PAGEREF _Toc244101620 \h </w:instrText>
          <w:fldChar w:fldCharType="separate"/>
          <w:t>11</w:t>
          <w:fldChar w:fldCharType="end"/>
        </w:r>
      </w:hyperlink>
    </w:p>
    <w:p w14:paraId="4F588D68"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21" w:history="1">
        <w:r>
          <w:rPr>
            <w:rStyle w:val="Hyperlink"/>
            <w:noProof/>
          </w:rPr>
          <w:t>UDP Port Scanning</w:t>
        </w:r>
        <w:r>
          <w:rPr>
            <w:noProof/>
            <w:webHidden/>
          </w:rPr>
          <w:tab/>
          <w:fldChar w:fldCharType="begin"/>
          <w:instrText xml:space="preserve"> PAGEREF _Toc244101621 \h </w:instrText>
          <w:fldChar w:fldCharType="separate"/>
          <w:t>13</w:t>
          <w:fldChar w:fldCharType="end"/>
        </w:r>
      </w:hyperlink>
    </w:p>
    <w:p w14:paraId="1335A4CD" w14:textId="77777777" w:rsidR="00DA3F03" w:rsidRDefault="00DA3F03">
      <w:pPr>
        <w:pStyle w:val="TOC2"/>
        <w:tabs>
          <w:tab w:val="right" w:leader="dot" w:pos="10070"/>
        </w:tabs>
        <w:rPr>
          <w:rFonts w:asciiTheme="minorHAnsi" w:eastAsiaTheme="minorEastAsia" w:hAnsiTheme="minorHAnsi"/>
          <w:b w:val="0"/>
          <w:bCs w:val="0"/>
          <w:noProof/>
          <w:sz w:val="24"/>
          <w:szCs w:val="24"/>
        </w:rPr>
      </w:pPr>
      <w:hyperlink w:anchor="_Toc244101622" w:history="1">
        <w:r>
          <w:rPr>
            <w:rStyle w:val="Hyperlink"/>
            <w:noProof/>
          </w:rPr>
          <w:t>Service Enumeration and Exploitation</w:t>
        </w:r>
        <w:r>
          <w:rPr>
            <w:noProof/>
            <w:webHidden/>
          </w:rPr>
          <w:tab/>
          <w:fldChar w:fldCharType="begin"/>
          <w:instrText xml:space="preserve"> PAGEREF _Toc244101622 \h </w:instrText>
          <w:fldChar w:fldCharType="separate"/>
          <w:t>15</w:t>
          <w:fldChar w:fldCharType="end"/>
        </w:r>
      </w:hyperlink>
    </w:p>
    <w:p w14:paraId="0C001408"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23" w:history="1">
        <w:r>
          <w:rPr>
            <w:rStyle w:val="Hyperlink"/>
            <w:noProof/>
          </w:rPr>
          <w:t>FTP</w:t>
        </w:r>
        <w:r>
          <w:rPr>
            <w:noProof/>
            <w:webHidden/>
          </w:rPr>
          <w:tab/>
          <w:fldChar w:fldCharType="begin"/>
          <w:instrText xml:space="preserve"> PAGEREF _Toc244101623 \h </w:instrText>
          <w:fldChar w:fldCharType="separate"/>
          <w:t>15</w:t>
          <w:fldChar w:fldCharType="end"/>
        </w:r>
      </w:hyperlink>
    </w:p>
    <w:p w14:paraId="7A0D3C49"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24" w:history="1">
        <w:r>
          <w:rPr>
            <w:rStyle w:val="Hyperlink"/>
            <w:noProof/>
          </w:rPr>
          <w:t>SSH</w:t>
        </w:r>
        <w:r>
          <w:rPr>
            <w:noProof/>
            <w:webHidden/>
          </w:rPr>
          <w:tab/>
          <w:fldChar w:fldCharType="begin"/>
          <w:instrText xml:space="preserve"> PAGEREF _Toc244101624 \h </w:instrText>
          <w:fldChar w:fldCharType="separate"/>
          <w:t>15</w:t>
          <w:fldChar w:fldCharType="end"/>
        </w:r>
      </w:hyperlink>
    </w:p>
    <w:p w14:paraId="68CEC45D"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25" w:history="1">
        <w:r>
          <w:rPr>
            <w:rStyle w:val="Hyperlink"/>
            <w:noProof/>
          </w:rPr>
          <w:t>Telnet</w:t>
        </w:r>
        <w:r>
          <w:rPr>
            <w:noProof/>
            <w:webHidden/>
          </w:rPr>
          <w:tab/>
          <w:fldChar w:fldCharType="begin"/>
          <w:instrText xml:space="preserve"> PAGEREF _Toc244101625 \h </w:instrText>
          <w:fldChar w:fldCharType="separate"/>
          <w:t>18</w:t>
          <w:fldChar w:fldCharType="end"/>
        </w:r>
      </w:hyperlink>
    </w:p>
    <w:p w14:paraId="5F5009C3"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26" w:history="1">
        <w:r>
          <w:rPr>
            <w:rStyle w:val="Hyperlink"/>
            <w:noProof/>
          </w:rPr>
          <w:t>SNMP</w:t>
        </w:r>
        <w:r>
          <w:rPr>
            <w:noProof/>
            <w:webHidden/>
          </w:rPr>
          <w:tab/>
          <w:fldChar w:fldCharType="begin"/>
          <w:instrText xml:space="preserve"> PAGEREF _Toc244101626 \h </w:instrText>
          <w:fldChar w:fldCharType="separate"/>
          <w:t>20</w:t>
          <w:fldChar w:fldCharType="end"/>
        </w:r>
      </w:hyperlink>
    </w:p>
    <w:p w14:paraId="1C935FD9"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27" w:history="1">
        <w:r>
          <w:rPr>
            <w:rStyle w:val="Hyperlink"/>
            <w:noProof/>
          </w:rPr>
          <w:t>NFS</w:t>
        </w:r>
        <w:r>
          <w:rPr>
            <w:noProof/>
            <w:webHidden/>
          </w:rPr>
          <w:tab/>
          <w:fldChar w:fldCharType="begin"/>
          <w:instrText xml:space="preserve"> PAGEREF _Toc244101627 \h </w:instrText>
          <w:fldChar w:fldCharType="separate"/>
          <w:t>20</w:t>
          <w:fldChar w:fldCharType="end"/>
        </w:r>
      </w:hyperlink>
    </w:p>
    <w:p w14:paraId="5CD0D1C9"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28" w:history="1">
        <w:r>
          <w:rPr>
            <w:rStyle w:val="Hyperlink"/>
            <w:noProof/>
          </w:rPr>
          <w:t>VNC</w:t>
        </w:r>
        <w:r>
          <w:rPr>
            <w:noProof/>
            <w:webHidden/>
          </w:rPr>
          <w:tab/>
          <w:fldChar w:fldCharType="begin"/>
          <w:instrText xml:space="preserve"> PAGEREF _Toc244101628 \h </w:instrText>
          <w:fldChar w:fldCharType="separate"/>
          <w:t>21</w:t>
          <w:fldChar w:fldCharType="end"/>
        </w:r>
      </w:hyperlink>
    </w:p>
    <w:p w14:paraId="520CF093"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29" w:history="1">
        <w:r>
          <w:rPr>
            <w:rStyle w:val="Hyperlink"/>
            <w:noProof/>
          </w:rPr>
          <w:t>Oracle</w:t>
        </w:r>
        <w:r>
          <w:rPr>
            <w:noProof/>
            <w:webHidden/>
          </w:rPr>
          <w:tab/>
          <w:fldChar w:fldCharType="begin"/>
          <w:instrText xml:space="preserve"> PAGEREF _Toc244101629 \h </w:instrText>
          <w:fldChar w:fldCharType="separate"/>
          <w:t>21</w:t>
          <w:fldChar w:fldCharType="end"/>
        </w:r>
      </w:hyperlink>
    </w:p>
    <w:p w14:paraId="55760819"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30" w:history="1">
        <w:r>
          <w:rPr>
            <w:rStyle w:val="Hyperlink"/>
            <w:noProof/>
          </w:rPr>
          <w:t>R-Services (RSH/Rexec)</w:t>
        </w:r>
        <w:r>
          <w:rPr>
            <w:noProof/>
            <w:webHidden/>
          </w:rPr>
          <w:tab/>
          <w:fldChar w:fldCharType="begin"/>
          <w:instrText xml:space="preserve"> PAGEREF _Toc244101630 \h </w:instrText>
          <w:fldChar w:fldCharType="separate"/>
          <w:t>22</w:t>
          <w:fldChar w:fldCharType="end"/>
        </w:r>
      </w:hyperlink>
    </w:p>
    <w:p w14:paraId="2C2198F9"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31" w:history="1">
        <w:r>
          <w:rPr>
            <w:rStyle w:val="Hyperlink"/>
            <w:noProof/>
          </w:rPr>
          <w:t>MongoDB</w:t>
        </w:r>
        <w:r>
          <w:rPr>
            <w:noProof/>
            <w:webHidden/>
          </w:rPr>
          <w:tab/>
          <w:fldChar w:fldCharType="begin"/>
          <w:instrText xml:space="preserve"> PAGEREF _Toc244101631 \h </w:instrText>
          <w:fldChar w:fldCharType="separate"/>
          <w:t>23</w:t>
          <w:fldChar w:fldCharType="end"/>
        </w:r>
      </w:hyperlink>
    </w:p>
    <w:p w14:paraId="1FF665E5"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32" w:history="1">
        <w:r>
          <w:rPr>
            <w:rStyle w:val="Hyperlink"/>
            <w:noProof/>
          </w:rPr>
          <w:t>PostgreSQL</w:t>
        </w:r>
        <w:r>
          <w:rPr>
            <w:noProof/>
            <w:webHidden/>
          </w:rPr>
          <w:tab/>
          <w:fldChar w:fldCharType="begin"/>
          <w:instrText xml:space="preserve"> PAGEREF _Toc244101632 \h </w:instrText>
          <w:fldChar w:fldCharType="separate"/>
          <w:t>24</w:t>
          <w:fldChar w:fldCharType="end"/>
        </w:r>
      </w:hyperlink>
    </w:p>
    <w:p w14:paraId="4AAFC913"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33" w:history="1">
        <w:r>
          <w:rPr>
            <w:rStyle w:val="Hyperlink"/>
            <w:noProof/>
          </w:rPr>
          <w:t>Redis</w:t>
        </w:r>
        <w:r>
          <w:rPr>
            <w:noProof/>
            <w:webHidden/>
          </w:rPr>
          <w:tab/>
          <w:fldChar w:fldCharType="begin"/>
          <w:instrText xml:space="preserve"> PAGEREF _Toc244101633 \h </w:instrText>
          <w:fldChar w:fldCharType="separate"/>
          <w:t>25</w:t>
          <w:fldChar w:fldCharType="end"/>
        </w:r>
      </w:hyperlink>
    </w:p>
    <w:p w14:paraId="54C1B14C"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34" w:history="1">
        <w:r>
          <w:rPr>
            <w:rStyle w:val="Hyperlink"/>
            <w:noProof/>
          </w:rPr>
          <w:t>IMAP</w:t>
        </w:r>
        <w:r>
          <w:rPr>
            <w:noProof/>
            <w:webHidden/>
          </w:rPr>
          <w:tab/>
          <w:fldChar w:fldCharType="begin"/>
          <w:instrText xml:space="preserve"> PAGEREF _Toc244101634 \h </w:instrText>
          <w:fldChar w:fldCharType="separate"/>
          <w:t>27</w:t>
          <w:fldChar w:fldCharType="end"/>
        </w:r>
      </w:hyperlink>
    </w:p>
    <w:p w14:paraId="25BB90D2"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35" w:history="1">
        <w:r>
          <w:rPr>
            <w:rStyle w:val="Hyperlink"/>
            <w:noProof/>
          </w:rPr>
          <w:t>JetDirect</w:t>
        </w:r>
        <w:r>
          <w:rPr>
            <w:noProof/>
            <w:webHidden/>
          </w:rPr>
          <w:tab/>
          <w:fldChar w:fldCharType="begin"/>
          <w:instrText xml:space="preserve"> PAGEREF _Toc244101635 \h </w:instrText>
          <w:fldChar w:fldCharType="separate"/>
          <w:t>28</w:t>
          <w:fldChar w:fldCharType="end"/>
        </w:r>
      </w:hyperlink>
    </w:p>
    <w:p w14:paraId="27AF8475"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36" w:history="1">
        <w:r>
          <w:rPr>
            <w:rStyle w:val="Hyperlink"/>
            <w:noProof/>
          </w:rPr>
          <w:t>RTSP</w:t>
        </w:r>
        <w:r>
          <w:rPr>
            <w:noProof/>
            <w:webHidden/>
          </w:rPr>
          <w:tab/>
          <w:fldChar w:fldCharType="begin"/>
          <w:instrText xml:space="preserve"> PAGEREF _Toc244101636 \h </w:instrText>
          <w:fldChar w:fldCharType="separate"/>
          <w:t>28</w:t>
          <w:fldChar w:fldCharType="end"/>
        </w:r>
      </w:hyperlink>
    </w:p>
    <w:p w14:paraId="137950E0" w14:textId="77777777" w:rsidR="00DA3F03" w:rsidRDefault="00DA3F03">
      <w:pPr>
        <w:pStyle w:val="TOC3"/>
        <w:tabs>
          <w:tab w:val="right" w:leader="dot" w:pos="10070"/>
        </w:tabs>
        <w:rPr>
          <w:rFonts w:asciiTheme="minorHAnsi" w:eastAsiaTheme="minorEastAsia" w:hAnsiTheme="minorHAnsi"/>
          <w:noProof/>
          <w:sz w:val="24"/>
          <w:szCs w:val="24"/>
        </w:rPr>
      </w:pPr>
      <w:hyperlink w:anchor="_Toc244019951" w:history="1">
        <w:r>
          <w:rPr>
            <w:rStyle w:val="Hyperlink"/>
            <w:noProof/>
          </w:rPr>
          <w:t>Memcached</w:t>
        </w:r>
        <w:r>
          <w:rPr>
            <w:noProof/>
            <w:webHidden/>
          </w:rPr>
          <w:tab/>
          <w:fldChar w:fldCharType="begin"/>
          <w:instrText xml:space="preserve"> PAGEREF _Toc244019951 \h </w:instrText>
          <w:fldChar w:fldCharType="separate"/>
          <w:t>29</w:t>
          <w:fldChar w:fldCharType="end"/>
        </w:r>
      </w:hyperlink>
    </w:p>
    <w:p w14:paraId="30206915" w14:textId="77777777" w:rsidR="00DA3F03" w:rsidRDefault="00DA3F03">
      <w:pPr>
        <w:pStyle w:val="TOC3"/>
        <w:tabs>
          <w:tab w:val="right" w:leader="dot" w:pos="10070"/>
        </w:tabs>
        <w:rPr>
          <w:rFonts w:asciiTheme="minorHAnsi" w:eastAsiaTheme="minorEastAsia" w:hAnsiTheme="minorHAnsi"/>
          <w:noProof/>
          <w:sz w:val="24"/>
          <w:szCs w:val="24"/>
        </w:rPr>
      </w:pPr>
      <w:hyperlink w:anchor="_Toc244019952" w:history="1">
        <w:r>
          <w:rPr>
            <w:rStyle w:val="Hyperlink"/>
            <w:noProof/>
          </w:rPr>
          <w:t>SMB</w:t>
        </w:r>
        <w:r>
          <w:rPr>
            <w:noProof/>
            <w:webHidden/>
          </w:rPr>
          <w:tab/>
          <w:fldChar w:fldCharType="begin"/>
          <w:instrText xml:space="preserve"> PAGEREF _Toc244019952 \h </w:instrText>
          <w:fldChar w:fldCharType="separate"/>
          <w:t>31</w:t>
          <w:fldChar w:fldCharType="end"/>
        </w:r>
      </w:hyperlink>
    </w:p>
    <w:p w14:paraId="666C1DF2"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37" w:history="1">
        <w:r>
          <w:rPr>
            <w:rStyle w:val="Hyperlink"/>
            <w:noProof/>
          </w:rPr>
          <w:t>DNS</w:t>
        </w:r>
        <w:r>
          <w:rPr>
            <w:noProof/>
            <w:webHidden/>
          </w:rPr>
          <w:tab/>
          <w:fldChar w:fldCharType="begin"/>
          <w:instrText xml:space="preserve"> PAGEREF _Toc244101637 \h </w:instrText>
          <w:fldChar w:fldCharType="separate"/>
          <w:t>34</w:t>
          <w:fldChar w:fldCharType="end"/>
        </w:r>
      </w:hyperlink>
    </w:p>
    <w:p w14:paraId="5CC5CC84"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38" w:history="1">
        <w:r>
          <w:rPr>
            <w:rStyle w:val="Hyperlink"/>
            <w:noProof/>
          </w:rPr>
          <w:t>NTP</w:t>
        </w:r>
        <w:r>
          <w:rPr>
            <w:noProof/>
            <w:webHidden/>
          </w:rPr>
          <w:tab/>
          <w:fldChar w:fldCharType="begin"/>
          <w:instrText xml:space="preserve"> PAGEREF _Toc244101638 \h </w:instrText>
          <w:fldChar w:fldCharType="separate"/>
          <w:t>36</w:t>
          <w:fldChar w:fldCharType="end"/>
        </w:r>
      </w:hyperlink>
    </w:p>
    <w:p w14:paraId="2B43CA9B"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39" w:history="1">
        <w:r>
          <w:rPr>
            <w:rStyle w:val="Hyperlink"/>
            <w:noProof/>
          </w:rPr>
          <w:t>ICMP Timestamp</w:t>
        </w:r>
        <w:r>
          <w:rPr>
            <w:noProof/>
            <w:webHidden/>
          </w:rPr>
          <w:tab/>
          <w:fldChar w:fldCharType="begin"/>
          <w:instrText xml:space="preserve"> PAGEREF _Toc244101639 \h </w:instrText>
          <w:fldChar w:fldCharType="separate"/>
          <w:t>36</w:t>
          <w:fldChar w:fldCharType="end"/>
        </w:r>
      </w:hyperlink>
    </w:p>
    <w:p w14:paraId="62C0704D"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40" w:history="1">
        <w:r>
          <w:rPr>
            <w:rStyle w:val="Hyperlink"/>
            <w:noProof/>
          </w:rPr>
          <w:t>TLS/SSL</w:t>
        </w:r>
        <w:r>
          <w:rPr>
            <w:noProof/>
            <w:webHidden/>
          </w:rPr>
          <w:tab/>
          <w:fldChar w:fldCharType="begin"/>
          <w:instrText xml:space="preserve"> PAGEREF _Toc244101640 \h </w:instrText>
          <w:fldChar w:fldCharType="separate"/>
          <w:t>38</w:t>
          <w:fldChar w:fldCharType="end"/>
        </w:r>
      </w:hyperlink>
    </w:p>
    <w:p w14:paraId="0BA12B91" w14:textId="77777777" w:rsidR="00DA3F03" w:rsidRDefault="00DA3F03">
      <w:pPr>
        <w:pStyle w:val="TOC2"/>
        <w:tabs>
          <w:tab w:val="right" w:leader="dot" w:pos="10070"/>
        </w:tabs>
        <w:rPr>
          <w:rFonts w:asciiTheme="minorHAnsi" w:eastAsiaTheme="minorEastAsia" w:hAnsiTheme="minorHAnsi"/>
          <w:b w:val="0"/>
          <w:bCs w:val="0"/>
          <w:noProof/>
          <w:sz w:val="24"/>
          <w:szCs w:val="24"/>
        </w:rPr>
      </w:pPr>
      <w:hyperlink w:anchor="_Toc244101641" w:history="1">
        <w:r>
          <w:rPr>
            <w:rStyle w:val="Hyperlink"/>
            <w:noProof/>
          </w:rPr>
          <w:t>Automated Vulnerability Identification &amp; Attack Surface Mapping</w:t>
        </w:r>
        <w:r>
          <w:rPr>
            <w:noProof/>
            <w:webHidden/>
          </w:rPr>
          <w:tab/>
          <w:fldChar w:fldCharType="begin"/>
          <w:instrText xml:space="preserve"> PAGEREF _Toc244101641 \h </w:instrText>
          <w:fldChar w:fldCharType="separate"/>
          <w:t>45</w:t>
          <w:fldChar w:fldCharType="end"/>
        </w:r>
      </w:hyperlink>
    </w:p>
    <w:p w14:paraId="41111B3D"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42" w:history="1">
        <w:r>
          <w:rPr>
            <w:rStyle w:val="Hyperlink"/>
            <w:noProof/>
          </w:rPr>
          <w:t>Nessus</w:t>
        </w:r>
        <w:r>
          <w:rPr>
            <w:noProof/>
            <w:webHidden/>
          </w:rPr>
          <w:tab/>
          <w:fldChar w:fldCharType="begin"/>
          <w:instrText xml:space="preserve"> PAGEREF _Toc244101642 \h </w:instrText>
          <w:fldChar w:fldCharType="separate"/>
          <w:t>45</w:t>
          <w:fldChar w:fldCharType="end"/>
        </w:r>
      </w:hyperlink>
    </w:p>
    <w:p w14:paraId="484ECA87"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43" w:history="1">
        <w:r>
          <w:rPr>
            <w:rStyle w:val="Hyperlink"/>
            <w:noProof/>
          </w:rPr>
          <w:t>Nikto</w:t>
        </w:r>
        <w:r>
          <w:rPr>
            <w:noProof/>
            <w:webHidden/>
          </w:rPr>
          <w:tab/>
          <w:fldChar w:fldCharType="begin"/>
          <w:instrText xml:space="preserve"> PAGEREF _Toc244101643 \h </w:instrText>
          <w:fldChar w:fldCharType="separate"/>
          <w:t>45</w:t>
          <w:fldChar w:fldCharType="end"/>
        </w:r>
      </w:hyperlink>
    </w:p>
    <w:p w14:paraId="11BC6EF1"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44" w:history="1">
        <w:r>
          <w:rPr>
            <w:rStyle w:val="Hyperlink"/>
            <w:noProof/>
          </w:rPr>
          <w:t>BurpSuite</w:t>
        </w:r>
        <w:r>
          <w:rPr>
            <w:noProof/>
            <w:webHidden/>
          </w:rPr>
          <w:tab/>
          <w:fldChar w:fldCharType="begin"/>
          <w:instrText xml:space="preserve"> PAGEREF _Toc244101644 \h </w:instrText>
          <w:fldChar w:fldCharType="separate"/>
          <w:t>46</w:t>
          <w:fldChar w:fldCharType="end"/>
        </w:r>
      </w:hyperlink>
    </w:p>
    <w:p w14:paraId="04F8DB7C"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45" w:history="1">
        <w:r>
          <w:rPr>
            <w:rStyle w:val="Hyperlink"/>
            <w:noProof/>
          </w:rPr>
          <w:t>Nuclei</w:t>
        </w:r>
        <w:r>
          <w:rPr>
            <w:noProof/>
            <w:webHidden/>
          </w:rPr>
          <w:tab/>
          <w:fldChar w:fldCharType="begin"/>
          <w:instrText xml:space="preserve"> PAGEREF _Toc244101645 \h </w:instrText>
          <w:fldChar w:fldCharType="separate"/>
          <w:t>47</w:t>
          <w:fldChar w:fldCharType="end"/>
        </w:r>
      </w:hyperlink>
    </w:p>
    <w:p w14:paraId="5A08E5E8"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46" w:history="1">
        <w:r>
          <w:rPr>
            <w:rStyle w:val="Hyperlink"/>
            <w:noProof/>
          </w:rPr>
          <w:t>SHCHECK</w:t>
        </w:r>
        <w:r>
          <w:rPr>
            <w:noProof/>
            <w:webHidden/>
          </w:rPr>
          <w:tab/>
          <w:fldChar w:fldCharType="begin"/>
          <w:instrText xml:space="preserve"> PAGEREF _Toc244101646 \h </w:instrText>
          <w:fldChar w:fldCharType="separate"/>
          <w:t>47</w:t>
          <w:fldChar w:fldCharType="end"/>
        </w:r>
      </w:hyperlink>
    </w:p>
    <w:p w14:paraId="2268E886" w14:textId="77777777" w:rsidR="00DA3F03" w:rsidRDefault="00DA3F03">
      <w:pPr>
        <w:pStyle w:val="TOC2"/>
        <w:tabs>
          <w:tab w:val="right" w:leader="dot" w:pos="10070"/>
        </w:tabs>
        <w:rPr>
          <w:rFonts w:asciiTheme="minorHAnsi" w:eastAsiaTheme="minorEastAsia" w:hAnsiTheme="minorHAnsi"/>
          <w:b w:val="0"/>
          <w:bCs w:val="0"/>
          <w:noProof/>
          <w:sz w:val="24"/>
          <w:szCs w:val="24"/>
        </w:rPr>
      </w:pPr>
      <w:hyperlink w:anchor="_Toc244101647" w:history="1">
        <w:r>
          <w:rPr>
            <w:rStyle w:val="Hyperlink"/>
            <w:noProof/>
          </w:rPr>
          <w:t>Web Application Enumeration and Exploitation</w:t>
        </w:r>
        <w:r>
          <w:rPr>
            <w:noProof/>
            <w:webHidden/>
          </w:rPr>
          <w:tab/>
          <w:fldChar w:fldCharType="begin"/>
          <w:instrText xml:space="preserve"> PAGEREF _Toc244101647 \h </w:instrText>
          <w:fldChar w:fldCharType="separate"/>
          <w:t>48</w:t>
          <w:fldChar w:fldCharType="end"/>
        </w:r>
      </w:hyperlink>
    </w:p>
    <w:p w14:paraId="2DAD1E18"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48" w:history="1">
        <w:r>
          <w:rPr>
            <w:rStyle w:val="Hyperlink"/>
            <w:noProof/>
          </w:rPr>
          <w:t>HTTPX</w:t>
        </w:r>
        <w:r>
          <w:rPr>
            <w:noProof/>
            <w:webHidden/>
          </w:rPr>
          <w:tab/>
          <w:fldChar w:fldCharType="begin"/>
          <w:instrText xml:space="preserve"> PAGEREF _Toc244101648 \h </w:instrText>
          <w:fldChar w:fldCharType="separate"/>
          <w:t>48</w:t>
          <w:fldChar w:fldCharType="end"/>
        </w:r>
      </w:hyperlink>
    </w:p>
    <w:p w14:paraId="65684826"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49" w:history="1">
        <w:r>
          <w:rPr>
            <w:rStyle w:val="Hyperlink"/>
            <w:noProof/>
          </w:rPr>
          <w:t>EyeWitness</w:t>
        </w:r>
        <w:r>
          <w:rPr>
            <w:noProof/>
            <w:webHidden/>
          </w:rPr>
          <w:tab/>
          <w:fldChar w:fldCharType="begin"/>
          <w:instrText xml:space="preserve"> PAGEREF _Toc244101649 \h </w:instrText>
          <w:fldChar w:fldCharType="separate"/>
          <w:t>49</w:t>
          <w:fldChar w:fldCharType="end"/>
        </w:r>
      </w:hyperlink>
    </w:p>
    <w:p w14:paraId="6CA4B3F1"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50" w:history="1">
        <w:r>
          <w:rPr>
            <w:rStyle w:val="Hyperlink"/>
            <w:noProof/>
          </w:rPr>
          <w:t>Dirsearch</w:t>
        </w:r>
        <w:r>
          <w:rPr>
            <w:noProof/>
            <w:webHidden/>
          </w:rPr>
          <w:tab/>
          <w:fldChar w:fldCharType="begin"/>
          <w:instrText xml:space="preserve"> PAGEREF _Toc244101650 \h </w:instrText>
          <w:fldChar w:fldCharType="separate"/>
          <w:t>50</w:t>
          <w:fldChar w:fldCharType="end"/>
        </w:r>
      </w:hyperlink>
    </w:p>
    <w:p w14:paraId="0598121A"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51" w:history="1">
        <w:r>
          <w:rPr>
            <w:rStyle w:val="Hyperlink"/>
            <w:noProof/>
          </w:rPr>
          <w:t>IIS Default Page Enabled</w:t>
        </w:r>
        <w:r>
          <w:rPr>
            <w:noProof/>
            <w:webHidden/>
          </w:rPr>
          <w:tab/>
          <w:fldChar w:fldCharType="begin"/>
          <w:instrText xml:space="preserve"> PAGEREF _Toc244101651 \h </w:instrText>
          <w:fldChar w:fldCharType="separate"/>
          <w:t>51</w:t>
          <w:fldChar w:fldCharType="end"/>
        </w:r>
      </w:hyperlink>
    </w:p>
    <w:p w14:paraId="35FB1223"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52" w:history="1">
        <w:r>
          <w:rPr>
            <w:rStyle w:val="Hyperlink"/>
            <w:noProof/>
          </w:rPr>
          <w:t>Web Server HTTP Header Internal IP Disclosure</w:t>
        </w:r>
        <w:r>
          <w:rPr>
            <w:noProof/>
            <w:webHidden/>
          </w:rPr>
          <w:tab/>
          <w:fldChar w:fldCharType="begin"/>
          <w:instrText xml:space="preserve"> PAGEREF _Toc244101652 \h </w:instrText>
          <w:fldChar w:fldCharType="separate"/>
          <w:t>52</w:t>
          <w:fldChar w:fldCharType="end"/>
        </w:r>
      </w:hyperlink>
    </w:p>
    <w:p w14:paraId="7BF3A65F"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53" w:history="1">
        <w:r>
          <w:rPr>
            <w:rStyle w:val="Hyperlink"/>
            <w:noProof/>
          </w:rPr>
          <w:t>HTTP Host Header Attacks</w:t>
        </w:r>
        <w:r>
          <w:rPr>
            <w:noProof/>
            <w:webHidden/>
          </w:rPr>
          <w:tab/>
          <w:fldChar w:fldCharType="begin"/>
          <w:instrText xml:space="preserve"> PAGEREF _Toc244101653 \h </w:instrText>
          <w:fldChar w:fldCharType="separate"/>
          <w:t>52</w:t>
          <w:fldChar w:fldCharType="end"/>
        </w:r>
      </w:hyperlink>
    </w:p>
    <w:p w14:paraId="4D428CA9"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54" w:history="1">
        <w:r>
          <w:rPr>
            <w:rStyle w:val="Hyperlink"/>
            <w:noProof/>
          </w:rPr>
          <w:t>Outdated Software Components in Use</w:t>
        </w:r>
        <w:r>
          <w:rPr>
            <w:noProof/>
            <w:webHidden/>
          </w:rPr>
          <w:tab/>
          <w:fldChar w:fldCharType="begin"/>
          <w:instrText xml:space="preserve"> PAGEREF _Toc244101654 \h </w:instrText>
          <w:fldChar w:fldCharType="separate"/>
          <w:t>53</w:t>
          <w:fldChar w:fldCharType="end"/>
        </w:r>
      </w:hyperlink>
    </w:p>
    <w:p w14:paraId="0D1B1CDE"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55" w:history="1">
        <w:r>
          <w:rPr>
            <w:rStyle w:val="Hyperlink"/>
            <w:noProof/>
          </w:rPr>
          <w:t>Stack Traces in Error Messages</w:t>
        </w:r>
        <w:r>
          <w:rPr>
            <w:noProof/>
            <w:webHidden/>
          </w:rPr>
          <w:tab/>
          <w:fldChar w:fldCharType="begin"/>
          <w:instrText xml:space="preserve"> PAGEREF _Toc244101655 \h </w:instrText>
          <w:fldChar w:fldCharType="separate"/>
          <w:t>54</w:t>
          <w:fldChar w:fldCharType="end"/>
        </w:r>
      </w:hyperlink>
    </w:p>
    <w:p w14:paraId="642F3295"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56" w:history="1">
        <w:r>
          <w:rPr>
            <w:rStyle w:val="Hyperlink"/>
            <w:noProof/>
          </w:rPr>
          <w:t>Web Server Password Auto-Completion</w:t>
        </w:r>
        <w:r>
          <w:rPr>
            <w:noProof/>
            <w:webHidden/>
          </w:rPr>
          <w:tab/>
          <w:fldChar w:fldCharType="begin"/>
          <w:instrText xml:space="preserve"> PAGEREF _Toc244101656 \h </w:instrText>
          <w:fldChar w:fldCharType="separate"/>
          <w:t>54</w:t>
          <w:fldChar w:fldCharType="end"/>
        </w:r>
      </w:hyperlink>
    </w:p>
    <w:p w14:paraId="01B47857"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57" w:history="1">
        <w:r>
          <w:rPr>
            <w:rStyle w:val="Hyperlink"/>
            <w:noProof/>
          </w:rPr>
          <w:t>Cisco SSL VPN Login Page</w:t>
        </w:r>
        <w:r>
          <w:rPr>
            <w:noProof/>
            <w:webHidden/>
          </w:rPr>
          <w:tab/>
          <w:fldChar w:fldCharType="begin"/>
          <w:instrText xml:space="preserve"> PAGEREF _Toc244101657 \h </w:instrText>
          <w:fldChar w:fldCharType="separate"/>
          <w:t>55</w:t>
          <w:fldChar w:fldCharType="end"/>
        </w:r>
      </w:hyperlink>
    </w:p>
    <w:p w14:paraId="03795EE7" w14:textId="77777777" w:rsidR="00DA3F03" w:rsidRDefault="00DA3F03">
      <w:pPr>
        <w:pStyle w:val="TOC2"/>
        <w:tabs>
          <w:tab w:val="right" w:leader="dot" w:pos="10070"/>
        </w:tabs>
        <w:rPr>
          <w:rFonts w:asciiTheme="minorHAnsi" w:eastAsiaTheme="minorEastAsia" w:hAnsiTheme="minorHAnsi"/>
          <w:b w:val="0"/>
          <w:bCs w:val="0"/>
          <w:noProof/>
          <w:sz w:val="24"/>
          <w:szCs w:val="24"/>
        </w:rPr>
      </w:pPr>
      <w:hyperlink w:anchor="_Toc244101658" w:history="1">
        <w:r>
          <w:rPr>
            <w:rStyle w:val="Hyperlink"/>
            <w:noProof/>
          </w:rPr>
          <w:t>Exploitation Attempts</w:t>
        </w:r>
        <w:r>
          <w:rPr>
            <w:noProof/>
            <w:webHidden/>
          </w:rPr>
          <w:tab/>
          <w:fldChar w:fldCharType="begin"/>
          <w:instrText xml:space="preserve"> PAGEREF _Toc244101658 \h </w:instrText>
          <w:fldChar w:fldCharType="separate"/>
          <w:t>55</w:t>
          <w:fldChar w:fldCharType="end"/>
        </w:r>
      </w:hyperlink>
    </w:p>
    <w:p w14:paraId="623A675C"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59" w:history="1">
        <w:r>
          <w:rPr>
            <w:rStyle w:val="Hyperlink"/>
            <w:noProof/>
          </w:rPr>
          <w:t>PHP to Web Shell (PHP2Shell)</w:t>
        </w:r>
        <w:r>
          <w:rPr>
            <w:noProof/>
            <w:webHidden/>
          </w:rPr>
          <w:tab/>
          <w:fldChar w:fldCharType="begin"/>
          <w:instrText xml:space="preserve"> PAGEREF _Toc244101659 \h </w:instrText>
          <w:fldChar w:fldCharType="separate"/>
          <w:t>55</w:t>
          <w:fldChar w:fldCharType="end"/>
        </w:r>
      </w:hyperlink>
    </w:p>
    <w:p w14:paraId="759C2208"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60" w:history="1">
        <w:r>
          <w:rPr>
            <w:rStyle w:val="Hyperlink"/>
            <w:noProof/>
          </w:rPr>
          <w:t>Node.js to Web Shell (Node2Shell)</w:t>
        </w:r>
        <w:r>
          <w:rPr>
            <w:noProof/>
            <w:webHidden/>
          </w:rPr>
          <w:tab/>
          <w:fldChar w:fldCharType="begin"/>
          <w:instrText xml:space="preserve"> PAGEREF _Toc244101660 \h </w:instrText>
          <w:fldChar w:fldCharType="separate"/>
          <w:t>56</w:t>
          <w:fldChar w:fldCharType="end"/>
        </w:r>
      </w:hyperlink>
    </w:p>
    <w:p w14:paraId="01D273DD" w14:textId="77777777" w:rsidR="00DA3F03" w:rsidRDefault="00DA3F03">
      <w:pPr>
        <w:pStyle w:val="TOC2"/>
        <w:tabs>
          <w:tab w:val="right" w:leader="dot" w:pos="10070"/>
        </w:tabs>
        <w:rPr>
          <w:rFonts w:asciiTheme="minorHAnsi" w:eastAsiaTheme="minorEastAsia" w:hAnsiTheme="minorHAnsi"/>
          <w:b w:val="0"/>
          <w:bCs w:val="0"/>
          <w:noProof/>
          <w:sz w:val="24"/>
          <w:szCs w:val="24"/>
        </w:rPr>
      </w:pPr>
      <w:hyperlink w:anchor="_Toc244101661" w:history="1">
        <w:r>
          <w:rPr>
            <w:rStyle w:val="Hyperlink"/>
            <w:noProof/>
          </w:rPr>
          <w:t>Key Vulnerabilities</w:t>
        </w:r>
        <w:r>
          <w:rPr>
            <w:noProof/>
            <w:webHidden/>
          </w:rPr>
          <w:tab/>
          <w:fldChar w:fldCharType="begin"/>
          <w:instrText xml:space="preserve"> PAGEREF _Toc244101661 \h </w:instrText>
          <w:fldChar w:fldCharType="separate"/>
          <w:t>58</w:t>
          <w:fldChar w:fldCharType="end"/>
        </w:r>
      </w:hyperlink>
    </w:p>
    <w:p w14:paraId="01B38895" w14:textId="77777777" w:rsidR="00DA3F03" w:rsidRDefault="00DA3F03">
      <w:pPr>
        <w:pStyle w:val="TOC3"/>
        <w:tabs>
          <w:tab w:val="right" w:leader="dot" w:pos="10070"/>
        </w:tabs>
        <w:rPr>
          <w:rFonts w:asciiTheme="minorHAnsi" w:eastAsiaTheme="minorEastAsia" w:hAnsiTheme="minorHAnsi"/>
          <w:noProof/>
          <w:sz w:val="24"/>
          <w:szCs w:val="24"/>
        </w:rPr>
      </w:pPr>
      <w:hyperlink w:anchor="_Toc244101662" w:history="1">
        <w:r>
          <w:rPr>
            <w:rStyle w:val="Hyperlink"/>
            <w:noProof/>
          </w:rPr>
          <w:t>External Network</w:t>
        </w:r>
        <w:r>
          <w:rPr>
            <w:noProof/>
            <w:webHidden/>
          </w:rPr>
          <w:tab/>
          <w:fldChar w:fldCharType="begin"/>
          <w:instrText xml:space="preserve"> PAGEREF _Toc244101662 \h </w:instrText>
          <w:fldChar w:fldCharType="separate"/>
          <w:t>58</w:t>
          <w:fldChar w:fldCharType="end"/>
        </w:r>
      </w:hyperlink>
    </w:p>
    <w:p w14:paraId="5F8B5E72" w14:textId="77777777" w:rsidR="00DA3F03" w:rsidRDefault="00DA3F03">
      <w:pPr>
        <w:pStyle w:val="TOC1"/>
        <w:tabs>
          <w:tab w:val="right" w:leader="dot" w:pos="10070"/>
        </w:tabs>
        <w:rPr>
          <w:rFonts w:asciiTheme="minorHAnsi" w:eastAsiaTheme="minorEastAsia" w:hAnsiTheme="minorHAnsi"/>
          <w:b w:val="0"/>
          <w:bCs w:val="0"/>
          <w:i w:val="0"/>
          <w:iCs w:val="0"/>
          <w:noProof/>
        </w:rPr>
      </w:pPr>
      <w:hyperlink w:anchor="_Toc244101663" w:history="1">
        <w:r>
          <w:rPr>
            <w:rStyle w:val="Hyperlink"/>
            <w:noProof/>
          </w:rPr>
          <w:t>Appendix</w:t>
        </w:r>
        <w:r>
          <w:rPr>
            <w:noProof/>
            <w:webHidden/>
          </w:rPr>
          <w:tab/>
          <w:fldChar w:fldCharType="begin"/>
          <w:instrText xml:space="preserve"> PAGEREF _Toc244101663 \h </w:instrText>
          <w:fldChar w:fldCharType="separate"/>
          <w:t>111</w:t>
          <w:fldChar w:fldCharType="end"/>
        </w:r>
      </w:hyperlink>
    </w:p>
    <w:p w14:paraId="00B33399" w14:textId="77777777" w:rsidR="00DA3F03" w:rsidRDefault="00DA3F03">
      <w:pPr>
        <w:pStyle w:val="TOC2"/>
        <w:tabs>
          <w:tab w:val="right" w:leader="dot" w:pos="10070"/>
        </w:tabs>
        <w:rPr>
          <w:rFonts w:asciiTheme="minorHAnsi" w:eastAsiaTheme="minorEastAsia" w:hAnsiTheme="minorHAnsi"/>
          <w:b w:val="0"/>
          <w:bCs w:val="0"/>
          <w:noProof/>
          <w:sz w:val="24"/>
          <w:szCs w:val="24"/>
        </w:rPr>
      </w:pPr>
      <w:hyperlink w:anchor="_Toc244101664" w:history="1">
        <w:r>
          <w:rPr>
            <w:rStyle w:val="Hyperlink"/>
            <w:noProof/>
          </w:rPr>
          <w:t>Vulnerability Severity Key</w:t>
        </w:r>
        <w:r>
          <w:rPr>
            <w:noProof/>
            <w:webHidden/>
          </w:rPr>
          <w:tab/>
          <w:fldChar w:fldCharType="begin"/>
          <w:instrText xml:space="preserve"> PAGEREF _Toc244101664 \h </w:instrText>
          <w:fldChar w:fldCharType="separate"/>
          <w:t>111</w:t>
          <w:fldChar w:fldCharType="end"/>
        </w:r>
      </w:hyperlink>
    </w:p>
    <w:p w14:paraId="75CF2DE6" w14:textId="77777777" w:rsidR="00DA3F03" w:rsidRDefault="00DA3F03">
      <w:pPr>
        <w:pStyle w:val="TOC2"/>
        <w:tabs>
          <w:tab w:val="right" w:leader="dot" w:pos="10070"/>
        </w:tabs>
        <w:rPr>
          <w:rFonts w:asciiTheme="minorHAnsi" w:eastAsiaTheme="minorEastAsia" w:hAnsiTheme="minorHAnsi"/>
          <w:b w:val="0"/>
          <w:bCs w:val="0"/>
          <w:noProof/>
          <w:sz w:val="24"/>
          <w:szCs w:val="24"/>
        </w:rPr>
      </w:pPr>
      <w:hyperlink w:anchor="_Toc244101665" w:history="1">
        <w:r>
          <w:rPr>
            <w:rStyle w:val="Hyperlink"/>
            <w:noProof/>
          </w:rPr>
          <w:t>Methodology</w:t>
        </w:r>
        <w:r>
          <w:rPr>
            <w:noProof/>
            <w:webHidden/>
          </w:rPr>
          <w:tab/>
          <w:fldChar w:fldCharType="begin"/>
          <w:instrText xml:space="preserve"> PAGEREF _Toc244101665 \h </w:instrText>
          <w:fldChar w:fldCharType="separate"/>
          <w:t>112</w:t>
          <w:fldChar w:fldCharType="end"/>
        </w:r>
      </w:hyperlink>
    </w:p>
    <w:p w14:paraId="2820CF09" w14:textId="77777777" w:rsidR="00DA3F03" w:rsidRDefault="00DA3F03">
      <w:pPr>
        <w:pStyle w:val="TOC2"/>
        <w:tabs>
          <w:tab w:val="right" w:leader="dot" w:pos="10070"/>
        </w:tabs>
        <w:rPr>
          <w:rFonts w:asciiTheme="minorHAnsi" w:eastAsiaTheme="minorEastAsia" w:hAnsiTheme="minorHAnsi"/>
          <w:b w:val="0"/>
          <w:bCs w:val="0"/>
          <w:noProof/>
          <w:sz w:val="24"/>
          <w:szCs w:val="24"/>
        </w:rPr>
      </w:pPr>
      <w:hyperlink w:anchor="_Toc244101666" w:history="1">
        <w:r>
          <w:rPr>
            <w:rStyle w:val="Hyperlink"/>
            <w:noProof/>
          </w:rPr>
          <w:t>Missing Security Headers by IP</w:t>
        </w:r>
        <w:r>
          <w:rPr>
            <w:noProof/>
            <w:webHidden/>
          </w:rPr>
          <w:tab/>
          <w:fldChar w:fldCharType="begin"/>
          <w:instrText xml:space="preserve"> PAGEREF _Toc244101666 \h </w:instrText>
          <w:fldChar w:fldCharType="separate"/>
          <w:t>144</w:t>
          <w:fldChar w:fldCharType="end"/>
        </w:r>
      </w:hyperlink>
    </w:p>
    <w:p w14:paraId="0DB362AA" w14:textId="77777777" w:rsidR="00DA3F03" w:rsidRDefault="00DA3F03">
      <w:pPr>
        <w:pStyle w:val="TOC2"/>
        <w:tabs>
          <w:tab w:val="right" w:leader="dot" w:pos="10070"/>
        </w:tabs>
        <w:rPr>
          <w:rFonts w:asciiTheme="minorHAnsi" w:eastAsiaTheme="minorEastAsia" w:hAnsiTheme="minorHAnsi"/>
          <w:b w:val="0"/>
          <w:bCs w:val="0"/>
          <w:noProof/>
          <w:sz w:val="24"/>
          <w:szCs w:val="24"/>
        </w:rPr>
      </w:pPr>
      <w:hyperlink w:anchor="_Toc244101667" w:history="1">
        <w:r>
          <w:rPr>
            <w:rStyle w:val="Hyperlink"/>
            <w:noProof/>
          </w:rPr>
          <w:t>SSL Vulnerable Cipher Suites Supported</w:t>
        </w:r>
        <w:r>
          <w:rPr>
            <w:noProof/>
            <w:webHidden/>
          </w:rPr>
          <w:tab/>
          <w:fldChar w:fldCharType="begin"/>
          <w:instrText xml:space="preserve"> PAGEREF _Toc244101667 \h </w:instrText>
          <w:fldChar w:fldCharType="separate"/>
          <w:t>145</w:t>
          <w:fldChar w:fldCharType="end"/>
        </w:r>
      </w:hyperlink>
    </w:p>
    <w:p w14:paraId="35DCD7CB" w14:textId="77777777" w:rsidR="00DA3F03" w:rsidRDefault="00DA3F03">
      <w:pPr>
        <w:pStyle w:val="TOC2"/>
        <w:tabs>
          <w:tab w:val="right" w:leader="dot" w:pos="10070"/>
        </w:tabs>
        <w:rPr>
          <w:rFonts w:asciiTheme="minorHAnsi" w:eastAsiaTheme="minorEastAsia" w:hAnsiTheme="minorHAnsi"/>
          <w:b w:val="0"/>
          <w:bCs w:val="0"/>
          <w:noProof/>
          <w:sz w:val="24"/>
          <w:szCs w:val="24"/>
        </w:rPr>
      </w:pPr>
      <w:hyperlink w:anchor="_Toc244101668" w:history="1">
        <w:r>
          <w:rPr>
            <w:rStyle w:val="Hyperlink"/>
            <w:noProof/>
          </w:rPr>
          <w:t>TLS Version 1.1 Deprecated Protocol</w:t>
        </w:r>
        <w:r>
          <w:rPr>
            <w:noProof/>
            <w:webHidden/>
          </w:rPr>
          <w:tab/>
          <w:fldChar w:fldCharType="begin"/>
          <w:instrText xml:space="preserve"> PAGEREF _Toc244101668 \h </w:instrText>
          <w:fldChar w:fldCharType="separate"/>
          <w:t>148</w:t>
          <w:fldChar w:fldCharType="end"/>
        </w:r>
      </w:hyperlink>
    </w:p>
    <w:p w14:paraId="744F5DE3" w14:textId="77777777" w:rsidR="00DA3F03" w:rsidRDefault="00DA3F03">
      <w:pPr>
        <w:pStyle w:val="TOC2"/>
        <w:tabs>
          <w:tab w:val="right" w:leader="dot" w:pos="10070"/>
        </w:tabs>
        <w:rPr>
          <w:rFonts w:asciiTheme="minorHAnsi" w:eastAsiaTheme="minorEastAsia" w:hAnsiTheme="minorHAnsi"/>
          <w:b w:val="0"/>
          <w:bCs w:val="0"/>
          <w:noProof/>
          <w:sz w:val="24"/>
          <w:szCs w:val="24"/>
        </w:rPr>
      </w:pPr>
      <w:hyperlink w:anchor="_Toc244101669" w:history="1">
        <w:r>
          <w:rPr>
            <w:rStyle w:val="Hyperlink"/>
            <w:noProof/>
          </w:rPr>
          <w:t>TLS Version 1.0 Protocol Detection</w:t>
        </w:r>
        <w:r>
          <w:rPr>
            <w:noProof/>
            <w:webHidden/>
          </w:rPr>
          <w:tab/>
          <w:fldChar w:fldCharType="begin"/>
          <w:instrText xml:space="preserve"> PAGEREF _Toc244101669 \h </w:instrText>
          <w:fldChar w:fldCharType="separate"/>
          <w:t>148</w:t>
          <w:fldChar w:fldCharType="end"/>
        </w:r>
      </w:hyperlink>
    </w:p>
    <w:p w14:paraId="23D1B0D2" w14:textId="77777777" w:rsidR="00DA3F03" w:rsidRDefault="00DA3F03">
      <w:pPr>
        <w:pStyle w:val="TOC2"/>
        <w:tabs>
          <w:tab w:val="right" w:leader="dot" w:pos="10070"/>
        </w:tabs>
        <w:rPr>
          <w:rFonts w:asciiTheme="minorHAnsi" w:eastAsiaTheme="minorEastAsia" w:hAnsiTheme="minorHAnsi"/>
          <w:b w:val="0"/>
          <w:bCs w:val="0"/>
          <w:noProof/>
          <w:sz w:val="24"/>
          <w:szCs w:val="24"/>
        </w:rPr>
      </w:pPr>
      <w:hyperlink w:anchor="_Toc244101670" w:history="1">
        <w:r>
          <w:rPr>
            <w:rStyle w:val="Hyperlink"/>
            <w:noProof/>
          </w:rPr>
          <w:t>ICMP Timestamp Request Remote Date Disclosure</w:t>
        </w:r>
        <w:r>
          <w:rPr>
            <w:noProof/>
            <w:webHidden/>
          </w:rPr>
          <w:tab/>
          <w:fldChar w:fldCharType="begin"/>
          <w:instrText xml:space="preserve"> PAGEREF _Toc244101670 \h </w:instrText>
          <w:fldChar w:fldCharType="separate"/>
          <w:t>149</w:t>
          <w:fldChar w:fldCharType="end"/>
        </w:r>
      </w:hyperlink>
    </w:p>
    <w:p w14:paraId="3E793CBC" w14:textId="77777777" w:rsidR="00DA3F03" w:rsidRDefault="00DA3F03">
      <w:pPr>
        <w:pStyle w:val="TOC2"/>
        <w:tabs>
          <w:tab w:val="right" w:leader="dot" w:pos="10070"/>
        </w:tabs>
        <w:rPr>
          <w:rFonts w:asciiTheme="minorHAnsi" w:eastAsiaTheme="minorEastAsia" w:hAnsiTheme="minorHAnsi"/>
          <w:b w:val="0"/>
          <w:bCs w:val="0"/>
          <w:noProof/>
          <w:sz w:val="24"/>
          <w:szCs w:val="24"/>
        </w:rPr>
      </w:pPr>
      <w:hyperlink w:anchor="_Toc244101671" w:history="1">
        <w:r>
          <w:rPr>
            <w:rStyle w:val="Hyperlink"/>
            <w:noProof/>
          </w:rPr>
          <w:t>Web Server HTTP Header Internal IP Disclosure</w:t>
        </w:r>
        <w:r>
          <w:rPr>
            <w:noProof/>
            <w:webHidden/>
          </w:rPr>
          <w:tab/>
          <w:fldChar w:fldCharType="begin"/>
          <w:instrText xml:space="preserve"> PAGEREF _Toc244101671 \h </w:instrText>
          <w:fldChar w:fldCharType="separate"/>
          <w:t>150</w:t>
          <w:fldChar w:fldCharType="end"/>
        </w:r>
      </w:hyperlink>
    </w:p>
    <w:p w14:paraId="4C1BC6F9" w14:textId="77777777" w:rsidR="00DA3F03" w:rsidRDefault="00DA3F03">
      <w:pPr>
        <w:pStyle w:val="TOC2"/>
        <w:tabs>
          <w:tab w:val="right" w:leader="dot" w:pos="10070"/>
        </w:tabs>
        <w:rPr>
          <w:rFonts w:asciiTheme="minorHAnsi" w:eastAsiaTheme="minorEastAsia" w:hAnsiTheme="minorHAnsi"/>
          <w:b w:val="0"/>
          <w:bCs w:val="0"/>
          <w:noProof/>
          <w:sz w:val="24"/>
          <w:szCs w:val="24"/>
        </w:rPr>
      </w:pPr>
      <w:hyperlink w:anchor="_Toc244019990" w:history="1">
        <w:r>
          <w:rPr>
            <w:rStyle w:val="Hyperlink"/>
            <w:noProof/>
          </w:rPr>
          <w:t>External Scope</w:t>
        </w:r>
        <w:r>
          <w:rPr>
            <w:noProof/>
            <w:webHidden/>
          </w:rPr>
          <w:tab/>
          <w:fldChar w:fldCharType="begin"/>
          <w:instrText xml:space="preserve"> PAGEREF _Toc244019990 \h </w:instrText>
          <w:fldChar w:fldCharType="separate"/>
          <w:t>118</w:t>
          <w:fldChar w:fldCharType="end"/>
        </w:r>
      </w:hyperlink>
    </w:p>
    <w:p w14:paraId="60AD0DA8" w14:textId="77777777" w:rsidR="00E11578" w:rsidRPr="00990C79" w:rsidRDefault="00FA68D8" w:rsidP="00990C79">
      <w:r>
        <w:fldChar w:fldCharType="end"/>
        <w:br w:type="page"/>
      </w:r>
    </w:p>
    <w:p w14:paraId="69F1BFA5" w14:textId="77777777" w:rsidR="002622B6" w:rsidRPr="00E11578" w:rsidRDefault="002622B6" w:rsidP="00E11578">
      <w:pPr>
        <w:pStyle w:val="Heading1"/>
        <w:rPr>
          <w:rFonts w:eastAsiaTheme="minorHAnsi" w:cstheme="minorBidi"/>
          <w:color w:val="auto"/>
          <w:sz w:val="24"/>
          <w:szCs w:val="24"/>
        </w:rPr>
      </w:pPr>
      <w:bookmarkStart w:id="15" w:name="_Toc244101610"/>
      <w:r>
        <w:lastRenderedPageBreak/>
        <w:t>Executive Summary</w:t>
      </w:r>
      <w:bookmarkEnd w:id="13"/>
      <w:bookmarkEnd w:id="14"/>
      <w:bookmarkEnd w:id="15"/>
    </w:p>
    <w:p w14:paraId="7A520011" w14:textId="77777777" w:rsidR="00AE4455" w:rsidRDefault="005A67D6" w:rsidP="00560E61">
      <w:pPr>
        <w:spacing w:before="0" w:after="160" w:line="278" w:lineRule="auto"/>
      </w:pPr>
      <w:r>
        <w:t xml:space="preserve">From 10/01/26 to 11/14/26, Cyderes conducted External Penetration Testing for Pinnacle (Pinnacle). The objective was to identify and exploit vulnerabilities across the organization’s attack surface. This report summarizes the findings, outlines the methods used, and provides actionable recommendations to support remediation and strengthen Pinnacle’s security posture.</w:t>
      </w:r>
    </w:p>
    <w:p w14:paraId="36D9984B" w14:textId="77777777" w:rsidR="00D8729B" w:rsidRDefault="00AE4455" w:rsidP="00CD7EBA">
      <w:pPr>
        <w:pStyle w:val="Heading2"/>
      </w:pPr>
      <w:bookmarkStart w:id="16" w:name="_Toc244101611"/>
      <w:r>
        <w:t>Goals</w:t>
      </w:r>
      <w:bookmarkStart w:id="17" w:name="_Toc117069021"/>
      <w:bookmarkStart w:id="18" w:name="_Toc117069272"/>
      <w:bookmarkEnd w:id="16"/>
    </w:p>
    <w:p w14:paraId="54B4427F" w14:textId="77777777" w:rsidR="00AE4455" w:rsidRDefault="005A67D6" w:rsidP="00560E61">
      <w:pPr>
        <w:spacing w:before="0" w:after="160" w:line="278" w:lineRule="auto"/>
      </w:pPr>
      <w:r>
        <w:t>The goal of this assessment was to determine whether an external attacker could achieve initial access using techniques that bypass existing controls and, if access was achieved, whether it enabled a meaningful attack path resulting in material risk. If no viable attack path exists, that outcome is explicitly documented.</w:t>
      </w:r>
    </w:p>
    <w:p w14:paraId="2267E665" w14:textId="77777777" w:rsidR="006F2FD4" w:rsidRDefault="00F962B1" w:rsidP="000D49A2">
      <w:pPr>
        <w:pStyle w:val="Heading2"/>
      </w:pPr>
      <w:bookmarkStart w:id="19" w:name="_Toc244101612"/>
      <w:r>
        <w:t>Scope</w:t>
      </w:r>
      <w:bookmarkEnd w:id="19"/>
    </w:p>
    <w:p w14:paraId="7BB6581A" w14:textId="32BC3853" w:rsidR="00C90278" w:rsidRDefault="00C90278" w:rsidP="00C90278">
      <w:pPr>
        <w:pStyle w:val="ListParagraph"/>
        <w:numPr>
          <w:ilvl w:val="0"/>
          <w:numId w:val="27"/>
        </w:numPr>
      </w:pPr>
      <w:r>
        <w:t xml:space="preserve">Refer Appendix: </w:t>
      </w:r>
      <w:r>
        <w:rPr>
          <w:rStyle w:val="Hyperlink"/>
        </w:rPr>
        <w:fldChar w:fldCharType="begin"/>
        <w:instrText xml:space="preserve"> REF _Ref244162069 \h  \* MERGEFORMAT </w:instrText>
        <w:fldChar w:fldCharType="separate"/>
        <w:t>External Scope</w:t>
        <w:fldChar w:fldCharType="end"/>
      </w:r>
      <w:bookmarkStart w:id="20" w:name="_Toc244101613"/>
      <w:r>
        <w:t xml:space="preserve"> </w:t>
      </w:r>
    </w:p>
    <w:p w14:paraId="06FE6585" w14:textId="106C086D" w:rsidR="00560E61" w:rsidRDefault="00B17F14" w:rsidP="000D49A2">
      <w:pPr>
        <w:pStyle w:val="Heading2"/>
      </w:pPr>
      <w:r>
        <w:t>Conclusion</w:t>
      </w:r>
      <w:bookmarkEnd w:id="20"/>
    </w:p>
    <w:p w14:paraId="688954F7" w14:textId="77777777" w:rsidR="00FA1782" w:rsidRDefault="00000000">
      <w:r>
        <w:t>During this external infrastructure assessment, Cyderes identified one medium-severity and several low-severity security findings within Pinnacle’s externally accessible environment, including legacy SSL/TLS protocol and weak cipher support (SSLv2/SSLv3, TLS 1.0/1.1, SWEET32, RC4 and POODLE), expired and self-signed certificates, weak SSH algorithms and password authentication, HTTP Host header handling, internal IP address and stack trace disclosure, default IIS pages, outdated client-side components, and missing HTTP security headers. Cyderes tested common remote services, including FTP, Telnet, SNMP, NFS, VNC, Oracle, R-Services, MongoDB, PostgreSQL, Redis, Memcached, SMB, DNS and NTP, as well as the Cisco SSL VPN login page and PHP and Node.js web shell exposure, and no vulnerabilities were identified that would allow unauthorized access, privilege escalation, or direct compromise of the environment. No viable attack path was identified. However, the observed weaknesses may facilitate reconnaissance, information disclosure, service enumeration, or traffic interception and decryption by an attacker positioned on the network. Remediation of these findings is recommended to reduce the external attack surface, limit unnecessary information exposure, and further strengthen the overall security posture of Pinnacle’s internet-facing systems.</w:t>
      </w:r>
    </w:p>
    <w:p w14:paraId="778D63AA" w14:textId="77777777" w:rsidR="00FA1782" w:rsidRDefault="00000000">
      <w:r>
        <w:t xml:space="preserve">This assessment for Pinnacle identified 22 finding(s) across the tested environment, including issues related to External Network. The breakdown includes 1 Medium, 21 Low severity finding(s). These findings reflect the security posture observed during the engagement and highlight areas where enhancements can be made to improve overall resilience.</w:t>
      </w:r>
    </w:p>
    <w:p w14:paraId="06356C18" w14:textId="77777777" w:rsidR="00FA1782" w:rsidRDefault="00000000">
      <w:r>
        <w:lastRenderedPageBreak/>
        <w:t xml:space="preserve">Cyderes recommends that </w:t>
      </w:r>
      <w:r>
        <w:rPr>
          <w:b/>
        </w:rPr>
        <w:t>Pinnacle</w:t>
      </w:r>
      <w:r>
        <w:t xml:space="preserve"> address the </w:t>
      </w:r>
      <w:r>
        <w:rPr>
          <w:b/>
        </w:rPr>
        <w:t xml:space="preserve">Recommendations </w:t>
      </w:r>
      <w:r>
        <w:t xml:space="preserve">listed below and remediate vulnerabilities covered in the </w:t>
      </w:r>
      <w:r>
        <w:rPr>
          <w:b/>
        </w:rPr>
        <w:t>Key Vulnerabilities</w:t>
      </w:r>
      <w:r>
        <w:t xml:space="preserve"> section of this report, in order of severity. Additionally, Cyderes recommends Pinnacle engage in continual testing to confirm remediations and strengthen security posture proactively.</w:t>
      </w:r>
    </w:p>
    <w:p w14:paraId="4A808798" w14:textId="77777777" w:rsidR="00B17F14" w:rsidRDefault="00B17F14" w:rsidP="00B17F14">
      <w:pPr>
        <w:pStyle w:val="Heading2"/>
      </w:pPr>
      <w:bookmarkStart w:id="21" w:name="_Toc189654201"/>
      <w:bookmarkStart w:id="22" w:name="_Toc244101614"/>
      <w:r>
        <w:t>Recommendations</w:t>
      </w:r>
      <w:bookmarkEnd w:id="21"/>
      <w:bookmarkEnd w:id="22"/>
    </w:p>
    <w:p w14:paraId="3FDEB8DF" w14:textId="77777777" w:rsidR="00FA1782" w:rsidRDefault="00000000">
      <w:r>
        <w:t>The following are strategic recommendations for mitigating the attack methods used throughout the assessment and cyberattacks in general:</w:t>
      </w:r>
    </w:p>
    <w:p w14:paraId="5E671701" w14:textId="77777777" w:rsidR="00FA1782" w:rsidRDefault="00000000">
      <w:pPr>
        <w:pStyle w:val="ListParagraph"/>
        <w:numPr>
          <w:ilvl w:val="0"/>
          <w:numId w:val="14"/>
        </w:numPr>
      </w:pPr>
      <w:r>
        <w:t xml:space="preserve">Use TLS 1.2 (with approved cipher suites) or higher instead. </w:t>
      </w:r>
      <w:r>
        <w:rPr>
          <w:color w:val="FFDC00"/>
        </w:rPr>
        <w:t>[Medium]</w:t>
      </w:r>
    </w:p>
    <w:p w14:paraId="33EA72F5" w14:textId="77777777" w:rsidR="00FA1782" w:rsidRDefault="00000000">
      <w:pPr>
        <w:pStyle w:val="ListParagraph"/>
        <w:numPr>
          <w:ilvl w:val="0"/>
          <w:numId w:val="14"/>
        </w:numPr>
      </w:pPr>
      <w:r>
        <w:t xml:space="preserve">Applications should validate the Host header and all supported host-related headers against an explicit allowlist of trusted hostnames. Reverse proxies and load balancers should remove or overwrite client-supplied forwarding headers before forwarding requests to backend applications. Applications should use a trusted, server-side canonical hostname when generating password-reset links, redirects, absolute URLs, and other security-sensitive content instead of relying on client-controlled headers. </w:t>
      </w:r>
      <w:r>
        <w:rPr>
          <w:color w:val="7FDBFF"/>
        </w:rPr>
        <w:t>[Low]</w:t>
      </w:r>
    </w:p>
    <w:p w14:paraId="4448E291" w14:textId="77777777" w:rsidR="00A472E1" w:rsidRDefault="00000000">
      <w:pPr>
        <w:pStyle w:val="ListParagraph"/>
        <w:numPr>
          <w:ilvl w:val="0"/>
          <w:numId w:val="14"/>
        </w:numPr>
        <w:rPr>
          <w:color w:val="8EAADB"/>
        </w:rPr>
      </w:pPr>
      <w:r>
        <w:t>Windows: A self-signed certificate is an identity certificate that is signed by the same entity whose identity it certifies. The X.509 certificate chain for this service is not signed by a recognized certificate authority. In public key infrastructure (PKI) arrangements, a digital signature from a certificate authority (CA) attests that a particular public key certificate is valid. Each CA has one or more root keys, and the certificates associated with those public keys are "trust anchors" that use a special type of self-signed certificates. Linux: If the remote host is a public host in production, this nullifies the use of SSL as anyone could establish a man-in-the-middle attack against the remote host. [Low]</w:t>
      </w:r>
    </w:p>
    <w:p w14:paraId="3B28AC0B" w14:textId="77777777" w:rsidR="00FA1782" w:rsidRDefault="00000000">
      <w:pPr>
        <w:pStyle w:val="ListParagraph"/>
        <w:numPr>
          <w:ilvl w:val="0"/>
          <w:numId w:val="14"/>
        </w:numPr>
      </w:pPr>
      <w:r>
        <w:t xml:space="preserve">Reconfigure the affected application if possible to avoid use of medium strength ciphers. </w:t>
      </w:r>
      <w:r>
        <w:rPr>
          <w:color w:val="7FDBFF"/>
        </w:rPr>
        <w:t>[Low]</w:t>
      </w:r>
    </w:p>
    <w:p w14:paraId="225CF3E5" w14:textId="77777777" w:rsidR="00FA1782" w:rsidRDefault="00000000">
      <w:pPr>
        <w:pStyle w:val="ListParagraph"/>
        <w:numPr>
          <w:ilvl w:val="0"/>
          <w:numId w:val="14"/>
        </w:numPr>
      </w:pPr>
      <w:r>
        <w:t xml:space="preserve">Disable SSH password authentication and enable key-based authentication instead. Implement account lockout or rate-limiting mechanisms to mitigate brute-force attacks. Restrict SSH access using firewall rules or allow access only from trusted IP addresses. </w:t>
      </w:r>
      <w:r>
        <w:rPr>
          <w:color w:val="7FDBFF"/>
        </w:rPr>
        <w:t>[Low]</w:t>
      </w:r>
    </w:p>
    <w:p w14:paraId="6305601F" w14:textId="77777777" w:rsidR="00FA1782" w:rsidRDefault="00000000">
      <w:pPr>
        <w:pStyle w:val="ListParagraph"/>
        <w:numPr>
          <w:ilvl w:val="0"/>
          <w:numId w:val="14"/>
        </w:numPr>
      </w:pPr>
      <w:r>
        <w:t xml:space="preserve">Regularly monitor and audit all SSL/TLS certificates to identify those nearing expiration and ensure timely renewal. Immediately replace any expired certificates to maintain secure, trusted, and uninterrupted communications. </w:t>
      </w:r>
      <w:r>
        <w:rPr>
          <w:color w:val="7FDBFF"/>
        </w:rPr>
        <w:t>[Low]</w:t>
      </w:r>
    </w:p>
    <w:p w14:paraId="60456D7C" w14:textId="77777777" w:rsidR="00FA1782" w:rsidRDefault="00000000">
      <w:pPr>
        <w:pStyle w:val="ListParagraph"/>
        <w:numPr>
          <w:ilvl w:val="0"/>
          <w:numId w:val="14"/>
        </w:numPr>
      </w:pPr>
      <w:r>
        <w:t xml:space="preserve">Add the attribute 'autocomplete=off' to these fields to prevent browsers from caching credentials. </w:t>
      </w:r>
      <w:r>
        <w:rPr>
          <w:color w:val="7FDBFF"/>
        </w:rPr>
        <w:t>[Low]</w:t>
      </w:r>
    </w:p>
    <w:p w14:paraId="62862149" w14:textId="77777777" w:rsidR="00FA1782" w:rsidRDefault="00000000">
      <w:pPr>
        <w:pStyle w:val="ListParagraph"/>
        <w:numPr>
          <w:ilvl w:val="0"/>
          <w:numId w:val="14"/>
        </w:numPr>
      </w:pPr>
      <w:r>
        <w:t xml:space="preserve">Windows: The remote service supports the use of medium strength SSL ciphers such as: DES, 3DES etc. Any encryption suite that uses key lengths at least 64 bits and less than 112 bits, or </w:t>
        <w:lastRenderedPageBreak/>
        <w:t xml:space="preserve">else that uses the 3DES encryption suite is regarded as a medium strength cipher suite. Linux: The DES and Triple DES ciphers, as used in the TLS, SSH, and IPSec protocols and other protocols and products, have a birthday bound of approximately four billion blocks, which makes it easier for remote attackers to obtain cleartext data via a birthday attack against a long-duration encrypted session, as demonstrated by an HTTPS session using Triple DES in CBC mode, aka a "Sweet32" attack. </w:t>
      </w:r>
      <w:r>
        <w:rPr>
          <w:color w:val="7FDBFF"/>
        </w:rPr>
        <w:t>[Low]</w:t>
      </w:r>
    </w:p>
    <w:p w14:paraId="4EB7D54B" w14:textId="77777777" w:rsidR="00FA1782" w:rsidRDefault="00000000">
      <w:pPr>
        <w:pStyle w:val="ListParagraph"/>
        <w:numPr>
          <w:ilvl w:val="0"/>
          <w:numId w:val="14"/>
        </w:numPr>
      </w:pPr>
      <w:r>
        <w:t xml:space="preserve">Enable support for TLS 1.2 and/or 1.3, and disable support for TLS 1.1. </w:t>
      </w:r>
      <w:r>
        <w:rPr>
          <w:color w:val="7FDBFF"/>
        </w:rPr>
        <w:t>[Low]</w:t>
      </w:r>
    </w:p>
    <w:p w14:paraId="7D7E8E09" w14:textId="77777777" w:rsidR="00FA1782" w:rsidRDefault="00000000">
      <w:pPr>
        <w:pStyle w:val="ListParagraph"/>
        <w:numPr>
          <w:ilvl w:val="0"/>
          <w:numId w:val="14"/>
        </w:numPr>
      </w:pPr>
      <w:r>
        <w:t xml:space="preserve">Windows: The remote servers supports SSLv3/TLS 1.0 with at least one CBC cipher suite, indicating that these servers were vulnerable. It also appears that TLS 1.1 and TLS 1.2 is supported on servers. However, the Fallback SCSV mechanism was not supported which allowed connections to be "rolled back" to SSLv3. Linux: The remote host is affected by a man-in-the-middle (MitM) information disclosure vulnerability known as POODLE. The vulnerability is due to the TLS server not verifying block cipher padding when using a cipher suite that employs a block cipher such as AES and DES. The lack of padding checking can allow encrypted TLS traffic to be decrypted. This vulnerability could allow for the decryption of HTTPS traffic by an unauthorized third party. A MiTM (Man-in-the-Middle) attacker can decrypt a selected byte of a ciphertext in as few as 256 tries if they are able to force a victim application to repeatedly send the same data over newly created SSL 3.0 /TLS 1.0 connections. </w:t>
      </w:r>
      <w:r>
        <w:rPr>
          <w:color w:val="7FDBFF"/>
        </w:rPr>
        <w:t>[Low]</w:t>
      </w:r>
    </w:p>
    <w:p w14:paraId="7B1BEFC5" w14:textId="77777777" w:rsidR="00FA1782" w:rsidRDefault="00000000">
      <w:pPr>
        <w:pStyle w:val="ListParagraph"/>
        <w:numPr>
          <w:ilvl w:val="0"/>
          <w:numId w:val="14"/>
        </w:numPr>
      </w:pPr>
      <w:r>
        <w:t xml:space="preserve">Implement the security-related HTTP headers to improve the overall security posture of the application. </w:t>
      </w:r>
      <w:r>
        <w:rPr>
          <w:color w:val="7FDBFF"/>
        </w:rPr>
        <w:t>[Low]</w:t>
      </w:r>
    </w:p>
    <w:p w14:paraId="79CA462F" w14:textId="77777777" w:rsidR="00FA1782" w:rsidRDefault="00000000">
      <w:pPr>
        <w:pStyle w:val="ListParagraph"/>
        <w:numPr>
          <w:ilvl w:val="0"/>
          <w:numId w:val="14"/>
        </w:numPr>
      </w:pPr>
      <w:r>
        <w:t xml:space="preserve">Enable support for TLS 1.2 and 1.3, and disable support for TLS 1.0. </w:t>
      </w:r>
      <w:r>
        <w:rPr>
          <w:color w:val="7FDBFF"/>
        </w:rPr>
        <w:t>[Low]</w:t>
      </w:r>
    </w:p>
    <w:p w14:paraId="5FF36F62" w14:textId="77777777" w:rsidR="00FA1782" w:rsidRDefault="00000000">
      <w:pPr>
        <w:pStyle w:val="ListParagraph"/>
        <w:numPr>
          <w:ilvl w:val="0"/>
          <w:numId w:val="14"/>
        </w:numPr>
      </w:pPr>
      <w:r>
        <w:t xml:space="preserve">Firewall Filtering: Block inbound ICMP Type 13 (Timestamp Request) and outbound Type 14 (Timestamp Reply) at the network perimeter. Host-Level Configuration: Configure the operating system firewall to drop these specific ICMP packets. Disable ICMP Timestamp Responses: Modify OS kernel parameters to ignore timestamp requests. </w:t>
      </w:r>
      <w:r>
        <w:rPr>
          <w:color w:val="7FDBFF"/>
        </w:rPr>
        <w:t>[Low]</w:t>
      </w:r>
    </w:p>
    <w:p w14:paraId="1904FB9D" w14:textId="77777777" w:rsidR="00FA1782" w:rsidRDefault="00000000">
      <w:pPr>
        <w:pStyle w:val="ListParagraph"/>
        <w:numPr>
          <w:ilvl w:val="0"/>
          <w:numId w:val="14"/>
        </w:numPr>
      </w:pPr>
      <w:r>
        <w:t xml:space="preserve">Windows: The remote SSH server is configured to allow weak encryption algorithms such as arcfour and 3des. With reference to RFC4251 ciphers which includes 3DES, ARCFOUR, twofish, serpent, and blowfish have certain security flaws associated with them. Linux: The "arcfour128" and "arcfour256" algorithm is the same algorithm i.e. the RC4 cipher using a 128-bit key and 256-bit key respectively. Arcfour (and RC4) has problems with weak keys, and should not be used anymore. RFC 4253 also advises against using Arcfour due to an issue with weak keys. </w:t>
      </w:r>
      <w:r>
        <w:rPr>
          <w:color w:val="7FDBFF"/>
        </w:rPr>
        <w:t>[Low]</w:t>
      </w:r>
    </w:p>
    <w:p w14:paraId="6F3576EC" w14:textId="77777777" w:rsidR="00FA1782" w:rsidRDefault="00000000">
      <w:pPr>
        <w:pStyle w:val="ListParagraph"/>
        <w:numPr>
          <w:ilvl w:val="0"/>
          <w:numId w:val="14"/>
        </w:numPr>
      </w:pPr>
      <w:r>
        <w:t xml:space="preserve">Windows: It was observed that the SSH on the host is configured to allow either MD5 or 96-bit MAC algorithms which is considered a weak algorithm. Linux: Remote SSH host is configured </w:t>
        <w:lastRenderedPageBreak/>
        <w:t xml:space="preserve">with a default list of ssh MAC algorithms including MD5 and SHA1. These algorithms are no longer considered to be secure for message authentication codes. </w:t>
      </w:r>
      <w:r>
        <w:rPr>
          <w:color w:val="7FDBFF"/>
        </w:rPr>
        <w:t>[Low]</w:t>
      </w:r>
    </w:p>
    <w:p w14:paraId="7120211C" w14:textId="77777777" w:rsidR="00FA1782" w:rsidRDefault="00000000">
      <w:pPr>
        <w:pStyle w:val="ListParagraph"/>
        <w:numPr>
          <w:ilvl w:val="0"/>
          <w:numId w:val="14"/>
        </w:numPr>
      </w:pPr>
      <w:r>
        <w:t xml:space="preserve">Windows: Custom error messages, that are displayed through error handling done by the programmer, must not contain details from framework exception objects. Error messages inside exception objects often contains sensitive information such as stack traces, internal path disclosure, etc. Linux: The sensitive information could be displayed in the error messages which in turn can aid the attacker in other type of attacks such as directory traversal, buffer overflow, etc. which can adversely affect the confidentiality and integrity of the application. </w:t>
      </w:r>
      <w:r>
        <w:rPr>
          <w:color w:val="7FDBFF"/>
        </w:rPr>
        <w:t>[Low]</w:t>
      </w:r>
    </w:p>
    <w:p w14:paraId="78A3263B" w14:textId="77777777" w:rsidR="00FA1782" w:rsidRDefault="00000000">
      <w:pPr>
        <w:pStyle w:val="ListParagraph"/>
        <w:numPr>
          <w:ilvl w:val="0"/>
          <w:numId w:val="14"/>
        </w:numPr>
      </w:pPr>
      <w:r>
        <w:t xml:space="preserve">Windows: SSH when using a block cipher algorithm in Cipher Block Chaining (CBC) mode, makes it easier for remote attackers to recover certain plaintext data from an arbitrary block of ciphertext in an SSH session via unknown vectors. Linux: A remote user with control of the network between the client and the server can inject connection errors and monitor the SSH error handling response to recover up to 32 bits of plain text from an SSH-protected connection. The attack process will terminate the SSH connection.*Note: - CBC mode connections are affected. - CTR mode connections are not affected. </w:t>
      </w:r>
      <w:r>
        <w:rPr>
          <w:color w:val="7FDBFF"/>
        </w:rPr>
        <w:t>[Low]</w:t>
      </w:r>
    </w:p>
    <w:p w14:paraId="25FE9767" w14:textId="77777777" w:rsidR="00FA1782" w:rsidRDefault="00000000">
      <w:pPr>
        <w:pStyle w:val="ListParagraph"/>
        <w:numPr>
          <w:ilvl w:val="0"/>
          <w:numId w:val="14"/>
        </w:numPr>
      </w:pPr>
      <w:r>
        <w:t xml:space="preserve">Windows: The remote host supports the use of RC4 cipher suites. The RC4 cipher is flawed in its generation of a pseudo-random stream of bytes so that a wide variety of small biases are introduced into the stream, decreasing its randomness. If plaintext is repeatedly encrypted (e.g., HTTP cookies), and an attacker is able to obtain many (i.e., tens of millions) ciphertexts, the attacker may be able to derive the plaintext. Linux: Remote attackers may be able to conduct plaintext recovery attacks against the initial bytes of a stream by sniffing network traffic. The weak RC4 cipher has following vulnerabilities: 1. The RC4 algorithm, as used in the TLS protocol and SSL protocol, has many single-byte biases, which makes it easier for remote attackers to conduct plaintext recovery attacks via statistical analysis of cipher text in a large number of sessions that use the same plaintext (CVE-2013-2566). 2. The RC4 algorithm, as used in the TLS protocol and SSL protocol, does not properly combine state data with key data during the initialization phase, which makes it easier for remote attackers to conduct plaintext recovery attacks against the initial bytes of a stream by sniffing network traffic that occasionally relies on keys affected by the Invariance Weakness, and then using a brute force approach involving LSB values, aka the "Bar Mitzvah" issue (CVE-2015-2808) </w:t>
      </w:r>
      <w:r>
        <w:rPr>
          <w:color w:val="7FDBFF"/>
        </w:rPr>
        <w:t>[Low]</w:t>
      </w:r>
    </w:p>
    <w:p w14:paraId="33030889" w14:textId="77777777" w:rsidR="00FA1782" w:rsidRDefault="00000000">
      <w:pPr>
        <w:pStyle w:val="ListParagraph"/>
        <w:numPr>
          <w:ilvl w:val="0"/>
          <w:numId w:val="14"/>
        </w:numPr>
      </w:pPr>
      <w:r>
        <w:t xml:space="preserve">Windows: The remote host allows SSL/TLS connections with one or more Diffie-Hellman moduli less than or equal to 1024 bits. Through cryptanalysis, a third party may be able to find the shared secret in a short amount of time (depending on modulus size and attacker resources).Linux: Logjam is a security vulnerability against a Diffie-Hellman key exchange ranging from 512-bit (US export-grade) to 1024-bit keys. </w:t>
      </w:r>
      <w:r>
        <w:rPr>
          <w:color w:val="7FDBFF"/>
        </w:rPr>
        <w:t>[Low]</w:t>
      </w:r>
    </w:p>
    <w:p w14:paraId="166B3980" w14:textId="77777777" w:rsidR="00FA1782" w:rsidRDefault="00000000">
      <w:pPr>
        <w:pStyle w:val="ListParagraph"/>
        <w:numPr>
          <w:ilvl w:val="0"/>
          <w:numId w:val="14"/>
        </w:numPr>
      </w:pPr>
      <w:r>
        <w:lastRenderedPageBreak/>
        <w:t xml:space="preserve">It is recommended to upgrade outdated software components to the latest vendor-supported versions that contain applicable security fixes. It is also recommended to maintain an inventory of software dependencies and regularly assess these components for known vulnerabilities. Security updates should be prioritized based on the severity and exploitability of the associated vulnerabilities. </w:t>
      </w:r>
      <w:r>
        <w:rPr>
          <w:color w:val="7FDBFF"/>
        </w:rPr>
        <w:t>[Low]</w:t>
      </w:r>
    </w:p>
    <w:p w14:paraId="2A89B327" w14:textId="77777777" w:rsidR="00FA1782" w:rsidRDefault="00000000">
      <w:pPr>
        <w:pStyle w:val="ListParagraph"/>
        <w:numPr>
          <w:ilvl w:val="0"/>
          <w:numId w:val="14"/>
        </w:numPr>
      </w:pPr>
      <w:r>
        <w:t xml:space="preserve">Windows: It was observed that the version of Microsoft IIS on the remote host can be retrieved from the respective IIS default page. Linux: Default pages of the server should be removed or should be configured such that the information about the system is not disclosed as well as the services running on the server should not be allowed in public visibility. Using this information the attacker can craft an attack to sabotage the website as well as the services running on it. It also ensures that sensitive Information is not leaked through these pages. </w:t>
      </w:r>
      <w:r>
        <w:rPr>
          <w:color w:val="7FDBFF"/>
        </w:rPr>
        <w:t>[Low]</w:t>
      </w:r>
    </w:p>
    <w:p w14:paraId="7FAA95DD" w14:textId="77777777" w:rsidR="00FA1782" w:rsidRDefault="00000000">
      <w:pPr>
        <w:pStyle w:val="ListParagraph"/>
        <w:numPr>
          <w:ilvl w:val="0"/>
          <w:numId w:val="14"/>
        </w:numPr>
      </w:pPr>
      <w:r>
        <w:t xml:space="preserve">Mask the IP address information from the HTTP headers. Apply configuration suggested by vendor. </w:t>
      </w:r>
      <w:r>
        <w:rPr>
          <w:color w:val="7FDBFF"/>
        </w:rPr>
        <w:t>[Low]</w:t>
      </w:r>
    </w:p>
    <w:p w14:paraId="4E44300D" w14:textId="77777777" w:rsidR="00A472E1" w:rsidRDefault="00A472E1">
      <w:pPr>
        <w:spacing w:before="0" w:after="160" w:line="278" w:lineRule="auto"/>
        <w:rPr>
          <w:color w:val="8EAADB"/>
        </w:rPr>
      </w:pPr>
      <w:r>
        <w:rPr>
          <w:color w:val="8EAADB"/>
        </w:rPr>
        <w:br w:type="page"/>
      </w:r>
    </w:p>
    <w:p w14:paraId="28F44ACD" w14:textId="77777777" w:rsidR="00B17F14" w:rsidRDefault="00B17F14" w:rsidP="00B17F14">
      <w:pPr>
        <w:pStyle w:val="Heading2"/>
      </w:pPr>
      <w:bookmarkStart w:id="23" w:name="_Toc189654202"/>
      <w:bookmarkStart w:id="24" w:name="_Toc244101615"/>
      <w:r>
        <w:lastRenderedPageBreak/>
        <w:t>Findings Summary</w:t>
      </w:r>
      <w:bookmarkEnd w:id="23"/>
      <w:bookmarkEnd w:id="24"/>
    </w:p>
    <w:p w14:paraId="3EE6596A" w14:textId="77777777" w:rsidR="00D60C3F" w:rsidRDefault="00D60C3F" w:rsidP="000064A3">
      <w:pPr>
        <w:pStyle w:val="Heading3"/>
      </w:pPr>
      <w:bookmarkStart w:id="25" w:name="_Toc244101616"/>
      <w:r>
        <w:t>External Network</w:t>
      </w:r>
      <w:bookmarkEnd w:id="25"/>
    </w:p>
    <w:tbl>
      <w:tblPr>
        <w:tblStyle w:val="CYDERES1"/>
        <w:tblW w:w="5000" w:type="pct"/>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443"/>
        <w:gridCol w:w="5857"/>
        <w:gridCol w:w="1770"/>
      </w:tblGrid>
      <w:tr w:rsidR="00B17F14" w:rsidRPr="000D193B" w14:paraId="19B76E8B" w14:textId="77777777" w:rsidTr="00100584">
        <w:trPr>
          <w:cnfStyle w:val="100000000000" w:firstRow="1" w:lastRow="0" w:firstColumn="0" w:lastColumn="0" w:oddVBand="0" w:evenVBand="0" w:oddHBand="0" w:evenHBand="0" w:firstRowFirstColumn="0" w:firstRowLastColumn="0" w:lastRowFirstColumn="0" w:lastRowLastColumn="0"/>
        </w:trPr>
        <w:tc>
          <w:tcPr>
            <w:tcW w:w="1213" w:type="pct"/>
            <w:tcBorders>
              <w:bottom w:val="single" w:sz="4" w:space="0" w:color="E2DDDA" w:themeColor="accent5"/>
            </w:tcBorders>
            <w:shd w:val="clear" w:color="auto" w:fill="E1FD95" w:themeFill="accent1"/>
          </w:tcPr>
          <w:p w14:paraId="2601012A" w14:textId="77777777" w:rsidR="00B17F14" w:rsidRPr="00AF449A" w:rsidRDefault="00B17F14">
            <w:pPr>
              <w:spacing w:line="259" w:lineRule="auto"/>
              <w:rPr>
                <w:rFonts w:eastAsia="Calibri" w:cs="Calibri"/>
                <w:bCs/>
                <w:color w:val="000000" w:themeColor="text1"/>
                <w:sz w:val="24"/>
                <w:szCs w:val="24"/>
              </w:rPr>
            </w:pPr>
            <w:r>
              <w:rPr>
                <w:rFonts w:eastAsia="Calibri" w:cs="Calibri"/>
                <w:bCs/>
                <w:color w:val="000000" w:themeColor="text1"/>
                <w:sz w:val="24"/>
                <w:szCs w:val="24"/>
              </w:rPr>
              <w:t>ID#</w:t>
            </w:r>
          </w:p>
        </w:tc>
        <w:tc>
          <w:tcPr>
            <w:tcW w:w="2908" w:type="pct"/>
            <w:tcBorders>
              <w:bottom w:val="single" w:sz="4" w:space="0" w:color="E2DDDA" w:themeColor="accent5"/>
            </w:tcBorders>
            <w:shd w:val="clear" w:color="auto" w:fill="E1FD95" w:themeFill="accent1"/>
          </w:tcPr>
          <w:p w14:paraId="0F9670F1" w14:textId="77777777" w:rsidR="00B17F14" w:rsidRPr="00AF449A" w:rsidRDefault="00B17F14">
            <w:pPr>
              <w:spacing w:line="259" w:lineRule="auto"/>
              <w:rPr>
                <w:rFonts w:eastAsia="Calibri" w:cs="Calibri"/>
                <w:bCs/>
                <w:color w:val="000000" w:themeColor="text1"/>
                <w:sz w:val="24"/>
                <w:szCs w:val="24"/>
              </w:rPr>
            </w:pPr>
            <w:r>
              <w:rPr>
                <w:rFonts w:eastAsia="Calibri" w:cs="Calibri"/>
                <w:bCs/>
                <w:color w:val="000000" w:themeColor="text1"/>
                <w:sz w:val="24"/>
                <w:szCs w:val="24"/>
              </w:rPr>
              <w:t>Title</w:t>
            </w:r>
          </w:p>
        </w:tc>
        <w:tc>
          <w:tcPr>
            <w:tcW w:w="879" w:type="pct"/>
            <w:shd w:val="clear" w:color="auto" w:fill="E1FD95" w:themeFill="accent1"/>
          </w:tcPr>
          <w:p w14:paraId="1977885F" w14:textId="77777777" w:rsidR="00B17F14" w:rsidRPr="00AF449A" w:rsidRDefault="00B17F14">
            <w:pPr>
              <w:spacing w:line="259" w:lineRule="auto"/>
              <w:jc w:val="center"/>
              <w:rPr>
                <w:rFonts w:eastAsia="Calibri" w:cs="Calibri"/>
                <w:color w:val="000000" w:themeColor="text1"/>
                <w:sz w:val="24"/>
                <w:szCs w:val="24"/>
              </w:rPr>
            </w:pPr>
            <w:r>
              <w:rPr>
                <w:rFonts w:eastAsia="Calibri" w:cs="Calibri"/>
                <w:color w:val="000000" w:themeColor="text1"/>
                <w:sz w:val="24"/>
                <w:szCs w:val="24"/>
              </w:rPr>
              <w:t>Severity</w:t>
            </w:r>
          </w:p>
        </w:tc>
      </w:tr>
      <w:tr w:rsidR="00B17F14" w:rsidRPr="000D193B" w14:paraId="64A72950" w14:textId="77777777" w:rsidTr="00100584">
        <w:trPr>
          <w:cnfStyle w:val="000000100000" w:firstRow="0" w:lastRow="0" w:firstColumn="0" w:lastColumn="0" w:oddVBand="0" w:evenVBand="0" w:oddHBand="1" w:evenHBand="0" w:firstRowFirstColumn="0" w:firstRowLastColumn="0" w:lastRowFirstColumn="0" w:lastRowLastColumn="0"/>
        </w:trPr>
        <w:tc>
          <w:tcPr>
            <w:tcW w:w="1213"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D188FA8" w14:textId="77777777" w:rsidR="00B17F14" w:rsidRPr="00B17F14" w:rsidRDefault="00C95BE5">
            <w:pPr>
              <w:spacing w:line="259" w:lineRule="auto"/>
              <w:rPr>
                <w:rFonts w:eastAsia="Calibri" w:cs="Calibri"/>
                <w:sz w:val="24"/>
                <w:szCs w:val="24"/>
              </w:rPr>
            </w:pPr>
            <w:r>
              <w:rPr>
                <w:rFonts w:eastAsia="Calibri" w:cs="Calibri"/>
                <w:sz w:val="24"/>
                <w:szCs w:val="24"/>
              </w:rPr>
              <w:t>EXT-001</w:t>
            </w:r>
          </w:p>
        </w:tc>
        <w:tc>
          <w:tcPr>
            <w:tcW w:w="2908"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24BEC9C" w14:textId="77777777" w:rsidR="00B17F14" w:rsidRPr="00B17F14" w:rsidRDefault="00100584">
            <w:pPr>
              <w:spacing w:line="259" w:lineRule="auto"/>
              <w:rPr>
                <w:rFonts w:eastAsia="Calibri" w:cs="Calibri"/>
                <w:b/>
                <w:sz w:val="24"/>
                <w:szCs w:val="24"/>
              </w:rPr>
            </w:pPr>
            <w:r>
              <w:rPr>
                <w:rFonts w:eastAsia="Calibri" w:cs="Calibri"/>
                <w:sz w:val="24"/>
                <w:szCs w:val="24"/>
              </w:rPr>
              <w:t>SSL Version 2 and 3 Protocol Detection</w:t>
            </w:r>
          </w:p>
        </w:tc>
        <w:tc>
          <w:tcPr>
            <w:tcW w:w="879" w:type="pct"/>
            <w:tcBorders>
              <w:left w:val="single" w:sz="4" w:space="0" w:color="E2DDDA" w:themeColor="accent5"/>
            </w:tcBorders>
            <w:shd w:val="clear" w:color="auto" w:fill="FFDC00"/>
          </w:tcPr>
          <w:p w14:paraId="55C0E893" w14:textId="77777777" w:rsidR="00B17F14" w:rsidRPr="00B17F14" w:rsidRDefault="00100584">
            <w:pPr>
              <w:pStyle w:val="TableandFigureTitle"/>
              <w:tabs>
                <w:tab w:val="clear" w:pos="864"/>
              </w:tabs>
              <w:spacing w:after="60" w:line="259" w:lineRule="auto"/>
              <w:rPr>
                <w:rFonts w:ascii="Calibri" w:eastAsia="Calibri" w:hAnsi="Calibri" w:cs="Calibri"/>
                <w:b/>
                <w:bCs/>
                <w:color w:val="FFFFFF" w:themeColor="background1"/>
                <w:sz w:val="24"/>
                <w:szCs w:val="24"/>
              </w:rPr>
            </w:pPr>
            <w:r>
              <w:rPr>
                <w:rFonts w:ascii="Calibri" w:eastAsia="Calibri" w:hAnsi="Calibri" w:cs="Calibri"/>
                <w:b/>
                <w:bCs/>
                <w:color w:val="FFFFFF" w:themeColor="background1"/>
                <w:sz w:val="24"/>
                <w:szCs w:val="24"/>
              </w:rPr>
              <w:t>Medium</w:t>
            </w:r>
          </w:p>
        </w:tc>
      </w:tr>
      <w:tr w:rsidR="00B17F14" w:rsidRPr="000D193B" w14:paraId="2BCB836D" w14:textId="77777777" w:rsidTr="00100584">
        <w:trPr>
          <w:cnfStyle w:val="000000010000" w:firstRow="0" w:lastRow="0" w:firstColumn="0" w:lastColumn="0" w:oddVBand="0" w:evenVBand="0" w:oddHBand="0" w:evenHBand="1" w:firstRowFirstColumn="0" w:firstRowLastColumn="0" w:lastRowFirstColumn="0" w:lastRowLastColumn="0"/>
        </w:trPr>
        <w:tc>
          <w:tcPr>
            <w:tcW w:w="1213"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BE8E110" w14:textId="77777777" w:rsidR="00B17F14" w:rsidRPr="00B17F14" w:rsidRDefault="00C95BE5">
            <w:pPr>
              <w:spacing w:line="259" w:lineRule="auto"/>
              <w:rPr>
                <w:rFonts w:eastAsia="Calibri" w:cs="Calibri"/>
                <w:sz w:val="24"/>
                <w:szCs w:val="24"/>
              </w:rPr>
            </w:pPr>
            <w:r>
              <w:rPr>
                <w:rFonts w:eastAsia="Calibri" w:cs="Calibri"/>
                <w:sz w:val="24"/>
                <w:szCs w:val="24"/>
              </w:rPr>
              <w:t>EXT-002</w:t>
            </w:r>
          </w:p>
        </w:tc>
        <w:tc>
          <w:tcPr>
            <w:tcW w:w="2908"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00F1E72" w14:textId="77777777" w:rsidR="00B17F14" w:rsidRPr="00B17F14" w:rsidRDefault="00100584">
            <w:pPr>
              <w:spacing w:line="259" w:lineRule="auto"/>
              <w:rPr>
                <w:rFonts w:eastAsia="Calibri" w:cs="Calibri"/>
                <w:b/>
                <w:sz w:val="24"/>
                <w:szCs w:val="24"/>
              </w:rPr>
            </w:pPr>
            <w:r>
              <w:rPr>
                <w:rFonts w:eastAsia="Calibri" w:cs="Calibri"/>
                <w:sz w:val="24"/>
                <w:szCs w:val="24"/>
              </w:rPr>
              <w:t>HTTP Host Header Attacks</w:t>
            </w:r>
          </w:p>
        </w:tc>
        <w:tc>
          <w:tcPr>
            <w:tcW w:w="879" w:type="pct"/>
            <w:tcBorders>
              <w:top w:val="none" w:sz="0" w:space="0" w:color="auto"/>
              <w:left w:val="single" w:sz="4" w:space="0" w:color="E2DDDA" w:themeColor="accent5"/>
              <w:bottom w:val="none" w:sz="0" w:space="0" w:color="auto"/>
              <w:right w:val="none" w:sz="0" w:space="0" w:color="auto"/>
              <w:tl2br w:val="none" w:sz="0" w:space="0" w:color="auto"/>
              <w:tr2bl w:val="none" w:sz="0" w:space="0" w:color="auto"/>
            </w:tcBorders>
            <w:shd w:val="clear" w:color="auto" w:fill="7FDBFF"/>
          </w:tcPr>
          <w:p w14:paraId="4F0FCA2A" w14:textId="77777777" w:rsidR="00B17F14" w:rsidRPr="00B17F14" w:rsidRDefault="00100584">
            <w:pPr>
              <w:pStyle w:val="TableandFigureTitle"/>
              <w:tabs>
                <w:tab w:val="clear" w:pos="864"/>
              </w:tabs>
              <w:spacing w:after="60" w:line="259" w:lineRule="auto"/>
              <w:rPr>
                <w:rFonts w:ascii="Calibri" w:eastAsia="Calibri" w:hAnsi="Calibri" w:cs="Calibri"/>
                <w:b/>
                <w:bCs/>
                <w:color w:val="FFFFFF" w:themeColor="background1"/>
                <w:sz w:val="24"/>
                <w:szCs w:val="24"/>
              </w:rPr>
            </w:pPr>
            <w:r>
              <w:rPr>
                <w:rFonts w:ascii="Calibri" w:eastAsia="Calibri" w:hAnsi="Calibri" w:cs="Calibri"/>
                <w:b/>
                <w:bCs/>
                <w:color w:val="FFFFFF" w:themeColor="background1"/>
                <w:sz w:val="24"/>
                <w:szCs w:val="24"/>
              </w:rPr>
              <w:t>Low</w:t>
            </w:r>
          </w:p>
        </w:tc>
      </w:tr>
      <w:tr w:rsidR="00B17F14" w:rsidRPr="000D193B" w14:paraId="47AF7007" w14:textId="77777777" w:rsidTr="00100584">
        <w:trPr>
          <w:cnfStyle w:val="000000100000" w:firstRow="0" w:lastRow="0" w:firstColumn="0" w:lastColumn="0" w:oddVBand="0" w:evenVBand="0" w:oddHBand="1" w:evenHBand="0" w:firstRowFirstColumn="0" w:firstRowLastColumn="0" w:lastRowFirstColumn="0" w:lastRowLastColumn="0"/>
        </w:trPr>
        <w:tc>
          <w:tcPr>
            <w:tcW w:w="1213"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97DC217" w14:textId="77777777" w:rsidR="00B17F14" w:rsidRPr="00B17F14" w:rsidRDefault="00C95BE5">
            <w:pPr>
              <w:spacing w:line="259" w:lineRule="auto"/>
              <w:rPr>
                <w:rFonts w:eastAsia="Calibri" w:cs="Calibri"/>
                <w:sz w:val="24"/>
                <w:szCs w:val="24"/>
              </w:rPr>
            </w:pPr>
            <w:r>
              <w:rPr>
                <w:rFonts w:eastAsia="Calibri" w:cs="Calibri"/>
                <w:sz w:val="24"/>
                <w:szCs w:val="24"/>
              </w:rPr>
              <w:t>EXT-003</w:t>
            </w:r>
          </w:p>
        </w:tc>
        <w:tc>
          <w:tcPr>
            <w:tcW w:w="2908"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88BCFDD" w14:textId="77777777" w:rsidR="00B17F14" w:rsidRPr="00B17F14" w:rsidRDefault="00100584">
            <w:pPr>
              <w:spacing w:line="259" w:lineRule="auto"/>
              <w:rPr>
                <w:rFonts w:eastAsia="Calibri" w:cs="Calibri"/>
                <w:b/>
                <w:sz w:val="24"/>
                <w:szCs w:val="24"/>
              </w:rPr>
            </w:pPr>
            <w:r>
              <w:rPr>
                <w:rFonts w:eastAsia="Calibri" w:cs="Calibri"/>
                <w:sz w:val="24"/>
                <w:szCs w:val="24"/>
              </w:rPr>
              <w:t>SSL Self-Signed Certificate</w:t>
            </w:r>
          </w:p>
        </w:tc>
        <w:tc>
          <w:tcPr>
            <w:tcW w:w="879" w:type="pct"/>
            <w:tcBorders>
              <w:left w:val="single" w:sz="4" w:space="0" w:color="E2DDDA" w:themeColor="accent5"/>
            </w:tcBorders>
            <w:shd w:val="clear" w:color="auto" w:fill="7FDBFF"/>
          </w:tcPr>
          <w:p w14:paraId="16B20D28" w14:textId="77777777" w:rsidR="00B17F14" w:rsidRPr="00B17F14" w:rsidRDefault="00100584">
            <w:pPr>
              <w:pStyle w:val="TableandFigureTitle"/>
              <w:tabs>
                <w:tab w:val="clear" w:pos="864"/>
              </w:tabs>
              <w:spacing w:after="60" w:line="259" w:lineRule="auto"/>
              <w:rPr>
                <w:rFonts w:ascii="Calibri" w:eastAsia="Calibri" w:hAnsi="Calibri" w:cs="Calibri"/>
                <w:b/>
                <w:bCs/>
                <w:color w:val="FFFFFF" w:themeColor="background1"/>
                <w:sz w:val="24"/>
                <w:szCs w:val="24"/>
              </w:rPr>
            </w:pPr>
            <w:r>
              <w:rPr>
                <w:rFonts w:ascii="Calibri" w:eastAsia="Calibri" w:hAnsi="Calibri" w:cs="Calibri"/>
                <w:b/>
                <w:bCs/>
                <w:color w:val="FFFFFF" w:themeColor="background1"/>
                <w:sz w:val="24"/>
                <w:szCs w:val="24"/>
              </w:rPr>
              <w:t>Low</w:t>
            </w:r>
          </w:p>
        </w:tc>
      </w:tr>
      <w:tr w:rsidR="00B17F14" w:rsidRPr="000D193B" w14:paraId="07F0D70F" w14:textId="77777777" w:rsidTr="00100584">
        <w:trPr>
          <w:cnfStyle w:val="000000010000" w:firstRow="0" w:lastRow="0" w:firstColumn="0" w:lastColumn="0" w:oddVBand="0" w:evenVBand="0" w:oddHBand="0" w:evenHBand="1" w:firstRowFirstColumn="0" w:firstRowLastColumn="0" w:lastRowFirstColumn="0" w:lastRowLastColumn="0"/>
        </w:trPr>
        <w:tc>
          <w:tcPr>
            <w:tcW w:w="1213"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06994BC" w14:textId="77777777" w:rsidR="00B17F14" w:rsidRPr="00B17F14" w:rsidRDefault="00C95BE5">
            <w:pPr>
              <w:spacing w:line="259" w:lineRule="auto"/>
              <w:rPr>
                <w:rFonts w:eastAsia="Calibri" w:cs="Calibri"/>
                <w:sz w:val="24"/>
                <w:szCs w:val="24"/>
              </w:rPr>
            </w:pPr>
            <w:r>
              <w:rPr>
                <w:rFonts w:eastAsia="Calibri" w:cs="Calibri"/>
                <w:sz w:val="24"/>
                <w:szCs w:val="24"/>
              </w:rPr>
              <w:t>EXT-004</w:t>
            </w:r>
          </w:p>
        </w:tc>
        <w:tc>
          <w:tcPr>
            <w:tcW w:w="2908"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D7BC21E" w14:textId="77777777" w:rsidR="00B17F14" w:rsidRPr="00B17F14" w:rsidRDefault="00100584">
            <w:pPr>
              <w:spacing w:line="259" w:lineRule="auto"/>
              <w:rPr>
                <w:rFonts w:eastAsia="Calibri" w:cs="Calibri"/>
                <w:b/>
                <w:sz w:val="24"/>
                <w:szCs w:val="24"/>
              </w:rPr>
            </w:pPr>
            <w:r>
              <w:rPr>
                <w:rFonts w:eastAsia="Calibri" w:cs="Calibri"/>
                <w:sz w:val="24"/>
                <w:szCs w:val="24"/>
              </w:rPr>
              <w:t>SSL Medium Strength Cipher Suites Supported (SWEET32)</w:t>
            </w:r>
          </w:p>
        </w:tc>
        <w:tc>
          <w:tcPr>
            <w:tcW w:w="879" w:type="pct"/>
            <w:tcBorders>
              <w:top w:val="none" w:sz="0" w:space="0" w:color="auto"/>
              <w:left w:val="single" w:sz="4" w:space="0" w:color="E2DDDA" w:themeColor="accent5"/>
              <w:bottom w:val="none" w:sz="0" w:space="0" w:color="auto"/>
              <w:right w:val="none" w:sz="0" w:space="0" w:color="auto"/>
              <w:tl2br w:val="none" w:sz="0" w:space="0" w:color="auto"/>
              <w:tr2bl w:val="none" w:sz="0" w:space="0" w:color="auto"/>
            </w:tcBorders>
            <w:shd w:val="clear" w:color="auto" w:fill="7FDBFF"/>
          </w:tcPr>
          <w:p w14:paraId="6FD2E039" w14:textId="77777777" w:rsidR="00B17F14" w:rsidRPr="00B17F14" w:rsidRDefault="00100584">
            <w:pPr>
              <w:pStyle w:val="TableandFigureTitle"/>
              <w:tabs>
                <w:tab w:val="clear" w:pos="864"/>
              </w:tabs>
              <w:spacing w:after="60" w:line="259" w:lineRule="auto"/>
              <w:rPr>
                <w:rFonts w:ascii="Calibri" w:eastAsia="Calibri" w:hAnsi="Calibri" w:cs="Calibri"/>
                <w:b/>
                <w:bCs/>
                <w:color w:val="FFFFFF" w:themeColor="background1"/>
                <w:sz w:val="24"/>
                <w:szCs w:val="24"/>
              </w:rPr>
            </w:pPr>
            <w:r>
              <w:rPr>
                <w:rFonts w:ascii="Calibri" w:eastAsia="Calibri" w:hAnsi="Calibri" w:cs="Calibri"/>
                <w:b/>
                <w:bCs/>
                <w:color w:val="FFFFFF" w:themeColor="background1"/>
                <w:sz w:val="24"/>
                <w:szCs w:val="24"/>
              </w:rPr>
              <w:t>Low</w:t>
            </w:r>
          </w:p>
        </w:tc>
      </w:tr>
      <w:tr w:rsidR="00B17F14" w:rsidRPr="000D193B" w14:paraId="5E41858A" w14:textId="77777777" w:rsidTr="00100584">
        <w:trPr>
          <w:cnfStyle w:val="000000100000" w:firstRow="0" w:lastRow="0" w:firstColumn="0" w:lastColumn="0" w:oddVBand="0" w:evenVBand="0" w:oddHBand="1" w:evenHBand="0" w:firstRowFirstColumn="0" w:firstRowLastColumn="0" w:lastRowFirstColumn="0" w:lastRowLastColumn="0"/>
        </w:trPr>
        <w:tc>
          <w:tcPr>
            <w:tcW w:w="1213"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D7700BD" w14:textId="77777777" w:rsidR="00B17F14" w:rsidRPr="00B17F14" w:rsidRDefault="00C95BE5">
            <w:pPr>
              <w:spacing w:line="259" w:lineRule="auto"/>
              <w:rPr>
                <w:rFonts w:eastAsia="Calibri" w:cs="Calibri"/>
                <w:sz w:val="24"/>
                <w:szCs w:val="24"/>
              </w:rPr>
            </w:pPr>
            <w:r>
              <w:rPr>
                <w:rFonts w:eastAsia="Calibri" w:cs="Calibri"/>
                <w:sz w:val="24"/>
                <w:szCs w:val="24"/>
              </w:rPr>
              <w:t>EXT-005</w:t>
            </w:r>
          </w:p>
        </w:tc>
        <w:tc>
          <w:tcPr>
            <w:tcW w:w="2908"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9642589" w14:textId="77777777" w:rsidR="00B17F14" w:rsidRPr="00B17F14" w:rsidRDefault="00100584">
            <w:pPr>
              <w:spacing w:line="259" w:lineRule="auto"/>
              <w:rPr>
                <w:rFonts w:eastAsia="Calibri" w:cs="Calibri"/>
                <w:b/>
                <w:sz w:val="24"/>
                <w:szCs w:val="24"/>
              </w:rPr>
            </w:pPr>
            <w:r>
              <w:rPr>
                <w:rFonts w:eastAsia="Calibri" w:cs="Calibri"/>
                <w:sz w:val="24"/>
                <w:szCs w:val="24"/>
              </w:rPr>
              <w:t>SSH Authentication Method</w:t>
            </w:r>
          </w:p>
        </w:tc>
        <w:tc>
          <w:tcPr>
            <w:tcW w:w="879" w:type="pct"/>
            <w:tcBorders>
              <w:left w:val="single" w:sz="4" w:space="0" w:color="E2DDDA" w:themeColor="accent5"/>
            </w:tcBorders>
            <w:shd w:val="clear" w:color="auto" w:fill="7FDBFF"/>
          </w:tcPr>
          <w:p w14:paraId="3200A833" w14:textId="77777777" w:rsidR="00B17F14" w:rsidRPr="00B17F14" w:rsidRDefault="00100584">
            <w:pPr>
              <w:pStyle w:val="TableandFigureTitle"/>
              <w:tabs>
                <w:tab w:val="clear" w:pos="864"/>
              </w:tabs>
              <w:spacing w:after="60" w:line="259" w:lineRule="auto"/>
              <w:rPr>
                <w:rFonts w:ascii="Calibri" w:eastAsia="Calibri" w:hAnsi="Calibri" w:cs="Calibri"/>
                <w:b/>
                <w:bCs/>
                <w:color w:val="FFFFFF" w:themeColor="background1"/>
                <w:sz w:val="24"/>
                <w:szCs w:val="24"/>
              </w:rPr>
            </w:pPr>
            <w:r>
              <w:rPr>
                <w:rFonts w:ascii="Calibri" w:eastAsia="Calibri" w:hAnsi="Calibri" w:cs="Calibri"/>
                <w:b/>
                <w:bCs/>
                <w:color w:val="FFFFFF" w:themeColor="background1"/>
                <w:sz w:val="24"/>
                <w:szCs w:val="24"/>
              </w:rPr>
              <w:t>Low</w:t>
            </w:r>
          </w:p>
        </w:tc>
      </w:tr>
      <w:tr w:rsidR="00B17F14" w:rsidRPr="000D193B" w14:paraId="72B99261" w14:textId="77777777" w:rsidTr="00100584">
        <w:trPr>
          <w:cnfStyle w:val="000000010000" w:firstRow="0" w:lastRow="0" w:firstColumn="0" w:lastColumn="0" w:oddVBand="0" w:evenVBand="0" w:oddHBand="0" w:evenHBand="1" w:firstRowFirstColumn="0" w:firstRowLastColumn="0" w:lastRowFirstColumn="0" w:lastRowLastColumn="0"/>
        </w:trPr>
        <w:tc>
          <w:tcPr>
            <w:tcW w:w="1213"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2ACF73F" w14:textId="77777777" w:rsidR="00B17F14" w:rsidRPr="00B17F14" w:rsidRDefault="00C95BE5">
            <w:pPr>
              <w:spacing w:line="259" w:lineRule="auto"/>
              <w:rPr>
                <w:rFonts w:eastAsia="Calibri" w:cs="Calibri"/>
                <w:sz w:val="24"/>
                <w:szCs w:val="24"/>
              </w:rPr>
            </w:pPr>
            <w:r>
              <w:rPr>
                <w:rFonts w:eastAsia="Calibri" w:cs="Calibri"/>
                <w:sz w:val="24"/>
                <w:szCs w:val="24"/>
              </w:rPr>
              <w:t>EXT-006</w:t>
            </w:r>
          </w:p>
        </w:tc>
        <w:tc>
          <w:tcPr>
            <w:tcW w:w="2908"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095E5E2" w14:textId="77777777" w:rsidR="00B17F14" w:rsidRPr="00B17F14" w:rsidRDefault="00100584">
            <w:pPr>
              <w:spacing w:line="259" w:lineRule="auto"/>
              <w:rPr>
                <w:rFonts w:eastAsia="Calibri" w:cs="Calibri"/>
                <w:b/>
                <w:sz w:val="24"/>
                <w:szCs w:val="24"/>
              </w:rPr>
            </w:pPr>
            <w:r>
              <w:rPr>
                <w:rFonts w:eastAsia="Calibri" w:cs="Calibri"/>
                <w:sz w:val="24"/>
                <w:szCs w:val="24"/>
              </w:rPr>
              <w:t>SSL Certificate Expiry</w:t>
            </w:r>
          </w:p>
        </w:tc>
        <w:tc>
          <w:tcPr>
            <w:tcW w:w="879" w:type="pct"/>
            <w:tcBorders>
              <w:top w:val="none" w:sz="0" w:space="0" w:color="auto"/>
              <w:left w:val="single" w:sz="4" w:space="0" w:color="E2DDDA" w:themeColor="accent5"/>
              <w:bottom w:val="none" w:sz="0" w:space="0" w:color="auto"/>
              <w:right w:val="none" w:sz="0" w:space="0" w:color="auto"/>
              <w:tl2br w:val="none" w:sz="0" w:space="0" w:color="auto"/>
              <w:tr2bl w:val="none" w:sz="0" w:space="0" w:color="auto"/>
            </w:tcBorders>
            <w:shd w:val="clear" w:color="auto" w:fill="7FDBFF"/>
          </w:tcPr>
          <w:p w14:paraId="61A0D934" w14:textId="77777777" w:rsidR="00B17F14" w:rsidRPr="00B17F14" w:rsidRDefault="00100584">
            <w:pPr>
              <w:pStyle w:val="TableandFigureTitle"/>
              <w:tabs>
                <w:tab w:val="clear" w:pos="864"/>
              </w:tabs>
              <w:spacing w:after="60" w:line="259" w:lineRule="auto"/>
              <w:rPr>
                <w:rFonts w:ascii="Calibri" w:eastAsia="Calibri" w:hAnsi="Calibri" w:cs="Calibri"/>
                <w:b/>
                <w:bCs/>
                <w:color w:val="FFFFFF" w:themeColor="background1"/>
                <w:sz w:val="24"/>
                <w:szCs w:val="24"/>
              </w:rPr>
            </w:pPr>
            <w:r>
              <w:rPr>
                <w:rFonts w:ascii="Calibri" w:eastAsia="Calibri" w:hAnsi="Calibri" w:cs="Calibri"/>
                <w:b/>
                <w:bCs/>
                <w:color w:val="FFFFFF" w:themeColor="background1"/>
                <w:sz w:val="24"/>
                <w:szCs w:val="24"/>
              </w:rPr>
              <w:t>Low</w:t>
            </w:r>
          </w:p>
        </w:tc>
      </w:tr>
      <w:tr w:rsidR="00B17F14" w:rsidRPr="000D193B" w14:paraId="79961FA7" w14:textId="77777777" w:rsidTr="00100584">
        <w:trPr>
          <w:cnfStyle w:val="000000100000" w:firstRow="0" w:lastRow="0" w:firstColumn="0" w:lastColumn="0" w:oddVBand="0" w:evenVBand="0" w:oddHBand="1" w:evenHBand="0" w:firstRowFirstColumn="0" w:firstRowLastColumn="0" w:lastRowFirstColumn="0" w:lastRowLastColumn="0"/>
        </w:trPr>
        <w:tc>
          <w:tcPr>
            <w:tcW w:w="1213"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431820E" w14:textId="77777777" w:rsidR="00B17F14" w:rsidRPr="00B17F14" w:rsidRDefault="00C95BE5">
            <w:pPr>
              <w:spacing w:line="259" w:lineRule="auto"/>
              <w:rPr>
                <w:rFonts w:eastAsia="Calibri" w:cs="Calibri"/>
                <w:sz w:val="24"/>
                <w:szCs w:val="24"/>
              </w:rPr>
            </w:pPr>
            <w:r>
              <w:rPr>
                <w:rFonts w:eastAsia="Calibri" w:cs="Calibri"/>
                <w:sz w:val="24"/>
                <w:szCs w:val="24"/>
              </w:rPr>
              <w:t>EXT-007</w:t>
            </w:r>
          </w:p>
        </w:tc>
        <w:tc>
          <w:tcPr>
            <w:tcW w:w="2908"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A5745CE" w14:textId="77777777" w:rsidR="00B17F14" w:rsidRPr="00B17F14" w:rsidRDefault="00100584">
            <w:pPr>
              <w:spacing w:line="259" w:lineRule="auto"/>
              <w:rPr>
                <w:rFonts w:eastAsia="Calibri" w:cs="Calibri"/>
                <w:b/>
                <w:sz w:val="24"/>
                <w:szCs w:val="24"/>
              </w:rPr>
            </w:pPr>
            <w:r>
              <w:rPr>
                <w:rFonts w:eastAsia="Calibri" w:cs="Calibri"/>
                <w:sz w:val="24"/>
                <w:szCs w:val="24"/>
              </w:rPr>
              <w:t xml:space="preserve">Web Server Allows Password Auto-Completion</w:t>
            </w:r>
          </w:p>
        </w:tc>
        <w:tc>
          <w:tcPr>
            <w:tcW w:w="879" w:type="pct"/>
            <w:tcBorders>
              <w:left w:val="single" w:sz="4" w:space="0" w:color="E2DDDA" w:themeColor="accent5"/>
            </w:tcBorders>
            <w:shd w:val="clear" w:color="auto" w:fill="7FDBFF"/>
          </w:tcPr>
          <w:p w14:paraId="511DA6D5" w14:textId="77777777" w:rsidR="00B17F14" w:rsidRPr="00B17F14" w:rsidRDefault="00100584">
            <w:pPr>
              <w:pStyle w:val="TableandFigureTitle"/>
              <w:tabs>
                <w:tab w:val="clear" w:pos="864"/>
              </w:tabs>
              <w:spacing w:after="60" w:line="259" w:lineRule="auto"/>
              <w:rPr>
                <w:rFonts w:ascii="Calibri" w:eastAsia="Calibri" w:hAnsi="Calibri" w:cs="Calibri"/>
                <w:b/>
                <w:bCs/>
                <w:color w:val="FFFFFF" w:themeColor="background1"/>
                <w:sz w:val="24"/>
                <w:szCs w:val="24"/>
              </w:rPr>
            </w:pPr>
            <w:r>
              <w:rPr>
                <w:rFonts w:ascii="Calibri" w:eastAsia="Calibri" w:hAnsi="Calibri" w:cs="Calibri"/>
                <w:b/>
                <w:bCs/>
                <w:color w:val="FFFFFF" w:themeColor="background1"/>
                <w:sz w:val="24"/>
                <w:szCs w:val="24"/>
              </w:rPr>
              <w:t>Low</w:t>
            </w:r>
          </w:p>
        </w:tc>
      </w:tr>
      <w:tr w:rsidR="00B17F14" w:rsidRPr="000D193B" w14:paraId="54E12EAB" w14:textId="77777777" w:rsidTr="00100584">
        <w:trPr>
          <w:cnfStyle w:val="000000010000" w:firstRow="0" w:lastRow="0" w:firstColumn="0" w:lastColumn="0" w:oddVBand="0" w:evenVBand="0" w:oddHBand="0" w:evenHBand="1" w:firstRowFirstColumn="0" w:firstRowLastColumn="0" w:lastRowFirstColumn="0" w:lastRowLastColumn="0"/>
        </w:trPr>
        <w:tc>
          <w:tcPr>
            <w:tcW w:w="1213"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F49478D" w14:textId="77777777" w:rsidR="00B17F14" w:rsidRPr="00B17F14" w:rsidRDefault="00C95BE5">
            <w:pPr>
              <w:spacing w:line="259" w:lineRule="auto"/>
              <w:rPr>
                <w:rFonts w:eastAsia="Calibri" w:cs="Calibri"/>
                <w:sz w:val="24"/>
                <w:szCs w:val="24"/>
              </w:rPr>
            </w:pPr>
            <w:r>
              <w:rPr>
                <w:rFonts w:eastAsia="Calibri" w:cs="Calibri"/>
                <w:sz w:val="24"/>
                <w:szCs w:val="24"/>
              </w:rPr>
              <w:t>EXT-008</w:t>
            </w:r>
          </w:p>
        </w:tc>
        <w:tc>
          <w:tcPr>
            <w:tcW w:w="2908"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94AA5B2" w14:textId="77777777" w:rsidR="00B17F14" w:rsidRPr="00B17F14" w:rsidRDefault="00100584">
            <w:pPr>
              <w:spacing w:line="259" w:lineRule="auto"/>
              <w:rPr>
                <w:rFonts w:eastAsia="Calibri" w:cs="Calibri"/>
                <w:b/>
                <w:sz w:val="24"/>
                <w:szCs w:val="24"/>
              </w:rPr>
            </w:pPr>
            <w:r>
              <w:rPr>
                <w:rFonts w:eastAsia="Calibri" w:cs="Calibri"/>
                <w:sz w:val="24"/>
                <w:szCs w:val="24"/>
              </w:rPr>
              <w:t>SSL Vulnerable Cipher Suites Supported</w:t>
            </w:r>
          </w:p>
        </w:tc>
        <w:tc>
          <w:tcPr>
            <w:tcW w:w="879" w:type="pct"/>
            <w:tcBorders>
              <w:top w:val="none" w:sz="0" w:space="0" w:color="auto"/>
              <w:left w:val="single" w:sz="4" w:space="0" w:color="E2DDDA" w:themeColor="accent5"/>
              <w:bottom w:val="none" w:sz="0" w:space="0" w:color="auto"/>
              <w:right w:val="none" w:sz="0" w:space="0" w:color="auto"/>
              <w:tl2br w:val="none" w:sz="0" w:space="0" w:color="auto"/>
              <w:tr2bl w:val="none" w:sz="0" w:space="0" w:color="auto"/>
            </w:tcBorders>
            <w:shd w:val="clear" w:color="auto" w:fill="7FDBFF"/>
          </w:tcPr>
          <w:p w14:paraId="0FC35D5B" w14:textId="77777777" w:rsidR="00B17F14" w:rsidRPr="00B17F14" w:rsidRDefault="00100584">
            <w:pPr>
              <w:pStyle w:val="TableandFigureTitle"/>
              <w:tabs>
                <w:tab w:val="clear" w:pos="864"/>
              </w:tabs>
              <w:spacing w:after="60" w:line="259" w:lineRule="auto"/>
              <w:rPr>
                <w:rFonts w:ascii="Calibri" w:eastAsia="Calibri" w:hAnsi="Calibri" w:cs="Calibri"/>
                <w:b/>
                <w:bCs/>
                <w:color w:val="FFFFFF" w:themeColor="background1"/>
                <w:sz w:val="24"/>
                <w:szCs w:val="24"/>
              </w:rPr>
            </w:pPr>
            <w:r>
              <w:rPr>
                <w:rFonts w:ascii="Calibri" w:eastAsia="Calibri" w:hAnsi="Calibri" w:cs="Calibri"/>
                <w:b/>
                <w:bCs/>
                <w:color w:val="FFFFFF" w:themeColor="background1"/>
                <w:sz w:val="24"/>
                <w:szCs w:val="24"/>
              </w:rPr>
              <w:t>Low</w:t>
            </w:r>
          </w:p>
        </w:tc>
      </w:tr>
      <w:tr w:rsidR="00B17F14" w:rsidRPr="000D193B" w14:paraId="48591D15" w14:textId="77777777" w:rsidTr="00100584">
        <w:trPr>
          <w:cnfStyle w:val="000000100000" w:firstRow="0" w:lastRow="0" w:firstColumn="0" w:lastColumn="0" w:oddVBand="0" w:evenVBand="0" w:oddHBand="1" w:evenHBand="0" w:firstRowFirstColumn="0" w:firstRowLastColumn="0" w:lastRowFirstColumn="0" w:lastRowLastColumn="0"/>
        </w:trPr>
        <w:tc>
          <w:tcPr>
            <w:tcW w:w="1213"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DC84251" w14:textId="77777777" w:rsidR="00B17F14" w:rsidRPr="00B17F14" w:rsidRDefault="00C95BE5">
            <w:pPr>
              <w:spacing w:line="259" w:lineRule="auto"/>
              <w:rPr>
                <w:rFonts w:eastAsia="Calibri" w:cs="Calibri"/>
                <w:sz w:val="24"/>
                <w:szCs w:val="24"/>
              </w:rPr>
            </w:pPr>
            <w:r>
              <w:rPr>
                <w:rFonts w:eastAsia="Calibri" w:cs="Calibri"/>
                <w:sz w:val="24"/>
                <w:szCs w:val="24"/>
              </w:rPr>
              <w:t>EXT-009</w:t>
            </w:r>
          </w:p>
        </w:tc>
        <w:tc>
          <w:tcPr>
            <w:tcW w:w="2908"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6A5025A" w14:textId="77777777" w:rsidR="00B17F14" w:rsidRPr="00B17F14" w:rsidRDefault="00100584">
            <w:pPr>
              <w:spacing w:line="259" w:lineRule="auto"/>
              <w:rPr>
                <w:rFonts w:eastAsia="Calibri" w:cs="Calibri"/>
                <w:b/>
                <w:sz w:val="24"/>
                <w:szCs w:val="24"/>
              </w:rPr>
            </w:pPr>
            <w:r>
              <w:rPr>
                <w:rFonts w:eastAsia="Calibri" w:cs="Calibri"/>
                <w:sz w:val="24"/>
                <w:szCs w:val="24"/>
              </w:rPr>
              <w:t>TLS Version 1.1 Deprecated Protocol</w:t>
            </w:r>
          </w:p>
        </w:tc>
        <w:tc>
          <w:tcPr>
            <w:tcW w:w="879" w:type="pct"/>
            <w:tcBorders>
              <w:left w:val="single" w:sz="4" w:space="0" w:color="E2DDDA" w:themeColor="accent5"/>
            </w:tcBorders>
            <w:shd w:val="clear" w:color="auto" w:fill="7FDBFF"/>
          </w:tcPr>
          <w:p w14:paraId="63582A3C" w14:textId="77777777" w:rsidR="00B17F14" w:rsidRPr="00B17F14" w:rsidRDefault="00100584">
            <w:pPr>
              <w:pStyle w:val="TableandFigureTitle"/>
              <w:tabs>
                <w:tab w:val="clear" w:pos="864"/>
              </w:tabs>
              <w:spacing w:after="60" w:line="259" w:lineRule="auto"/>
              <w:rPr>
                <w:rFonts w:ascii="Calibri" w:eastAsia="Calibri" w:hAnsi="Calibri" w:cs="Calibri"/>
                <w:b/>
                <w:bCs/>
                <w:color w:val="FFFFFF" w:themeColor="background1"/>
                <w:sz w:val="24"/>
                <w:szCs w:val="24"/>
              </w:rPr>
            </w:pPr>
            <w:r>
              <w:rPr>
                <w:rFonts w:ascii="Calibri" w:eastAsia="Calibri" w:hAnsi="Calibri" w:cs="Calibri"/>
                <w:b/>
                <w:bCs/>
                <w:color w:val="FFFFFF" w:themeColor="background1"/>
                <w:sz w:val="24"/>
                <w:szCs w:val="24"/>
              </w:rPr>
              <w:t>Low</w:t>
            </w:r>
          </w:p>
        </w:tc>
      </w:tr>
      <w:tr w:rsidR="00B17F14" w:rsidRPr="000D193B" w14:paraId="092984C0" w14:textId="77777777" w:rsidTr="00100584">
        <w:trPr>
          <w:cnfStyle w:val="000000010000" w:firstRow="0" w:lastRow="0" w:firstColumn="0" w:lastColumn="0" w:oddVBand="0" w:evenVBand="0" w:oddHBand="0" w:evenHBand="1" w:firstRowFirstColumn="0" w:firstRowLastColumn="0" w:lastRowFirstColumn="0" w:lastRowLastColumn="0"/>
        </w:trPr>
        <w:tc>
          <w:tcPr>
            <w:tcW w:w="1213"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DBD8DF1" w14:textId="77777777" w:rsidR="00B17F14" w:rsidRPr="00B17F14" w:rsidRDefault="00C95BE5">
            <w:pPr>
              <w:spacing w:line="259" w:lineRule="auto"/>
              <w:rPr>
                <w:rFonts w:eastAsia="Calibri" w:cs="Calibri"/>
                <w:sz w:val="24"/>
                <w:szCs w:val="24"/>
              </w:rPr>
            </w:pPr>
            <w:r>
              <w:rPr>
                <w:rFonts w:eastAsia="Calibri" w:cs="Calibri"/>
                <w:sz w:val="24"/>
                <w:szCs w:val="24"/>
              </w:rPr>
              <w:t>EXT-010</w:t>
            </w:r>
          </w:p>
        </w:tc>
        <w:tc>
          <w:tcPr>
            <w:tcW w:w="2908"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BFB0BD4" w14:textId="77777777" w:rsidR="00B17F14" w:rsidRPr="00B17F14" w:rsidRDefault="00100584">
            <w:pPr>
              <w:spacing w:line="259" w:lineRule="auto"/>
              <w:rPr>
                <w:rFonts w:eastAsia="Calibri" w:cs="Calibri"/>
                <w:b/>
                <w:sz w:val="24"/>
                <w:szCs w:val="24"/>
              </w:rPr>
            </w:pPr>
            <w:r>
              <w:rPr>
                <w:rFonts w:eastAsia="Calibri" w:cs="Calibri"/>
                <w:sz w:val="24"/>
                <w:szCs w:val="24"/>
              </w:rPr>
              <w:t>SSL Vulnerable to Padding Oracle Attack</w:t>
            </w:r>
          </w:p>
        </w:tc>
        <w:tc>
          <w:tcPr>
            <w:tcW w:w="879" w:type="pct"/>
            <w:tcBorders>
              <w:top w:val="none" w:sz="0" w:space="0" w:color="auto"/>
              <w:left w:val="single" w:sz="4" w:space="0" w:color="E2DDDA" w:themeColor="accent5"/>
              <w:bottom w:val="none" w:sz="0" w:space="0" w:color="auto"/>
              <w:right w:val="none" w:sz="0" w:space="0" w:color="auto"/>
              <w:tl2br w:val="none" w:sz="0" w:space="0" w:color="auto"/>
              <w:tr2bl w:val="none" w:sz="0" w:space="0" w:color="auto"/>
            </w:tcBorders>
            <w:shd w:val="clear" w:color="auto" w:fill="7FDBFF"/>
          </w:tcPr>
          <w:p w14:paraId="39017D1D" w14:textId="77777777" w:rsidR="00B17F14" w:rsidRPr="00B17F14" w:rsidRDefault="00100584">
            <w:pPr>
              <w:pStyle w:val="TableandFigureTitle"/>
              <w:tabs>
                <w:tab w:val="clear" w:pos="864"/>
              </w:tabs>
              <w:spacing w:after="60" w:line="259" w:lineRule="auto"/>
              <w:rPr>
                <w:rFonts w:ascii="Calibri" w:eastAsia="Calibri" w:hAnsi="Calibri" w:cs="Calibri"/>
                <w:b/>
                <w:bCs/>
                <w:color w:val="FFFFFF" w:themeColor="background1"/>
                <w:sz w:val="24"/>
                <w:szCs w:val="24"/>
              </w:rPr>
            </w:pPr>
            <w:r>
              <w:rPr>
                <w:rFonts w:ascii="Calibri" w:eastAsia="Calibri" w:hAnsi="Calibri" w:cs="Calibri"/>
                <w:b/>
                <w:bCs/>
                <w:color w:val="FFFFFF" w:themeColor="background1"/>
                <w:sz w:val="24"/>
                <w:szCs w:val="24"/>
              </w:rPr>
              <w:t>Low</w:t>
            </w:r>
          </w:p>
        </w:tc>
      </w:tr>
      <w:tr w:rsidR="00B17F14" w:rsidRPr="000D193B" w14:paraId="2311B6CA" w14:textId="77777777" w:rsidTr="00100584">
        <w:trPr>
          <w:cnfStyle w:val="000000100000" w:firstRow="0" w:lastRow="0" w:firstColumn="0" w:lastColumn="0" w:oddVBand="0" w:evenVBand="0" w:oddHBand="1" w:evenHBand="0" w:firstRowFirstColumn="0" w:firstRowLastColumn="0" w:lastRowFirstColumn="0" w:lastRowLastColumn="0"/>
        </w:trPr>
        <w:tc>
          <w:tcPr>
            <w:tcW w:w="1213"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8D66A9B" w14:textId="77777777" w:rsidR="00B17F14" w:rsidRPr="00B17F14" w:rsidRDefault="00C95BE5">
            <w:pPr>
              <w:spacing w:line="259" w:lineRule="auto"/>
              <w:rPr>
                <w:rFonts w:eastAsia="Calibri" w:cs="Calibri"/>
                <w:sz w:val="24"/>
                <w:szCs w:val="24"/>
              </w:rPr>
            </w:pPr>
            <w:r>
              <w:rPr>
                <w:rFonts w:eastAsia="Calibri" w:cs="Calibri"/>
                <w:sz w:val="24"/>
                <w:szCs w:val="24"/>
              </w:rPr>
              <w:t>EXT-011</w:t>
            </w:r>
          </w:p>
        </w:tc>
        <w:tc>
          <w:tcPr>
            <w:tcW w:w="2908"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4C48044" w14:textId="77777777" w:rsidR="00B17F14" w:rsidRPr="00B17F14" w:rsidRDefault="00100584">
            <w:pPr>
              <w:spacing w:line="259" w:lineRule="auto"/>
              <w:rPr>
                <w:rFonts w:eastAsia="Calibri" w:cs="Calibri"/>
                <w:b/>
                <w:sz w:val="24"/>
                <w:szCs w:val="24"/>
              </w:rPr>
            </w:pPr>
            <w:r>
              <w:rPr>
                <w:rFonts w:eastAsia="Calibri" w:cs="Calibri"/>
                <w:sz w:val="24"/>
                <w:szCs w:val="24"/>
              </w:rPr>
              <w:t>Missing Security-Related Headers</w:t>
            </w:r>
          </w:p>
        </w:tc>
        <w:tc>
          <w:tcPr>
            <w:tcW w:w="879" w:type="pct"/>
            <w:tcBorders>
              <w:left w:val="single" w:sz="4" w:space="0" w:color="E2DDDA" w:themeColor="accent5"/>
            </w:tcBorders>
            <w:shd w:val="clear" w:color="auto" w:fill="7FDBFF"/>
          </w:tcPr>
          <w:p w14:paraId="3179A73E" w14:textId="77777777" w:rsidR="00B17F14" w:rsidRPr="00B17F14" w:rsidRDefault="00100584">
            <w:pPr>
              <w:pStyle w:val="TableandFigureTitle"/>
              <w:tabs>
                <w:tab w:val="clear" w:pos="864"/>
              </w:tabs>
              <w:spacing w:after="60" w:line="259" w:lineRule="auto"/>
              <w:rPr>
                <w:rFonts w:ascii="Calibri" w:eastAsia="Calibri" w:hAnsi="Calibri" w:cs="Calibri"/>
                <w:b/>
                <w:bCs/>
                <w:color w:val="FFFFFF" w:themeColor="background1"/>
                <w:sz w:val="24"/>
                <w:szCs w:val="24"/>
              </w:rPr>
            </w:pPr>
            <w:r>
              <w:rPr>
                <w:rFonts w:ascii="Calibri" w:eastAsia="Calibri" w:hAnsi="Calibri" w:cs="Calibri"/>
                <w:b/>
                <w:bCs/>
                <w:color w:val="FFFFFF" w:themeColor="background1"/>
                <w:sz w:val="24"/>
                <w:szCs w:val="24"/>
              </w:rPr>
              <w:t>Low</w:t>
            </w:r>
          </w:p>
        </w:tc>
      </w:tr>
      <w:tr w:rsidR="00B17F14" w:rsidRPr="000D193B" w14:paraId="405BF377" w14:textId="77777777" w:rsidTr="00100584">
        <w:trPr>
          <w:cnfStyle w:val="000000010000" w:firstRow="0" w:lastRow="0" w:firstColumn="0" w:lastColumn="0" w:oddVBand="0" w:evenVBand="0" w:oddHBand="0" w:evenHBand="1" w:firstRowFirstColumn="0" w:firstRowLastColumn="0" w:lastRowFirstColumn="0" w:lastRowLastColumn="0"/>
        </w:trPr>
        <w:tc>
          <w:tcPr>
            <w:tcW w:w="1213"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99E1EDF" w14:textId="77777777" w:rsidR="00B17F14" w:rsidRPr="00B17F14" w:rsidRDefault="00C95BE5">
            <w:pPr>
              <w:spacing w:line="259" w:lineRule="auto"/>
              <w:rPr>
                <w:rFonts w:eastAsia="Calibri" w:cs="Calibri"/>
                <w:sz w:val="24"/>
                <w:szCs w:val="24"/>
              </w:rPr>
            </w:pPr>
            <w:r>
              <w:rPr>
                <w:rFonts w:eastAsia="Calibri" w:cs="Calibri"/>
                <w:sz w:val="24"/>
                <w:szCs w:val="24"/>
              </w:rPr>
              <w:t>EXT-012</w:t>
            </w:r>
          </w:p>
        </w:tc>
        <w:tc>
          <w:tcPr>
            <w:tcW w:w="2908"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21359C2" w14:textId="77777777" w:rsidR="00B17F14" w:rsidRPr="00B17F14" w:rsidRDefault="00100584">
            <w:pPr>
              <w:spacing w:line="259" w:lineRule="auto"/>
              <w:rPr>
                <w:rFonts w:eastAsia="Calibri" w:cs="Calibri"/>
                <w:b/>
                <w:sz w:val="24"/>
                <w:szCs w:val="24"/>
              </w:rPr>
            </w:pPr>
            <w:r>
              <w:rPr>
                <w:rFonts w:eastAsia="Calibri" w:cs="Calibri"/>
                <w:sz w:val="24"/>
                <w:szCs w:val="24"/>
              </w:rPr>
              <w:t>TLS Version 1.0 Protocol Detection</w:t>
            </w:r>
          </w:p>
        </w:tc>
        <w:tc>
          <w:tcPr>
            <w:tcW w:w="879" w:type="pct"/>
            <w:tcBorders>
              <w:top w:val="none" w:sz="0" w:space="0" w:color="auto"/>
              <w:left w:val="single" w:sz="4" w:space="0" w:color="E2DDDA" w:themeColor="accent5"/>
              <w:bottom w:val="none" w:sz="0" w:space="0" w:color="auto"/>
              <w:right w:val="none" w:sz="0" w:space="0" w:color="auto"/>
              <w:tl2br w:val="none" w:sz="0" w:space="0" w:color="auto"/>
              <w:tr2bl w:val="none" w:sz="0" w:space="0" w:color="auto"/>
            </w:tcBorders>
            <w:shd w:val="clear" w:color="auto" w:fill="7FDBFF"/>
          </w:tcPr>
          <w:p w14:paraId="7B672DFB" w14:textId="77777777" w:rsidR="00B17F14" w:rsidRPr="00B17F14" w:rsidRDefault="00100584">
            <w:pPr>
              <w:pStyle w:val="TableandFigureTitle"/>
              <w:tabs>
                <w:tab w:val="clear" w:pos="864"/>
              </w:tabs>
              <w:spacing w:after="60" w:line="259" w:lineRule="auto"/>
              <w:rPr>
                <w:rFonts w:ascii="Calibri" w:eastAsia="Calibri" w:hAnsi="Calibri" w:cs="Calibri"/>
                <w:b/>
                <w:bCs/>
                <w:color w:val="FFFFFF" w:themeColor="background1"/>
                <w:sz w:val="24"/>
                <w:szCs w:val="24"/>
              </w:rPr>
            </w:pPr>
            <w:r>
              <w:rPr>
                <w:rFonts w:ascii="Calibri" w:eastAsia="Calibri" w:hAnsi="Calibri" w:cs="Calibri"/>
                <w:b/>
                <w:bCs/>
                <w:color w:val="FFFFFF" w:themeColor="background1"/>
                <w:sz w:val="24"/>
                <w:szCs w:val="24"/>
              </w:rPr>
              <w:t>Low</w:t>
            </w:r>
          </w:p>
        </w:tc>
      </w:tr>
      <w:tr w:rsidR="00B17F14" w:rsidRPr="000D193B" w14:paraId="6EE97B21" w14:textId="77777777" w:rsidTr="00100584">
        <w:trPr>
          <w:cnfStyle w:val="000000100000" w:firstRow="0" w:lastRow="0" w:firstColumn="0" w:lastColumn="0" w:oddVBand="0" w:evenVBand="0" w:oddHBand="1" w:evenHBand="0" w:firstRowFirstColumn="0" w:firstRowLastColumn="0" w:lastRowFirstColumn="0" w:lastRowLastColumn="0"/>
        </w:trPr>
        <w:tc>
          <w:tcPr>
            <w:tcW w:w="1213"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297EAAF" w14:textId="77777777" w:rsidR="00B17F14" w:rsidRPr="00B17F14" w:rsidRDefault="00C95BE5">
            <w:pPr>
              <w:spacing w:line="259" w:lineRule="auto"/>
              <w:rPr>
                <w:rFonts w:eastAsia="Calibri" w:cs="Calibri"/>
                <w:sz w:val="24"/>
                <w:szCs w:val="24"/>
              </w:rPr>
            </w:pPr>
            <w:r>
              <w:rPr>
                <w:rFonts w:eastAsia="Calibri" w:cs="Calibri"/>
                <w:sz w:val="24"/>
                <w:szCs w:val="24"/>
              </w:rPr>
              <w:t>EXT-013</w:t>
            </w:r>
          </w:p>
        </w:tc>
        <w:tc>
          <w:tcPr>
            <w:tcW w:w="2908"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912F5DF" w14:textId="77777777" w:rsidR="00B17F14" w:rsidRPr="00B17F14" w:rsidRDefault="00100584">
            <w:pPr>
              <w:spacing w:line="259" w:lineRule="auto"/>
              <w:rPr>
                <w:rFonts w:eastAsia="Calibri" w:cs="Calibri"/>
                <w:b/>
                <w:sz w:val="24"/>
                <w:szCs w:val="24"/>
              </w:rPr>
            </w:pPr>
            <w:r>
              <w:rPr>
                <w:rFonts w:eastAsia="Calibri" w:cs="Calibri"/>
                <w:sz w:val="24"/>
                <w:szCs w:val="24"/>
              </w:rPr>
              <w:t>ICMP Timestamp Request Remote Date Disclosure</w:t>
            </w:r>
          </w:p>
        </w:tc>
        <w:tc>
          <w:tcPr>
            <w:tcW w:w="879" w:type="pct"/>
            <w:tcBorders>
              <w:left w:val="single" w:sz="4" w:space="0" w:color="E2DDDA" w:themeColor="accent5"/>
            </w:tcBorders>
            <w:shd w:val="clear" w:color="auto" w:fill="7FDBFF"/>
          </w:tcPr>
          <w:p w14:paraId="276F2BA1" w14:textId="77777777" w:rsidR="00B17F14" w:rsidRPr="00B17F14" w:rsidRDefault="00100584">
            <w:pPr>
              <w:pStyle w:val="TableandFigureTitle"/>
              <w:tabs>
                <w:tab w:val="clear" w:pos="864"/>
              </w:tabs>
              <w:spacing w:after="60" w:line="259" w:lineRule="auto"/>
              <w:rPr>
                <w:rFonts w:ascii="Calibri" w:eastAsia="Calibri" w:hAnsi="Calibri" w:cs="Calibri"/>
                <w:b/>
                <w:bCs/>
                <w:color w:val="FFFFFF" w:themeColor="background1"/>
                <w:sz w:val="24"/>
                <w:szCs w:val="24"/>
              </w:rPr>
            </w:pPr>
            <w:r>
              <w:rPr>
                <w:rFonts w:ascii="Calibri" w:eastAsia="Calibri" w:hAnsi="Calibri" w:cs="Calibri"/>
                <w:b/>
                <w:bCs/>
                <w:color w:val="FFFFFF" w:themeColor="background1"/>
                <w:sz w:val="24"/>
                <w:szCs w:val="24"/>
              </w:rPr>
              <w:t>Low</w:t>
            </w:r>
          </w:p>
        </w:tc>
      </w:tr>
      <w:tr w:rsidR="00B17F14" w:rsidRPr="000D193B" w14:paraId="5D4EA876" w14:textId="77777777" w:rsidTr="00100584">
        <w:trPr>
          <w:cnfStyle w:val="000000010000" w:firstRow="0" w:lastRow="0" w:firstColumn="0" w:lastColumn="0" w:oddVBand="0" w:evenVBand="0" w:oddHBand="0" w:evenHBand="1" w:firstRowFirstColumn="0" w:firstRowLastColumn="0" w:lastRowFirstColumn="0" w:lastRowLastColumn="0"/>
        </w:trPr>
        <w:tc>
          <w:tcPr>
            <w:tcW w:w="1213"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E25914F" w14:textId="77777777" w:rsidR="00B17F14" w:rsidRPr="00B17F14" w:rsidRDefault="00C95BE5">
            <w:pPr>
              <w:spacing w:line="259" w:lineRule="auto"/>
              <w:rPr>
                <w:rFonts w:eastAsia="Calibri" w:cs="Calibri"/>
                <w:sz w:val="24"/>
                <w:szCs w:val="24"/>
              </w:rPr>
            </w:pPr>
            <w:r>
              <w:rPr>
                <w:rFonts w:eastAsia="Calibri" w:cs="Calibri"/>
                <w:sz w:val="24"/>
                <w:szCs w:val="24"/>
              </w:rPr>
              <w:t>EXT-014</w:t>
            </w:r>
          </w:p>
        </w:tc>
        <w:tc>
          <w:tcPr>
            <w:tcW w:w="2908"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24441F7" w14:textId="77777777" w:rsidR="00B17F14" w:rsidRPr="00B17F14" w:rsidRDefault="00100584">
            <w:pPr>
              <w:spacing w:line="259" w:lineRule="auto"/>
              <w:rPr>
                <w:rFonts w:eastAsia="Calibri" w:cs="Calibri"/>
                <w:b/>
                <w:sz w:val="24"/>
                <w:szCs w:val="24"/>
              </w:rPr>
            </w:pPr>
            <w:r>
              <w:rPr>
                <w:rFonts w:eastAsia="Calibri" w:cs="Calibri"/>
                <w:sz w:val="24"/>
                <w:szCs w:val="24"/>
              </w:rPr>
              <w:t>SSH Weak Algorithms Supported</w:t>
            </w:r>
          </w:p>
        </w:tc>
        <w:tc>
          <w:tcPr>
            <w:tcW w:w="879" w:type="pct"/>
            <w:tcBorders>
              <w:top w:val="none" w:sz="0" w:space="0" w:color="auto"/>
              <w:left w:val="single" w:sz="4" w:space="0" w:color="E2DDDA" w:themeColor="accent5"/>
              <w:bottom w:val="none" w:sz="0" w:space="0" w:color="auto"/>
              <w:right w:val="none" w:sz="0" w:space="0" w:color="auto"/>
              <w:tl2br w:val="none" w:sz="0" w:space="0" w:color="auto"/>
              <w:tr2bl w:val="none" w:sz="0" w:space="0" w:color="auto"/>
            </w:tcBorders>
            <w:shd w:val="clear" w:color="auto" w:fill="7FDBFF"/>
          </w:tcPr>
          <w:p w14:paraId="1FA37866" w14:textId="77777777" w:rsidR="00B17F14" w:rsidRPr="00B17F14" w:rsidRDefault="00100584">
            <w:pPr>
              <w:pStyle w:val="TableandFigureTitle"/>
              <w:tabs>
                <w:tab w:val="clear" w:pos="864"/>
              </w:tabs>
              <w:spacing w:after="60" w:line="259" w:lineRule="auto"/>
              <w:rPr>
                <w:rFonts w:ascii="Calibri" w:eastAsia="Calibri" w:hAnsi="Calibri" w:cs="Calibri"/>
                <w:b/>
                <w:bCs/>
                <w:color w:val="FFFFFF" w:themeColor="background1"/>
                <w:sz w:val="24"/>
                <w:szCs w:val="24"/>
              </w:rPr>
            </w:pPr>
            <w:r>
              <w:rPr>
                <w:rFonts w:ascii="Calibri" w:eastAsia="Calibri" w:hAnsi="Calibri" w:cs="Calibri"/>
                <w:b/>
                <w:bCs/>
                <w:color w:val="FFFFFF" w:themeColor="background1"/>
                <w:sz w:val="24"/>
                <w:szCs w:val="24"/>
              </w:rPr>
              <w:t>Low</w:t>
            </w:r>
          </w:p>
        </w:tc>
      </w:tr>
      <w:tr w:rsidR="00B17F14" w:rsidRPr="000D193B" w14:paraId="635E11E1" w14:textId="77777777" w:rsidTr="00100584">
        <w:trPr>
          <w:cnfStyle w:val="000000100000" w:firstRow="0" w:lastRow="0" w:firstColumn="0" w:lastColumn="0" w:oddVBand="0" w:evenVBand="0" w:oddHBand="1" w:evenHBand="0" w:firstRowFirstColumn="0" w:firstRowLastColumn="0" w:lastRowFirstColumn="0" w:lastRowLastColumn="0"/>
        </w:trPr>
        <w:tc>
          <w:tcPr>
            <w:tcW w:w="1213"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DA194AE" w14:textId="77777777" w:rsidR="00B17F14" w:rsidRPr="00B17F14" w:rsidRDefault="00C95BE5">
            <w:pPr>
              <w:spacing w:line="259" w:lineRule="auto"/>
              <w:rPr>
                <w:rFonts w:eastAsia="Calibri" w:cs="Calibri"/>
                <w:sz w:val="24"/>
                <w:szCs w:val="24"/>
              </w:rPr>
            </w:pPr>
            <w:r>
              <w:rPr>
                <w:rFonts w:eastAsia="Calibri" w:cs="Calibri"/>
                <w:sz w:val="24"/>
                <w:szCs w:val="24"/>
              </w:rPr>
              <w:t>EXT-015</w:t>
            </w:r>
          </w:p>
        </w:tc>
        <w:tc>
          <w:tcPr>
            <w:tcW w:w="2908"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AD19A93" w14:textId="77777777" w:rsidR="00B17F14" w:rsidRPr="00B17F14" w:rsidRDefault="00100584">
            <w:pPr>
              <w:spacing w:line="259" w:lineRule="auto"/>
              <w:rPr>
                <w:rFonts w:eastAsia="Calibri" w:cs="Calibri"/>
                <w:b/>
                <w:sz w:val="24"/>
                <w:szCs w:val="24"/>
              </w:rPr>
            </w:pPr>
            <w:r>
              <w:rPr>
                <w:rFonts w:eastAsia="Calibri" w:cs="Calibri"/>
                <w:sz w:val="24"/>
                <w:szCs w:val="24"/>
              </w:rPr>
              <w:t>SSH Weak MAC Algorithms Enabled</w:t>
            </w:r>
          </w:p>
        </w:tc>
        <w:tc>
          <w:tcPr>
            <w:tcW w:w="879" w:type="pct"/>
            <w:tcBorders>
              <w:left w:val="single" w:sz="4" w:space="0" w:color="E2DDDA" w:themeColor="accent5"/>
            </w:tcBorders>
            <w:shd w:val="clear" w:color="auto" w:fill="7FDBFF"/>
          </w:tcPr>
          <w:p w14:paraId="4623B831" w14:textId="77777777" w:rsidR="00B17F14" w:rsidRPr="00B17F14" w:rsidRDefault="00100584">
            <w:pPr>
              <w:pStyle w:val="TableandFigureTitle"/>
              <w:tabs>
                <w:tab w:val="clear" w:pos="864"/>
              </w:tabs>
              <w:spacing w:after="60" w:line="259" w:lineRule="auto"/>
              <w:rPr>
                <w:rFonts w:ascii="Calibri" w:eastAsia="Calibri" w:hAnsi="Calibri" w:cs="Calibri"/>
                <w:b/>
                <w:bCs/>
                <w:color w:val="FFFFFF" w:themeColor="background1"/>
                <w:sz w:val="24"/>
                <w:szCs w:val="24"/>
              </w:rPr>
            </w:pPr>
            <w:r>
              <w:rPr>
                <w:rFonts w:ascii="Calibri" w:eastAsia="Calibri" w:hAnsi="Calibri" w:cs="Calibri"/>
                <w:b/>
                <w:bCs/>
                <w:color w:val="FFFFFF" w:themeColor="background1"/>
                <w:sz w:val="24"/>
                <w:szCs w:val="24"/>
              </w:rPr>
              <w:t>Low</w:t>
            </w:r>
          </w:p>
        </w:tc>
      </w:tr>
      <w:tr w:rsidR="00B17F14" w:rsidRPr="000D193B" w14:paraId="5597B42D" w14:textId="77777777" w:rsidTr="00100584">
        <w:trPr>
          <w:cnfStyle w:val="000000010000" w:firstRow="0" w:lastRow="0" w:firstColumn="0" w:lastColumn="0" w:oddVBand="0" w:evenVBand="0" w:oddHBand="0" w:evenHBand="1" w:firstRowFirstColumn="0" w:firstRowLastColumn="0" w:lastRowFirstColumn="0" w:lastRowLastColumn="0"/>
        </w:trPr>
        <w:tc>
          <w:tcPr>
            <w:tcW w:w="1213"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AE0DC07" w14:textId="77777777" w:rsidR="00B17F14" w:rsidRPr="00B17F14" w:rsidRDefault="00C95BE5">
            <w:pPr>
              <w:spacing w:line="259" w:lineRule="auto"/>
              <w:rPr>
                <w:rFonts w:eastAsia="Calibri" w:cs="Calibri"/>
                <w:sz w:val="24"/>
                <w:szCs w:val="24"/>
              </w:rPr>
            </w:pPr>
            <w:r>
              <w:rPr>
                <w:rFonts w:eastAsia="Calibri" w:cs="Calibri"/>
                <w:sz w:val="24"/>
                <w:szCs w:val="24"/>
              </w:rPr>
              <w:t>EXT-016</w:t>
            </w:r>
          </w:p>
        </w:tc>
        <w:tc>
          <w:tcPr>
            <w:tcW w:w="2908"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F65B29E" w14:textId="77777777" w:rsidR="00B17F14" w:rsidRPr="00B17F14" w:rsidRDefault="00100584">
            <w:pPr>
              <w:spacing w:line="259" w:lineRule="auto"/>
              <w:rPr>
                <w:rFonts w:eastAsia="Calibri" w:cs="Calibri"/>
                <w:b/>
                <w:sz w:val="24"/>
                <w:szCs w:val="24"/>
              </w:rPr>
            </w:pPr>
            <w:r>
              <w:rPr>
                <w:rFonts w:eastAsia="Calibri" w:cs="Calibri"/>
                <w:sz w:val="24"/>
                <w:szCs w:val="24"/>
              </w:rPr>
              <w:t>Stack traces in error messages</w:t>
            </w:r>
          </w:p>
        </w:tc>
        <w:tc>
          <w:tcPr>
            <w:tcW w:w="879" w:type="pct"/>
            <w:tcBorders>
              <w:top w:val="none" w:sz="0" w:space="0" w:color="auto"/>
              <w:left w:val="single" w:sz="4" w:space="0" w:color="E2DDDA" w:themeColor="accent5"/>
              <w:bottom w:val="none" w:sz="0" w:space="0" w:color="auto"/>
              <w:right w:val="none" w:sz="0" w:space="0" w:color="auto"/>
              <w:tl2br w:val="none" w:sz="0" w:space="0" w:color="auto"/>
              <w:tr2bl w:val="none" w:sz="0" w:space="0" w:color="auto"/>
            </w:tcBorders>
            <w:shd w:val="clear" w:color="auto" w:fill="7FDBFF"/>
          </w:tcPr>
          <w:p w14:paraId="4B82021B" w14:textId="77777777" w:rsidR="00B17F14" w:rsidRPr="00B17F14" w:rsidRDefault="00100584">
            <w:pPr>
              <w:pStyle w:val="TableandFigureTitle"/>
              <w:tabs>
                <w:tab w:val="clear" w:pos="864"/>
              </w:tabs>
              <w:spacing w:after="60" w:line="259" w:lineRule="auto"/>
              <w:rPr>
                <w:rFonts w:ascii="Calibri" w:eastAsia="Calibri" w:hAnsi="Calibri" w:cs="Calibri"/>
                <w:b/>
                <w:bCs/>
                <w:color w:val="FFFFFF" w:themeColor="background1"/>
                <w:sz w:val="24"/>
                <w:szCs w:val="24"/>
              </w:rPr>
            </w:pPr>
            <w:r>
              <w:rPr>
                <w:rFonts w:ascii="Calibri" w:eastAsia="Calibri" w:hAnsi="Calibri" w:cs="Calibri"/>
                <w:b/>
                <w:bCs/>
                <w:color w:val="FFFFFF" w:themeColor="background1"/>
                <w:sz w:val="24"/>
                <w:szCs w:val="24"/>
              </w:rPr>
              <w:t>Low</w:t>
            </w:r>
          </w:p>
        </w:tc>
      </w:tr>
      <w:tr w:rsidR="00B17F14" w:rsidRPr="000D193B" w14:paraId="723FF253" w14:textId="77777777" w:rsidTr="00100584">
        <w:trPr>
          <w:cnfStyle w:val="000000100000" w:firstRow="0" w:lastRow="0" w:firstColumn="0" w:lastColumn="0" w:oddVBand="0" w:evenVBand="0" w:oddHBand="1" w:evenHBand="0" w:firstRowFirstColumn="0" w:firstRowLastColumn="0" w:lastRowFirstColumn="0" w:lastRowLastColumn="0"/>
        </w:trPr>
        <w:tc>
          <w:tcPr>
            <w:tcW w:w="1213"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7E8118B" w14:textId="77777777" w:rsidR="00B17F14" w:rsidRPr="00B17F14" w:rsidRDefault="00C95BE5">
            <w:pPr>
              <w:spacing w:line="259" w:lineRule="auto"/>
              <w:rPr>
                <w:rFonts w:eastAsia="Calibri" w:cs="Calibri"/>
                <w:sz w:val="24"/>
                <w:szCs w:val="24"/>
              </w:rPr>
            </w:pPr>
            <w:r>
              <w:rPr>
                <w:rFonts w:eastAsia="Calibri" w:cs="Calibri"/>
                <w:sz w:val="24"/>
                <w:szCs w:val="24"/>
              </w:rPr>
              <w:t>EXT-017</w:t>
            </w:r>
          </w:p>
        </w:tc>
        <w:tc>
          <w:tcPr>
            <w:tcW w:w="2908"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CF5CA40" w14:textId="77777777" w:rsidR="00B17F14" w:rsidRPr="00B17F14" w:rsidRDefault="00100584">
            <w:pPr>
              <w:spacing w:line="259" w:lineRule="auto"/>
              <w:rPr>
                <w:rFonts w:eastAsia="Calibri" w:cs="Calibri"/>
                <w:b/>
                <w:sz w:val="24"/>
                <w:szCs w:val="24"/>
              </w:rPr>
            </w:pPr>
            <w:r>
              <w:rPr>
                <w:rFonts w:eastAsia="Calibri" w:cs="Calibri"/>
                <w:sz w:val="24"/>
                <w:szCs w:val="24"/>
              </w:rPr>
              <w:t>SSH Server CBC Mode Ciphers Enabled</w:t>
            </w:r>
          </w:p>
        </w:tc>
        <w:tc>
          <w:tcPr>
            <w:tcW w:w="879" w:type="pct"/>
            <w:tcBorders>
              <w:left w:val="single" w:sz="4" w:space="0" w:color="E2DDDA" w:themeColor="accent5"/>
            </w:tcBorders>
            <w:shd w:val="clear" w:color="auto" w:fill="7FDBFF"/>
          </w:tcPr>
          <w:p w14:paraId="5C5CE166" w14:textId="77777777" w:rsidR="00B17F14" w:rsidRPr="00B17F14" w:rsidRDefault="00100584">
            <w:pPr>
              <w:pStyle w:val="TableandFigureTitle"/>
              <w:tabs>
                <w:tab w:val="clear" w:pos="864"/>
              </w:tabs>
              <w:spacing w:after="60" w:line="259" w:lineRule="auto"/>
              <w:rPr>
                <w:rFonts w:ascii="Calibri" w:eastAsia="Calibri" w:hAnsi="Calibri" w:cs="Calibri"/>
                <w:b/>
                <w:bCs/>
                <w:color w:val="FFFFFF" w:themeColor="background1"/>
                <w:sz w:val="24"/>
                <w:szCs w:val="24"/>
              </w:rPr>
            </w:pPr>
            <w:r>
              <w:rPr>
                <w:rFonts w:ascii="Calibri" w:eastAsia="Calibri" w:hAnsi="Calibri" w:cs="Calibri"/>
                <w:b/>
                <w:bCs/>
                <w:color w:val="FFFFFF" w:themeColor="background1"/>
                <w:sz w:val="24"/>
                <w:szCs w:val="24"/>
              </w:rPr>
              <w:t>Low</w:t>
            </w:r>
          </w:p>
        </w:tc>
      </w:tr>
      <w:tr w:rsidR="00B17F14" w:rsidRPr="000D193B" w14:paraId="5F3E306D" w14:textId="77777777" w:rsidTr="00100584">
        <w:trPr>
          <w:cnfStyle w:val="000000010000" w:firstRow="0" w:lastRow="0" w:firstColumn="0" w:lastColumn="0" w:oddVBand="0" w:evenVBand="0" w:oddHBand="0" w:evenHBand="1" w:firstRowFirstColumn="0" w:firstRowLastColumn="0" w:lastRowFirstColumn="0" w:lastRowLastColumn="0"/>
        </w:trPr>
        <w:tc>
          <w:tcPr>
            <w:tcW w:w="1213"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A40460D" w14:textId="77777777" w:rsidR="00B17F14" w:rsidRPr="00B17F14" w:rsidRDefault="00C95BE5">
            <w:pPr>
              <w:spacing w:line="259" w:lineRule="auto"/>
              <w:rPr>
                <w:rFonts w:eastAsia="Calibri" w:cs="Calibri"/>
                <w:sz w:val="24"/>
                <w:szCs w:val="24"/>
              </w:rPr>
            </w:pPr>
            <w:r>
              <w:rPr>
                <w:rFonts w:eastAsia="Calibri" w:cs="Calibri"/>
                <w:sz w:val="24"/>
                <w:szCs w:val="24"/>
              </w:rPr>
              <w:t>EXT-018</w:t>
            </w:r>
          </w:p>
        </w:tc>
        <w:tc>
          <w:tcPr>
            <w:tcW w:w="2908"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ECC29C7" w14:textId="77777777" w:rsidR="00B17F14" w:rsidRPr="00B17F14" w:rsidRDefault="00100584">
            <w:pPr>
              <w:spacing w:line="259" w:lineRule="auto"/>
              <w:rPr>
                <w:rFonts w:eastAsia="Calibri" w:cs="Calibri"/>
                <w:b/>
                <w:sz w:val="24"/>
                <w:szCs w:val="24"/>
              </w:rPr>
            </w:pPr>
            <w:r>
              <w:rPr>
                <w:rFonts w:eastAsia="Calibri" w:cs="Calibri"/>
                <w:sz w:val="24"/>
                <w:szCs w:val="24"/>
              </w:rPr>
              <w:t>SSL RC4 Cipher Suites Supported (Bar Mitzvah)</w:t>
            </w:r>
          </w:p>
        </w:tc>
        <w:tc>
          <w:tcPr>
            <w:tcW w:w="879" w:type="pct"/>
            <w:tcBorders>
              <w:top w:val="none" w:sz="0" w:space="0" w:color="auto"/>
              <w:left w:val="single" w:sz="4" w:space="0" w:color="E2DDDA" w:themeColor="accent5"/>
              <w:bottom w:val="none" w:sz="0" w:space="0" w:color="auto"/>
              <w:right w:val="none" w:sz="0" w:space="0" w:color="auto"/>
              <w:tl2br w:val="none" w:sz="0" w:space="0" w:color="auto"/>
              <w:tr2bl w:val="none" w:sz="0" w:space="0" w:color="auto"/>
            </w:tcBorders>
            <w:shd w:val="clear" w:color="auto" w:fill="7FDBFF"/>
          </w:tcPr>
          <w:p w14:paraId="696B94F3" w14:textId="77777777" w:rsidR="00B17F14" w:rsidRPr="00B17F14" w:rsidRDefault="00100584">
            <w:pPr>
              <w:pStyle w:val="TableandFigureTitle"/>
              <w:tabs>
                <w:tab w:val="clear" w:pos="864"/>
              </w:tabs>
              <w:spacing w:after="60" w:line="259" w:lineRule="auto"/>
              <w:rPr>
                <w:rFonts w:ascii="Calibri" w:eastAsia="Calibri" w:hAnsi="Calibri" w:cs="Calibri"/>
                <w:b/>
                <w:bCs/>
                <w:color w:val="FFFFFF" w:themeColor="background1"/>
                <w:sz w:val="24"/>
                <w:szCs w:val="24"/>
              </w:rPr>
            </w:pPr>
            <w:r>
              <w:rPr>
                <w:rFonts w:ascii="Calibri" w:eastAsia="Calibri" w:hAnsi="Calibri" w:cs="Calibri"/>
                <w:b/>
                <w:bCs/>
                <w:color w:val="FFFFFF" w:themeColor="background1"/>
                <w:sz w:val="24"/>
                <w:szCs w:val="24"/>
              </w:rPr>
              <w:t>Low</w:t>
            </w:r>
          </w:p>
        </w:tc>
      </w:tr>
      <w:tr w:rsidR="00B17F14" w:rsidRPr="000D193B" w14:paraId="28047D95" w14:textId="77777777" w:rsidTr="00100584">
        <w:trPr>
          <w:cnfStyle w:val="000000100000" w:firstRow="0" w:lastRow="0" w:firstColumn="0" w:lastColumn="0" w:oddVBand="0" w:evenVBand="0" w:oddHBand="1" w:evenHBand="0" w:firstRowFirstColumn="0" w:firstRowLastColumn="0" w:lastRowFirstColumn="0" w:lastRowLastColumn="0"/>
        </w:trPr>
        <w:tc>
          <w:tcPr>
            <w:tcW w:w="1213"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FD4B2FE" w14:textId="77777777" w:rsidR="00B17F14" w:rsidRPr="00B17F14" w:rsidRDefault="00C95BE5">
            <w:pPr>
              <w:spacing w:line="259" w:lineRule="auto"/>
              <w:rPr>
                <w:rFonts w:eastAsia="Calibri" w:cs="Calibri"/>
                <w:sz w:val="24"/>
                <w:szCs w:val="24"/>
              </w:rPr>
            </w:pPr>
            <w:r>
              <w:rPr>
                <w:rFonts w:eastAsia="Calibri" w:cs="Calibri"/>
                <w:sz w:val="24"/>
                <w:szCs w:val="24"/>
              </w:rPr>
              <w:t>EXT-019</w:t>
            </w:r>
          </w:p>
        </w:tc>
        <w:tc>
          <w:tcPr>
            <w:tcW w:w="2908"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DE39B9B" w14:textId="77777777" w:rsidR="00B17F14" w:rsidRPr="00B17F14" w:rsidRDefault="00100584">
            <w:pPr>
              <w:spacing w:line="259" w:lineRule="auto"/>
              <w:rPr>
                <w:rFonts w:eastAsia="Calibri" w:cs="Calibri"/>
                <w:b/>
                <w:sz w:val="24"/>
                <w:szCs w:val="24"/>
              </w:rPr>
            </w:pPr>
            <w:r>
              <w:rPr>
                <w:rFonts w:eastAsia="Calibri" w:cs="Calibri"/>
                <w:sz w:val="24"/>
                <w:szCs w:val="24"/>
              </w:rPr>
              <w:t>SSL Certificate Chain Contains Weak Diffie-Hellman key</w:t>
            </w:r>
          </w:p>
        </w:tc>
        <w:tc>
          <w:tcPr>
            <w:tcW w:w="879" w:type="pct"/>
            <w:tcBorders>
              <w:left w:val="single" w:sz="4" w:space="0" w:color="E2DDDA" w:themeColor="accent5"/>
            </w:tcBorders>
            <w:shd w:val="clear" w:color="auto" w:fill="7FDBFF"/>
          </w:tcPr>
          <w:p w14:paraId="2FD5615A" w14:textId="77777777" w:rsidR="00B17F14" w:rsidRPr="00B17F14" w:rsidRDefault="00100584">
            <w:pPr>
              <w:pStyle w:val="TableandFigureTitle"/>
              <w:tabs>
                <w:tab w:val="clear" w:pos="864"/>
              </w:tabs>
              <w:spacing w:after="60" w:line="259" w:lineRule="auto"/>
              <w:rPr>
                <w:rFonts w:ascii="Calibri" w:eastAsia="Calibri" w:hAnsi="Calibri" w:cs="Calibri"/>
                <w:b/>
                <w:bCs/>
                <w:color w:val="FFFFFF" w:themeColor="background1"/>
                <w:sz w:val="24"/>
                <w:szCs w:val="24"/>
              </w:rPr>
            </w:pPr>
            <w:r>
              <w:rPr>
                <w:rFonts w:ascii="Calibri" w:eastAsia="Calibri" w:hAnsi="Calibri" w:cs="Calibri"/>
                <w:b/>
                <w:bCs/>
                <w:color w:val="FFFFFF" w:themeColor="background1"/>
                <w:sz w:val="24"/>
                <w:szCs w:val="24"/>
              </w:rPr>
              <w:t>Low</w:t>
            </w:r>
          </w:p>
        </w:tc>
      </w:tr>
      <w:tr w:rsidR="00B17F14" w:rsidRPr="000D193B" w14:paraId="1AF6616F" w14:textId="77777777" w:rsidTr="00100584">
        <w:trPr>
          <w:cnfStyle w:val="000000010000" w:firstRow="0" w:lastRow="0" w:firstColumn="0" w:lastColumn="0" w:oddVBand="0" w:evenVBand="0" w:oddHBand="0" w:evenHBand="1" w:firstRowFirstColumn="0" w:firstRowLastColumn="0" w:lastRowFirstColumn="0" w:lastRowLastColumn="0"/>
        </w:trPr>
        <w:tc>
          <w:tcPr>
            <w:tcW w:w="1213"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F528655" w14:textId="77777777" w:rsidR="00B17F14" w:rsidRPr="00B17F14" w:rsidRDefault="00C95BE5">
            <w:pPr>
              <w:spacing w:line="259" w:lineRule="auto"/>
              <w:rPr>
                <w:rFonts w:eastAsia="Calibri" w:cs="Calibri"/>
                <w:sz w:val="24"/>
                <w:szCs w:val="24"/>
              </w:rPr>
            </w:pPr>
            <w:r>
              <w:rPr>
                <w:rFonts w:eastAsia="Calibri" w:cs="Calibri"/>
                <w:sz w:val="24"/>
                <w:szCs w:val="24"/>
              </w:rPr>
              <w:lastRenderedPageBreak/>
              <w:t>EXT-020</w:t>
            </w:r>
          </w:p>
        </w:tc>
        <w:tc>
          <w:tcPr>
            <w:tcW w:w="2908"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BF8567A" w14:textId="77777777" w:rsidR="00B17F14" w:rsidRPr="00B17F14" w:rsidRDefault="00100584">
            <w:pPr>
              <w:spacing w:line="259" w:lineRule="auto"/>
              <w:rPr>
                <w:rFonts w:eastAsia="Calibri" w:cs="Calibri"/>
                <w:b/>
                <w:sz w:val="24"/>
                <w:szCs w:val="24"/>
              </w:rPr>
            </w:pPr>
            <w:r>
              <w:rPr>
                <w:rFonts w:eastAsia="Calibri" w:cs="Calibri"/>
                <w:sz w:val="24"/>
                <w:szCs w:val="24"/>
              </w:rPr>
              <w:t>Outdated Software Components in Use</w:t>
            </w:r>
          </w:p>
        </w:tc>
        <w:tc>
          <w:tcPr>
            <w:tcW w:w="879" w:type="pct"/>
            <w:tcBorders>
              <w:top w:val="none" w:sz="0" w:space="0" w:color="auto"/>
              <w:left w:val="single" w:sz="4" w:space="0" w:color="E2DDDA" w:themeColor="accent5"/>
              <w:bottom w:val="none" w:sz="0" w:space="0" w:color="auto"/>
              <w:right w:val="none" w:sz="0" w:space="0" w:color="auto"/>
              <w:tl2br w:val="none" w:sz="0" w:space="0" w:color="auto"/>
              <w:tr2bl w:val="none" w:sz="0" w:space="0" w:color="auto"/>
            </w:tcBorders>
            <w:shd w:val="clear" w:color="auto" w:fill="7FDBFF"/>
          </w:tcPr>
          <w:p w14:paraId="711A59DD" w14:textId="77777777" w:rsidR="00B17F14" w:rsidRPr="00B17F14" w:rsidRDefault="00100584">
            <w:pPr>
              <w:pStyle w:val="TableandFigureTitle"/>
              <w:tabs>
                <w:tab w:val="clear" w:pos="864"/>
              </w:tabs>
              <w:spacing w:after="60" w:line="259" w:lineRule="auto"/>
              <w:rPr>
                <w:rFonts w:ascii="Calibri" w:eastAsia="Calibri" w:hAnsi="Calibri" w:cs="Calibri"/>
                <w:b/>
                <w:bCs/>
                <w:color w:val="FFFFFF" w:themeColor="background1"/>
                <w:sz w:val="24"/>
                <w:szCs w:val="24"/>
              </w:rPr>
            </w:pPr>
            <w:r>
              <w:rPr>
                <w:rFonts w:ascii="Calibri" w:eastAsia="Calibri" w:hAnsi="Calibri" w:cs="Calibri"/>
                <w:b/>
                <w:bCs/>
                <w:color w:val="FFFFFF" w:themeColor="background1"/>
                <w:sz w:val="24"/>
                <w:szCs w:val="24"/>
              </w:rPr>
              <w:t>Low</w:t>
            </w:r>
          </w:p>
        </w:tc>
      </w:tr>
      <w:tr w:rsidR="00B17F14" w:rsidRPr="000D193B" w14:paraId="7B5382F7" w14:textId="77777777" w:rsidTr="00100584">
        <w:trPr>
          <w:cnfStyle w:val="000000100000" w:firstRow="0" w:lastRow="0" w:firstColumn="0" w:lastColumn="0" w:oddVBand="0" w:evenVBand="0" w:oddHBand="1" w:evenHBand="0" w:firstRowFirstColumn="0" w:firstRowLastColumn="0" w:lastRowFirstColumn="0" w:lastRowLastColumn="0"/>
        </w:trPr>
        <w:tc>
          <w:tcPr>
            <w:tcW w:w="1213"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9049365" w14:textId="77777777" w:rsidR="00B17F14" w:rsidRPr="00B17F14" w:rsidRDefault="00C95BE5">
            <w:pPr>
              <w:spacing w:line="259" w:lineRule="auto"/>
              <w:rPr>
                <w:rFonts w:eastAsia="Calibri" w:cs="Calibri"/>
                <w:sz w:val="24"/>
                <w:szCs w:val="24"/>
              </w:rPr>
            </w:pPr>
            <w:r>
              <w:rPr>
                <w:rFonts w:eastAsia="Calibri" w:cs="Calibri"/>
                <w:sz w:val="24"/>
                <w:szCs w:val="24"/>
              </w:rPr>
              <w:t>EXT-021</w:t>
            </w:r>
          </w:p>
        </w:tc>
        <w:tc>
          <w:tcPr>
            <w:tcW w:w="2908"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F97931C" w14:textId="77777777" w:rsidR="00B17F14" w:rsidRPr="00B17F14" w:rsidRDefault="00100584">
            <w:pPr>
              <w:spacing w:line="259" w:lineRule="auto"/>
              <w:rPr>
                <w:rFonts w:eastAsia="Calibri" w:cs="Calibri"/>
                <w:b/>
                <w:sz w:val="24"/>
                <w:szCs w:val="24"/>
              </w:rPr>
            </w:pPr>
            <w:r>
              <w:rPr>
                <w:rFonts w:eastAsia="Calibri" w:cs="Calibri"/>
                <w:sz w:val="24"/>
                <w:szCs w:val="24"/>
              </w:rPr>
              <w:t>IIS Default Page Enabled</w:t>
            </w:r>
          </w:p>
        </w:tc>
        <w:tc>
          <w:tcPr>
            <w:tcW w:w="879" w:type="pct"/>
            <w:tcBorders>
              <w:left w:val="single" w:sz="4" w:space="0" w:color="E2DDDA" w:themeColor="accent5"/>
            </w:tcBorders>
            <w:shd w:val="clear" w:color="auto" w:fill="7FDBFF"/>
          </w:tcPr>
          <w:p w14:paraId="34F3781B" w14:textId="77777777" w:rsidR="00B17F14" w:rsidRPr="00B17F14" w:rsidRDefault="00100584">
            <w:pPr>
              <w:pStyle w:val="TableandFigureTitle"/>
              <w:tabs>
                <w:tab w:val="clear" w:pos="864"/>
              </w:tabs>
              <w:spacing w:after="60" w:line="259" w:lineRule="auto"/>
              <w:rPr>
                <w:rFonts w:ascii="Calibri" w:eastAsia="Calibri" w:hAnsi="Calibri" w:cs="Calibri"/>
                <w:b/>
                <w:bCs/>
                <w:color w:val="FFFFFF" w:themeColor="background1"/>
                <w:sz w:val="24"/>
                <w:szCs w:val="24"/>
              </w:rPr>
            </w:pPr>
            <w:r>
              <w:rPr>
                <w:rFonts w:ascii="Calibri" w:eastAsia="Calibri" w:hAnsi="Calibri" w:cs="Calibri"/>
                <w:b/>
                <w:bCs/>
                <w:color w:val="FFFFFF" w:themeColor="background1"/>
                <w:sz w:val="24"/>
                <w:szCs w:val="24"/>
              </w:rPr>
              <w:t>Low</w:t>
            </w:r>
          </w:p>
        </w:tc>
      </w:tr>
      <w:tr w:rsidR="00B17F14" w:rsidRPr="000D193B" w14:paraId="43ADD250" w14:textId="77777777" w:rsidTr="00100584">
        <w:trPr>
          <w:cnfStyle w:val="000000010000" w:firstRow="0" w:lastRow="0" w:firstColumn="0" w:lastColumn="0" w:oddVBand="0" w:evenVBand="0" w:oddHBand="0" w:evenHBand="1" w:firstRowFirstColumn="0" w:firstRowLastColumn="0" w:lastRowFirstColumn="0" w:lastRowLastColumn="0"/>
        </w:trPr>
        <w:tc>
          <w:tcPr>
            <w:tcW w:w="1213"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DD431CB" w14:textId="77777777" w:rsidR="00B17F14" w:rsidRPr="00B17F14" w:rsidRDefault="00C95BE5">
            <w:pPr>
              <w:spacing w:line="259" w:lineRule="auto"/>
              <w:rPr>
                <w:rFonts w:eastAsia="Calibri" w:cs="Calibri"/>
                <w:sz w:val="24"/>
                <w:szCs w:val="24"/>
              </w:rPr>
            </w:pPr>
            <w:r>
              <w:rPr>
                <w:rFonts w:eastAsia="Calibri" w:cs="Calibri"/>
                <w:sz w:val="24"/>
                <w:szCs w:val="24"/>
              </w:rPr>
              <w:t>EXT-022</w:t>
            </w:r>
          </w:p>
        </w:tc>
        <w:tc>
          <w:tcPr>
            <w:tcW w:w="2908"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0872085" w14:textId="77777777" w:rsidR="00B17F14" w:rsidRPr="00B17F14" w:rsidRDefault="00100584">
            <w:pPr>
              <w:spacing w:line="259" w:lineRule="auto"/>
              <w:rPr>
                <w:rFonts w:eastAsia="Calibri" w:cs="Calibri"/>
                <w:b/>
                <w:sz w:val="24"/>
                <w:szCs w:val="24"/>
              </w:rPr>
            </w:pPr>
            <w:r>
              <w:rPr>
                <w:rFonts w:eastAsia="Calibri" w:cs="Calibri"/>
                <w:sz w:val="24"/>
                <w:szCs w:val="24"/>
              </w:rPr>
              <w:t>Web Server HTTP Header Internal IP Disclosure</w:t>
            </w:r>
          </w:p>
        </w:tc>
        <w:tc>
          <w:tcPr>
            <w:tcW w:w="879" w:type="pct"/>
            <w:tcBorders>
              <w:top w:val="none" w:sz="0" w:space="0" w:color="auto"/>
              <w:left w:val="single" w:sz="4" w:space="0" w:color="E2DDDA" w:themeColor="accent5"/>
              <w:bottom w:val="none" w:sz="0" w:space="0" w:color="auto"/>
              <w:right w:val="none" w:sz="0" w:space="0" w:color="auto"/>
              <w:tl2br w:val="none" w:sz="0" w:space="0" w:color="auto"/>
              <w:tr2bl w:val="none" w:sz="0" w:space="0" w:color="auto"/>
            </w:tcBorders>
            <w:shd w:val="clear" w:color="auto" w:fill="7FDBFF"/>
          </w:tcPr>
          <w:p w14:paraId="3AF77E1C" w14:textId="77777777" w:rsidR="00B17F14" w:rsidRPr="00B17F14" w:rsidRDefault="00100584">
            <w:pPr>
              <w:pStyle w:val="TableandFigureTitle"/>
              <w:tabs>
                <w:tab w:val="clear" w:pos="864"/>
              </w:tabs>
              <w:spacing w:after="60" w:line="259" w:lineRule="auto"/>
              <w:rPr>
                <w:rFonts w:ascii="Calibri" w:eastAsia="Calibri" w:hAnsi="Calibri" w:cs="Calibri"/>
                <w:b/>
                <w:bCs/>
                <w:color w:val="FFFFFF" w:themeColor="background1"/>
                <w:sz w:val="24"/>
                <w:szCs w:val="24"/>
              </w:rPr>
            </w:pPr>
            <w:r>
              <w:rPr>
                <w:rFonts w:ascii="Calibri" w:eastAsia="Calibri" w:hAnsi="Calibri" w:cs="Calibri"/>
                <w:b/>
                <w:bCs/>
                <w:color w:val="FFFFFF" w:themeColor="background1"/>
                <w:sz w:val="24"/>
                <w:szCs w:val="24"/>
              </w:rPr>
              <w:t>Low</w:t>
            </w:r>
          </w:p>
        </w:tc>
      </w:tr>
    </w:tbl>
    <w:p w14:paraId="7E6A0E3E" w14:textId="77777777" w:rsidR="00DA3F03" w:rsidRDefault="00DA3F03" w:rsidP="00B17F14">
      <w:pPr>
        <w:rPr>
          <w:i/>
          <w:iCs/>
        </w:rPr>
      </w:pPr>
    </w:p>
    <w:p w14:paraId="45B14FCB" w14:textId="77777777" w:rsidR="00B17F14" w:rsidRDefault="00B17F14" w:rsidP="00B17F14">
      <w:pPr>
        <w:rPr>
          <w:i/>
          <w:iCs/>
        </w:rPr>
      </w:pPr>
      <w:r>
        <w:rPr>
          <w:i/>
          <w:iCs/>
        </w:rPr>
        <w:t xml:space="preserve">A vulnerability severity key is located in the Appendix of this report.</w:t>
      </w:r>
    </w:p>
    <w:p w14:paraId="3E4EEE8C" w14:textId="77777777" w:rsidR="00B17F14" w:rsidRDefault="00B17F14">
      <w:pPr>
        <w:spacing w:before="0" w:after="160" w:line="278" w:lineRule="auto"/>
      </w:pPr>
      <w:r>
        <w:br w:type="page"/>
      </w:r>
    </w:p>
    <w:p w14:paraId="7522357E" w14:textId="77777777" w:rsidR="00B17F14" w:rsidRPr="00E823E2" w:rsidRDefault="00B17F14" w:rsidP="00AF449A">
      <w:pPr>
        <w:pStyle w:val="Heading1"/>
      </w:pPr>
      <w:bookmarkStart w:id="26" w:name="_Toc189654205"/>
      <w:bookmarkStart w:id="27" w:name="_Toc244101617"/>
      <w:r>
        <w:lastRenderedPageBreak/>
        <w:t>Attack Narrative</w:t>
      </w:r>
      <w:bookmarkEnd w:id="26"/>
      <w:bookmarkEnd w:id="27"/>
    </w:p>
    <w:p w14:paraId="3C6B0B4D" w14:textId="77777777" w:rsidR="00B17F14" w:rsidRDefault="00B17F14" w:rsidP="006F3132">
      <w:r>
        <w:t xml:space="preserve">The attack narrative is a chronological breakdown of events that occurred during the penetration test. This includes low-level technical information regarding how each attack was carried out. This format affords Pinnacle a view into the attacker's mindset and provides insight into how a real-world adversary may have executed a cyberattack against the organization. Steps to mitigate each discovered vulnerability are provided in the </w:t>
      </w:r>
      <w:r>
        <w:rPr>
          <w:b/>
        </w:rPr>
        <w:t>Key Vulnerabilities</w:t>
      </w:r>
      <w:r>
        <w:t xml:space="preserve"> section of this report.  </w:t>
      </w:r>
    </w:p>
    <w:p w14:paraId="719D4B6E" w14:textId="77777777" w:rsidR="000F0CAB" w:rsidRDefault="000F0CAB" w:rsidP="000F0CAB"/>
    <w:p w14:paraId="3A63BF96" w14:textId="77777777" w:rsidR="000F0CAB" w:rsidRDefault="000F0CAB" w:rsidP="00B1476D">
      <w:pPr>
        <w:pStyle w:val="Heading2"/>
      </w:pPr>
      <w:bookmarkStart w:id="28" w:name="_Toc244101618"/>
      <w:r>
        <w:t>External Penetration Testing</w:t>
      </w:r>
      <w:bookmarkEnd w:id="28"/>
    </w:p>
    <w:p w14:paraId="1FB9A474" w14:textId="77777777" w:rsidR="002A45F9" w:rsidRDefault="002A45F9" w:rsidP="002A45F9">
      <w:pPr>
        <w:pStyle w:val="Heading2"/>
      </w:pPr>
      <w:bookmarkStart w:id="29" w:name="_Toc244101619"/>
      <w:r>
        <w:t>Reconnaissance</w:t>
      </w:r>
      <w:bookmarkEnd w:id="29"/>
    </w:p>
    <w:p w14:paraId="2FE6AA24" w14:textId="77777777" w:rsidR="002A45F9" w:rsidRDefault="002A45F9" w:rsidP="002A45F9">
      <w:r>
        <w:t>Reconnaissance consists of techniques involving actively or passively gathering information that can support targeting. Such information may include details of the victim organization, infrastructure, or staff/personnel. This information can be leveraged by the adversary to aid in other phases of the adversary lifecycle, such as using gathered information to plan and execute Initial Access, to scope and prioritize post-compromise objectives, or to drive and lead further reconnaissance efforts.</w:t>
      </w:r>
    </w:p>
    <w:p w14:paraId="3F1A032A" w14:textId="77777777" w:rsidR="002A45F9" w:rsidRDefault="002A45F9" w:rsidP="002A45F9">
      <w:pPr>
        <w:pStyle w:val="Heading3"/>
      </w:pPr>
      <w:bookmarkStart w:id="30" w:name="_Toc244101620"/>
      <w:r>
        <w:t>TCP Port Scanning</w:t>
      </w:r>
      <w:bookmarkEnd w:id="30"/>
    </w:p>
    <w:p w14:paraId="63F84529" w14:textId="77777777" w:rsidR="002A45F9" w:rsidRDefault="002A45F9" w:rsidP="002A45F9">
      <w:r>
        <w:t xml:space="preserve">Cyderes utilized the Nmap network discovery tool to perform comprehensive port scanning and service enumeration across all identified IP addresses within Pinnacle's external network perimeter. The scan was configured to identify open ports, running services, and underlying operating systems to establish an accurate attack surface inventory. The majority of identified hosts reported scanned ports as filtered, indicating that access to these services is restricted by firewalls, access control lists, or other network security controls, limiting further enumeration of those hosts.</w:t>
      </w:r>
    </w:p>
    <w:p w14:paraId="46822D1B" w14:textId="77777777" w:rsidR="002A45F9" w:rsidRDefault="002A45F9" w:rsidP="002A45F9">
      <w:r>
        <w:t xml:space="preserve">Refer Appendix: </w:t>
      </w:r>
      <w:hyperlink w:anchor="_TCP_Open_Ports" w:history="1">
        <w:r>
          <w:t>TCP</w:t>
        </w:r>
      </w:hyperlink>
      <w:r>
        <w:t xml:space="preserve"> Open Ports</w:t>
      </w:r>
    </w:p>
    <w:p w14:paraId="0B093E47" w14:textId="77777777" w:rsidR="002A45F9" w:rsidRDefault="002A45F9" w:rsidP="00322BD6">
      <w:pPr>
        <w:jc w:val="center"/>
      </w:pPr>
      <w:r>
        <w:rPr>
          <w:noProof/>
        </w:rPr>
        <w:lastRenderedPageBreak/>
        <w:drawing>
          <wp:inline distT="0" distB="0" distL="0" distR="0" wp14:anchorId="41A9D57E" wp14:editId="2B702A07">
            <wp:extent cx="5943600" cy="2948214"/>
            <wp:effectExtent l="12700" t="12700" r="12700" b="12700"/>
            <wp:docPr id="282733307" name="Picture 2092834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DljTxIS.png"/>
                    <pic:cNvPicPr/>
                  </pic:nvPicPr>
                  <pic:blipFill>
                    <a:blip r:embed="rId12"/>
                    <a:stretch>
                      <a:fillRect/>
                    </a:stretch>
                  </pic:blipFill>
                  <pic:spPr>
                    <a:xfrm>
                      <a:off x="0" y="0"/>
                      <a:ext cx="5943600" cy="2948214"/>
                    </a:xfrm>
                    <a:prstGeom prst="rect">
                      <a:avLst/>
                    </a:prstGeom>
                    <a:ln w="12700">
                      <a:solidFill>
                        <a:srgbClr val="000000"/>
                      </a:solidFill>
                    </a:ln>
                  </pic:spPr>
                </pic:pic>
              </a:graphicData>
            </a:graphic>
          </wp:inline>
        </w:drawing>
      </w:r>
    </w:p>
    <w:p w14:paraId="7CA6D89F" w14:textId="77777777" w:rsidR="002A45F9" w:rsidRDefault="002A45F9" w:rsidP="002A45F9">
      <w:pPr>
        <w:pStyle w:val="Caption2"/>
      </w:pPr>
      <w:bookmarkStart w:id="31" w:name="_RefNmap_Open_Port_Scan"/>
      <w:bookmarkEnd w:id="31"/>
      <w:r>
        <w:t xml:space="preserve">Figure </w:t>
      </w:r>
      <w:r>
        <w:rPr>
          <w:i w:val="0"/>
        </w:rPr>
        <w:fldChar w:fldCharType="begin"/>
      </w:r>
      <w:r>
        <w:instrText>SEQ Figure  \* ARABIC</w:instrText>
      </w:r>
      <w:r>
        <w:rPr>
          <w:i w:val="0"/>
        </w:rPr>
        <w:fldChar w:fldCharType="separate"/>
      </w:r>
      <w:r>
        <w:rPr>
          <w:noProof/>
        </w:rPr>
        <w:t>1</w:t>
      </w:r>
      <w:r>
        <w:rPr>
          <w:i w:val="0"/>
        </w:rPr>
        <w:fldChar w:fldCharType="end"/>
      </w:r>
      <w:r>
        <w:t xml:space="preserve"> : Nmap Open Port Scan</w:t>
      </w:r>
    </w:p>
    <w:p w14:paraId="27D139C2" w14:textId="77777777" w:rsidR="002A45F9" w:rsidDel="00126C9A" w:rsidRDefault="002A45F9" w:rsidP="002A45F9">
      <w:pPr>
        <w:pStyle w:val="Caption2"/>
        <w:rPr>
          <w:del w:id="32" w:author="Suchi Parihar" w:date="2026-10-12T15:31:00Z" w16du:dateUtc="2026-10-12T10:01:00Z"/>
        </w:rPr>
      </w:pPr>
    </w:p>
    <w:p w14:paraId="20A193D5" w14:textId="77777777" w:rsidR="002A45F9" w:rsidRDefault="002A45F9">
      <w:pPr>
        <w:spacing w:before="0" w:after="160" w:line="278" w:lineRule="auto"/>
        <w:pPrChange w:id="33" w:author="Suchi Parihar" w:date="2026-10-12T15:31:00Z" w16du:dateUtc="2026-10-12T10:01:00Z">
          <w:pPr>
            <w:jc w:val="both"/>
          </w:pPr>
        </w:pPrChange>
      </w:pPr>
      <w:r>
        <w:t xml:space="preserve">Cyderes reviewed the Nmap network discovery results and observed that most identified hosts reported all scanned ports as filtered, indicating that access to these services was restricted by firewalls, access control lists, or other network security controls. As a result, further service enumeration and verification could not be performed on those hosts.</w:t>
      </w:r>
      <w:del w:id="34" w:author="Suchi Parihar" w:date="2026-10-12T15:31:00Z" w16du:dateUtc="2026-10-12T10:01:00Z">
        <w:r>
          <w:delText>the majority of</w:delText>
        </w:r>
      </w:del>
      <w:del w:id="35" w:author="Suchi Parihar" w:date="2026-10-12T15:33:00Z" w16du:dateUtc="2026-10-12T10:03:00Z">
        <w:r>
          <w:delText>is being</w:delText>
        </w:r>
      </w:del>
    </w:p>
    <w:p w14:paraId="71B10960" w14:textId="77777777" w:rsidR="002A45F9" w:rsidRDefault="002A45F9" w:rsidP="002A45F9">
      <w:pPr>
        <w:pStyle w:val="Caption2"/>
      </w:pPr>
      <w:r>
        <w:rPr>
          <w:noProof/>
        </w:rPr>
        <w:drawing>
          <wp:inline distT="0" distB="0" distL="0" distR="0" wp14:anchorId="09090D90" wp14:editId="3B59F793">
            <wp:extent cx="6400800" cy="3428365"/>
            <wp:effectExtent l="12700" t="12700" r="12700" b="12700"/>
            <wp:docPr id="16482381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428365"/>
                    </a:xfrm>
                    <a:prstGeom prst="rect">
                      <a:avLst/>
                    </a:prstGeom>
                    <a:noFill/>
                    <a:ln w="12700">
                      <a:solidFill>
                        <a:srgbClr val="000000"/>
                      </a:solidFill>
                    </a:ln>
                  </pic:spPr>
                </pic:pic>
              </a:graphicData>
            </a:graphic>
          </wp:inline>
        </w:drawing>
      </w:r>
    </w:p>
    <w:p w14:paraId="2FC18E27" w14:textId="77777777" w:rsidR="002A45F9" w:rsidRDefault="002A45F9" w:rsidP="002A45F9">
      <w:pPr>
        <w:pStyle w:val="Caption2"/>
      </w:pPr>
      <w:bookmarkStart w:id="36" w:name="_RefAll_TCP_port_Show_filtered"/>
      <w:bookmarkEnd w:id="36"/>
      <w:r>
        <w:t xml:space="preserve">Figure </w:t>
      </w:r>
      <w:r>
        <w:rPr>
          <w:i w:val="0"/>
        </w:rPr>
        <w:fldChar w:fldCharType="begin"/>
      </w:r>
      <w:r>
        <w:instrText>SEQ Figure  \* ARABIC</w:instrText>
      </w:r>
      <w:r>
        <w:rPr>
          <w:i w:val="0"/>
        </w:rPr>
        <w:fldChar w:fldCharType="separate"/>
      </w:r>
      <w:r>
        <w:rPr>
          <w:noProof/>
        </w:rPr>
        <w:t>2</w:t>
      </w:r>
      <w:r>
        <w:rPr>
          <w:i w:val="0"/>
        </w:rPr>
        <w:fldChar w:fldCharType="end"/>
      </w:r>
      <w:r>
        <w:t xml:space="preserve"> : All TCP Port Show Filtered</w:t>
      </w:r>
    </w:p>
    <w:p w14:paraId="2F7745C3" w14:textId="77777777" w:rsidR="00AE2714" w:rsidRDefault="00000000">
      <w:r>
        <w:lastRenderedPageBreak/>
        <w:t xml:space="preserve">Cyderes also performed a full-port TCP scan with Nmap service version and default script detection against the live hosts, using a limited scan rate and retry count. Nmap repeatedly increased its probe send delay on multiple hosts because of dropped probes, indicating rate limiting or filtering controls on the perimeter.</w:t>
      </w:r>
    </w:p>
    <w:p w14:paraId="0DBC0A48" w14:textId="77777777" w:rsidR="002A45F9" w:rsidRDefault="002A45F9" w:rsidP="00322BD6">
      <w:pPr>
        <w:jc w:val="center"/>
      </w:pPr>
      <w:r>
        <w:rPr>
          <w:noProof/>
        </w:rPr>
        <w:drawing>
          <wp:inline distT="0" distB="0" distL="0" distR="0" wp14:anchorId="7D2B750D" wp14:editId="7D2B750E">
            <wp:extent cx="5486400" cy="2598295"/>
            <wp:effectExtent l="12700" t="12700" r="12700" b="12700"/>
            <wp:docPr id="2100000015" name="Picture 21000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AP.png"/>
                    <pic:cNvPicPr/>
                  </pic:nvPicPr>
                  <pic:blipFill>
                    <a:blip r:embed="rId14"/>
                    <a:stretch>
                      <a:fillRect/>
                    </a:stretch>
                  </pic:blipFill>
                  <pic:spPr>
                    <a:xfrm>
                      <a:off x="0" y="0"/>
                      <a:ext cx="5486400" cy="2598295"/>
                    </a:xfrm>
                    <a:prstGeom prst="rect">
                      <a:avLst/>
                    </a:prstGeom>
                    <a:ln w="12700">
                      <a:solidFill>
                        <a:srgbClr val="000000"/>
                      </a:solidFill>
                    </a:ln>
                  </pic:spPr>
                </pic:pic>
              </a:graphicData>
            </a:graphic>
          </wp:inline>
        </w:drawing>
      </w:r>
    </w:p>
    <w:p w14:paraId="01E327BA" w14:textId="77777777" w:rsidR="002A45F9" w:rsidRDefault="002A45F9" w:rsidP="002A45F9">
      <w:pPr>
        <w:pStyle w:val="Caption2"/>
      </w:pPr>
      <w:r>
        <w:t xml:space="preserve">Figure </w:t>
      </w:r>
      <w:r>
        <w:rPr>
          <w:i w:val="0"/>
        </w:rPr>
        <w:fldChar w:fldCharType="begin"/>
      </w:r>
      <w:r>
        <w:instrText>SEQ Figure  \* ARABIC</w:instrText>
      </w:r>
      <w:r>
        <w:rPr>
          <w:i w:val="0"/>
        </w:rPr>
        <w:fldChar w:fldCharType="separate"/>
      </w:r>
      <w:r>
        <w:rPr>
          <w:noProof/>
        </w:rPr>
        <w:t>3</w:t>
      </w:r>
      <w:r>
        <w:rPr>
          <w:i w:val="0"/>
        </w:rPr>
        <w:fldChar w:fldCharType="end"/>
      </w:r>
      <w:r>
        <w:t xml:space="preserve"> : Nmap Full Port TCP Scan</w:t>
      </w:r>
    </w:p>
    <w:p w14:paraId="0277CD8F" w14:textId="77777777" w:rsidR="002A45F9" w:rsidRDefault="002A45F9" w:rsidP="002A45F9">
      <w:pPr>
        <w:pStyle w:val="Heading3"/>
      </w:pPr>
      <w:bookmarkStart w:id="37" w:name="_Toc244101621"/>
      <w:r>
        <w:t>UDP Port Scanning</w:t>
      </w:r>
      <w:bookmarkEnd w:id="37"/>
    </w:p>
    <w:p w14:paraId="4915A943" w14:textId="77777777" w:rsidR="002A45F9" w:rsidRDefault="002A45F9" w:rsidP="002A45F9">
      <w:r>
        <w:t xml:space="preserve">Cyderes utilized udp-proto-scanner, a lightweight UDP protocol scanning tool, to enumerate common UDP-based services across all in-scope hosts. The scanner was configured to probe for widely deployed UDP services, including DNS, NTP, SNMP, IKE, NetBIOS, and RPC. Multiple hosts responded to DNS probes on UDP port 53, including 208.91.197.27 and other identified hosts, identifying DNS services for further enumeration.</w:t>
      </w:r>
    </w:p>
    <w:p w14:paraId="5F0B56A9" w14:textId="77777777" w:rsidR="002A45F9" w:rsidRDefault="002A45F9" w:rsidP="002A45F9">
      <w:pPr>
        <w:jc w:val="center"/>
      </w:pPr>
      <w:r>
        <w:rPr>
          <w:noProof/>
        </w:rPr>
        <w:lastRenderedPageBreak/>
        <w:drawing>
          <wp:inline distT="0" distB="0" distL="0" distR="0" wp14:anchorId="057B86F7" wp14:editId="6EF56CEC">
            <wp:extent cx="5486400" cy="3194925"/>
            <wp:effectExtent l="12700" t="12700" r="12700" b="12700"/>
            <wp:docPr id="2092834909" name="Picture 2092834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dpscan.png"/>
                    <pic:cNvPicPr/>
                  </pic:nvPicPr>
                  <pic:blipFill>
                    <a:blip r:embed="rId15"/>
                    <a:stretch>
                      <a:fillRect/>
                    </a:stretch>
                  </pic:blipFill>
                  <pic:spPr>
                    <a:xfrm>
                      <a:off x="0" y="0"/>
                      <a:ext cx="5486400" cy="3194925"/>
                    </a:xfrm>
                    <a:prstGeom prst="rect">
                      <a:avLst/>
                    </a:prstGeom>
                    <a:ln w="12700">
                      <a:solidFill>
                        <a:srgbClr val="000000"/>
                      </a:solidFill>
                    </a:ln>
                  </pic:spPr>
                </pic:pic>
              </a:graphicData>
            </a:graphic>
          </wp:inline>
        </w:drawing>
      </w:r>
    </w:p>
    <w:p w14:paraId="51087619" w14:textId="77777777" w:rsidR="00322BD6" w:rsidRDefault="002A45F9" w:rsidP="00322BD6">
      <w:pPr>
        <w:pStyle w:val="Caption2"/>
      </w:pPr>
      <w:r>
        <w:t xml:space="preserve">Figure </w:t>
      </w:r>
      <w:r>
        <w:rPr>
          <w:i w:val="0"/>
        </w:rPr>
        <w:fldChar w:fldCharType="begin"/>
      </w:r>
      <w:r>
        <w:instrText>SEQ Figure  \* ARABIC</w:instrText>
      </w:r>
      <w:r>
        <w:rPr>
          <w:i w:val="0"/>
        </w:rPr>
        <w:fldChar w:fldCharType="separate"/>
      </w:r>
      <w:r>
        <w:rPr>
          <w:noProof/>
        </w:rPr>
        <w:t>4</w:t>
      </w:r>
      <w:r>
        <w:rPr>
          <w:i w:val="0"/>
        </w:rPr>
        <w:fldChar w:fldCharType="end"/>
      </w:r>
      <w:r>
        <w:t xml:space="preserve"> : Common UDP Port Scan</w:t>
      </w:r>
    </w:p>
    <w:p w14:paraId="4CA77BB7" w14:textId="77777777" w:rsidR="00322BD6" w:rsidRDefault="00322BD6">
      <w:pPr>
        <w:spacing w:before="0" w:after="160" w:line="278" w:lineRule="auto"/>
        <w:rPr>
          <w:i/>
          <w:sz w:val="18"/>
        </w:rPr>
      </w:pPr>
      <w:r>
        <w:br w:type="page"/>
      </w:r>
    </w:p>
    <w:p w14:paraId="50420521" w14:textId="77777777" w:rsidR="00FA1782" w:rsidRDefault="00000000">
      <w:pPr>
        <w:pStyle w:val="Heading2"/>
      </w:pPr>
      <w:bookmarkStart w:id="38" w:name="_Toc244101622"/>
      <w:r>
        <w:lastRenderedPageBreak/>
        <w:t>Service Enumeration and Exploitation</w:t>
      </w:r>
      <w:bookmarkEnd w:id="38"/>
    </w:p>
    <w:p w14:paraId="0FCBA12D" w14:textId="77777777" w:rsidR="00FA1782" w:rsidRDefault="00000000">
      <w:r>
        <w:t xml:space="preserve">Service enumeration and exploitation consist of steps taken by the Cyderes team to further enumerate discovered services and test for weaknesses in those services that can lead to possible exploitation.</w:t>
      </w:r>
    </w:p>
    <w:p w14:paraId="11F2FB31" w14:textId="77777777" w:rsidR="00FA1782" w:rsidRDefault="00000000">
      <w:pPr>
        <w:pStyle w:val="Heading3"/>
      </w:pPr>
      <w:bookmarkStart w:id="39" w:name="_Toc244101623"/>
      <w:r>
        <w:t>FTP</w:t>
      </w:r>
      <w:bookmarkEnd w:id="39"/>
    </w:p>
    <w:p w14:paraId="319B30FD" w14:textId="77777777" w:rsidR="00FA1782" w:rsidRDefault="00000000">
      <w:r>
        <w:t xml:space="preserve">Cyderes used the Metasploit Framework ftp_anonymous auxiliary module against the identified FTP services to test for anonymous authentication. The module scanned the identified hosts, but no anonymous FTP login was permitted on any of the assessed hosts.</w:t>
      </w:r>
    </w:p>
    <w:p w14:paraId="29B31781" w14:textId="77777777" w:rsidR="00FA1782" w:rsidRDefault="00000000">
      <w:pPr>
        <w:jc w:val="center"/>
      </w:pPr>
      <w:r>
        <w:rPr>
          <w:noProof/>
        </w:rPr>
        <w:drawing>
          <wp:inline distT="0" distB="0" distL="0" distR="0" wp14:anchorId="0C0F9245" wp14:editId="4C6B2134">
            <wp:extent cx="5486400" cy="2339879"/>
            <wp:effectExtent l="12700" t="12700" r="12700" b="12700"/>
            <wp:docPr id="2092834826" name="Picture 209283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16"/>
                    <a:stretch>
                      <a:fillRect/>
                    </a:stretch>
                  </pic:blipFill>
                  <pic:spPr>
                    <a:xfrm>
                      <a:off x="0" y="0"/>
                      <a:ext cx="5486400" cy="2339879"/>
                    </a:xfrm>
                    <a:prstGeom prst="rect">
                      <a:avLst/>
                    </a:prstGeom>
                    <a:ln w="12700">
                      <a:solidFill>
                        <a:srgbClr val="000000"/>
                      </a:solidFill>
                    </a:ln>
                  </pic:spPr>
                </pic:pic>
              </a:graphicData>
            </a:graphic>
          </wp:inline>
        </w:drawing>
      </w:r>
    </w:p>
    <w:p w14:paraId="56996F2D" w14:textId="77777777" w:rsidR="00FA1782" w:rsidRDefault="00322BD6" w:rsidP="00322BD6">
      <w:pPr>
        <w:pStyle w:val="Caption2"/>
      </w:pPr>
      <w:r>
        <w:t xml:space="preserve">Figure </w:t>
      </w:r>
      <w:r>
        <w:rPr>
          <w:i w:val="0"/>
        </w:rPr>
        <w:fldChar w:fldCharType="begin"/>
      </w:r>
      <w:r>
        <w:instrText>SEQ Figure  \* ARABIC</w:instrText>
      </w:r>
      <w:r>
        <w:rPr>
          <w:i w:val="0"/>
        </w:rPr>
        <w:fldChar w:fldCharType="separate"/>
      </w:r>
      <w:r>
        <w:rPr>
          <w:noProof/>
        </w:rPr>
        <w:t>5</w:t>
      </w:r>
      <w:r>
        <w:rPr>
          <w:i w:val="0"/>
        </w:rPr>
        <w:fldChar w:fldCharType="end"/>
      </w:r>
      <w:r>
        <w:t xml:space="preserve"> : FTP Anonymous Login Testing</w:t>
      </w:r>
    </w:p>
    <w:p w14:paraId="574AFDD8" w14:textId="77777777" w:rsidR="00FA1782" w:rsidRDefault="00000000">
      <w:pPr>
        <w:pStyle w:val="Heading3"/>
      </w:pPr>
      <w:bookmarkStart w:id="40" w:name="_Toc244101624"/>
      <w:r>
        <w:t>SSH</w:t>
      </w:r>
      <w:bookmarkEnd w:id="40"/>
    </w:p>
    <w:p w14:paraId="72F921E8" w14:textId="77777777" w:rsidR="00FA1782" w:rsidRDefault="00000000">
      <w:r>
        <w:t xml:space="preserve">Cyderes performed service enumeration against the identified SSH services using Nmap. An SSH service was identified on 69.64.24.135:22, running SCS sshd 9.8.1.0_openssh using SSH protocol 2.0. A second SSH service, identified as an SSH-2.0-SFTP file transfer service, was also found listening on a non-standard port 22000 and is covered below. The enumeration disclosed the supported authentication methods and cryptographic algorithms.</w:t>
      </w:r>
    </w:p>
    <w:p w14:paraId="5A96A456" w14:textId="77777777" w:rsidR="00FA1782" w:rsidRDefault="00000000">
      <w:pPr>
        <w:jc w:val="center"/>
      </w:pPr>
      <w:r>
        <w:rPr>
          <w:noProof/>
        </w:rPr>
        <w:lastRenderedPageBreak/>
        <w:drawing>
          <wp:inline distT="0" distB="0" distL="0" distR="0" wp14:anchorId="44E5B450" wp14:editId="3B433489">
            <wp:extent cx="5486400" cy="5870892"/>
            <wp:effectExtent l="12700" t="12700" r="12700" b="12700"/>
            <wp:docPr id="2092834827" name="Picture 2092834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h.png"/>
                    <pic:cNvPicPr/>
                  </pic:nvPicPr>
                  <pic:blipFill>
                    <a:blip r:embed="rId17"/>
                    <a:stretch>
                      <a:fillRect/>
                    </a:stretch>
                  </pic:blipFill>
                  <pic:spPr>
                    <a:xfrm>
                      <a:off x="0" y="0"/>
                      <a:ext cx="5486400" cy="5870892"/>
                    </a:xfrm>
                    <a:prstGeom prst="rect">
                      <a:avLst/>
                    </a:prstGeom>
                    <a:ln w="12700">
                      <a:solidFill>
                        <a:srgbClr val="000000"/>
                      </a:solidFill>
                    </a:ln>
                  </pic:spPr>
                </pic:pic>
              </a:graphicData>
            </a:graphic>
          </wp:inline>
        </w:drawing>
      </w:r>
    </w:p>
    <w:p w14:paraId="602B562D"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6</w:t>
      </w:r>
      <w:r>
        <w:rPr>
          <w:i w:val="0"/>
        </w:rPr>
        <w:fldChar w:fldCharType="end"/>
      </w:r>
      <w:r>
        <w:t xml:space="preserve"> : SSH Service Enumeration</w:t>
      </w:r>
    </w:p>
    <w:p w14:paraId="7995DB81" w14:textId="77777777" w:rsidR="00FA1782" w:rsidRDefault="00000000">
      <w:r>
        <w:t xml:space="preserve">Cyderes used ssh-audit to assess the key exchange algorithms on the identified SSH services, as shown for 69.64.24.135:22. Both services were found to support weak key exchange algorithms, including SHA-1 based algorithms and the NIST-curve ECDH algorithms ecdh-sha2-nistp256, ecdh-sha2-nistp384 and ecdh-sha2-nistp521.</w:t>
      </w:r>
    </w:p>
    <w:p w14:paraId="0512D7EE" w14:textId="77777777" w:rsidR="00FA1782" w:rsidRDefault="00000000">
      <w:pPr>
        <w:jc w:val="center"/>
      </w:pPr>
      <w:r>
        <w:rPr>
          <w:noProof/>
        </w:rPr>
        <w:lastRenderedPageBreak/>
        <w:drawing>
          <wp:inline distT="0" distB="0" distL="0" distR="0" wp14:anchorId="4C9038E0" wp14:editId="53E2D3EC">
            <wp:extent cx="5486400" cy="2079162"/>
            <wp:effectExtent l="12700" t="12700" r="12700" b="12700"/>
            <wp:docPr id="2092834829" name="Picture 2092834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h_1.png"/>
                    <pic:cNvPicPr/>
                  </pic:nvPicPr>
                  <pic:blipFill>
                    <a:blip r:embed="rId18"/>
                    <a:stretch>
                      <a:fillRect/>
                    </a:stretch>
                  </pic:blipFill>
                  <pic:spPr>
                    <a:xfrm>
                      <a:off x="0" y="0"/>
                      <a:ext cx="5486400" cy="2079162"/>
                    </a:xfrm>
                    <a:prstGeom prst="rect">
                      <a:avLst/>
                    </a:prstGeom>
                    <a:ln w="12700">
                      <a:solidFill>
                        <a:srgbClr val="000000"/>
                      </a:solidFill>
                    </a:ln>
                  </pic:spPr>
                </pic:pic>
              </a:graphicData>
            </a:graphic>
          </wp:inline>
        </w:drawing>
      </w:r>
    </w:p>
    <w:p w14:paraId="3EF286E0"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7</w:t>
      </w:r>
      <w:r>
        <w:rPr>
          <w:i w:val="0"/>
        </w:rPr>
        <w:fldChar w:fldCharType="end"/>
      </w:r>
      <w:r>
        <w:t xml:space="preserve"> : SSH Weak Key Exchange Algorithms</w:t>
      </w:r>
    </w:p>
    <w:p w14:paraId="792D08CD" w14:textId="77777777" w:rsidR="00FA1782" w:rsidRDefault="00000000">
      <w:r>
        <w:t xml:space="preserve">Cyderes used ssh-audit to review the MAC algorithms on 69.64.24.135:22 and identified weak MD5 and SHA-1 based message authentication code algorithms.</w:t>
      </w:r>
    </w:p>
    <w:p w14:paraId="4FB7A0F9" w14:textId="77777777" w:rsidR="00FA1782" w:rsidRDefault="00000000">
      <w:pPr>
        <w:jc w:val="center"/>
      </w:pPr>
      <w:r>
        <w:rPr>
          <w:noProof/>
        </w:rPr>
        <w:drawing>
          <wp:inline distT="0" distB="0" distL="0" distR="0" wp14:anchorId="7BECE0E3" wp14:editId="497C6AE3">
            <wp:extent cx="5486400" cy="2079162"/>
            <wp:effectExtent l="12700" t="12700" r="12700" b="12700"/>
            <wp:docPr id="2092834831" name="Picture 209283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h__MAC.png"/>
                    <pic:cNvPicPr/>
                  </pic:nvPicPr>
                  <pic:blipFill>
                    <a:blip r:embed="rId19"/>
                    <a:stretch>
                      <a:fillRect/>
                    </a:stretch>
                  </pic:blipFill>
                  <pic:spPr>
                    <a:xfrm>
                      <a:off x="0" y="0"/>
                      <a:ext cx="5486400" cy="2079162"/>
                    </a:xfrm>
                    <a:prstGeom prst="rect">
                      <a:avLst/>
                    </a:prstGeom>
                    <a:ln w="12700">
                      <a:solidFill>
                        <a:srgbClr val="000000"/>
                      </a:solidFill>
                    </a:ln>
                  </pic:spPr>
                </pic:pic>
              </a:graphicData>
            </a:graphic>
          </wp:inline>
        </w:drawing>
      </w:r>
    </w:p>
    <w:p w14:paraId="52A75E14"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8</w:t>
      </w:r>
      <w:r>
        <w:rPr>
          <w:i w:val="0"/>
        </w:rPr>
        <w:fldChar w:fldCharType="end"/>
      </w:r>
      <w:r>
        <w:t xml:space="preserve"> : SSH Weak MAC Algorithms on 69.64.24.135</w:t>
      </w:r>
    </w:p>
    <w:p w14:paraId="79D0F523" w14:textId="77777777" w:rsidR="00FA1782" w:rsidRDefault="00000000">
      <w:r>
        <w:t xml:space="preserve">Cyderes reviewed the encryption algorithms on 69.64.24.135:22 and identified the use of CBC-mode ciphers, including the deprecated Rijndael-CBC and 3DES-CBC ciphers.</w:t>
      </w:r>
    </w:p>
    <w:p w14:paraId="605931AE" w14:textId="77777777" w:rsidR="00FA1782" w:rsidRDefault="00000000">
      <w:pPr>
        <w:jc w:val="center"/>
      </w:pPr>
      <w:r>
        <w:rPr>
          <w:noProof/>
        </w:rPr>
        <w:drawing>
          <wp:inline distT="0" distB="0" distL="0" distR="0" wp14:anchorId="451D5B35" wp14:editId="1240EACE">
            <wp:extent cx="5486400" cy="2079162"/>
            <wp:effectExtent l="12700" t="12700" r="12700" b="12700"/>
            <wp:docPr id="2092834832" name="Picture 2092834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h__CBC.png"/>
                    <pic:cNvPicPr/>
                  </pic:nvPicPr>
                  <pic:blipFill>
                    <a:blip r:embed="rId20"/>
                    <a:stretch>
                      <a:fillRect/>
                    </a:stretch>
                  </pic:blipFill>
                  <pic:spPr>
                    <a:xfrm>
                      <a:off x="0" y="0"/>
                      <a:ext cx="5486400" cy="2079162"/>
                    </a:xfrm>
                    <a:prstGeom prst="rect">
                      <a:avLst/>
                    </a:prstGeom>
                    <a:ln w="12700">
                      <a:solidFill>
                        <a:srgbClr val="000000"/>
                      </a:solidFill>
                    </a:ln>
                  </pic:spPr>
                </pic:pic>
              </a:graphicData>
            </a:graphic>
          </wp:inline>
        </w:drawing>
      </w:r>
    </w:p>
    <w:p w14:paraId="58D3C4B0" w14:textId="77777777" w:rsidR="00FA1782" w:rsidRDefault="00000000">
      <w:pPr>
        <w:pStyle w:val="Caption2"/>
      </w:pPr>
      <w:r>
        <w:lastRenderedPageBreak/>
        <w:t xml:space="preserve">Figure </w:t>
      </w:r>
      <w:r>
        <w:rPr>
          <w:i w:val="0"/>
        </w:rPr>
        <w:fldChar w:fldCharType="begin"/>
      </w:r>
      <w:r>
        <w:instrText>SEQ Figure  \* ARABIC</w:instrText>
      </w:r>
      <w:r>
        <w:rPr>
          <w:i w:val="0"/>
        </w:rPr>
        <w:fldChar w:fldCharType="separate"/>
      </w:r>
      <w:r>
        <w:rPr>
          <w:noProof/>
        </w:rPr>
        <w:t>9</w:t>
      </w:r>
      <w:r>
        <w:rPr>
          <w:i w:val="0"/>
        </w:rPr>
        <w:fldChar w:fldCharType="end"/>
      </w:r>
      <w:r>
        <w:t xml:space="preserve"> : SSH CBC Mode Ciphers on 69.64.24.135</w:t>
      </w:r>
    </w:p>
    <w:p w14:paraId="4F2D8408" w14:textId="77777777" w:rsidR="00FA1782" w:rsidRDefault="00000000">
      <w:r>
        <w:t xml:space="preserve">Cyderes used the Nmap ssh-auth-methods NSE script against 69.64.24.135:22 to enumerate supported authentication methods, confirming support for password, public-key, and keyboard-interactive authentication. Password-based authentication increases exposure to brute-force attacks.</w:t>
      </w:r>
    </w:p>
    <w:p w14:paraId="202EF68F" w14:textId="77777777" w:rsidR="00FA1782" w:rsidRDefault="00000000">
      <w:pPr>
        <w:jc w:val="center"/>
      </w:pPr>
      <w:r>
        <w:rPr>
          <w:noProof/>
        </w:rPr>
        <w:drawing>
          <wp:inline distT="0" distB="0" distL="0" distR="0" wp14:anchorId="5F7C9F8D" wp14:editId="4B01BF56">
            <wp:extent cx="5486400" cy="1543303"/>
            <wp:effectExtent l="12700" t="12700" r="12700" b="12700"/>
            <wp:docPr id="2092834833" name="Picture 2092834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h Method.png"/>
                    <pic:cNvPicPr/>
                  </pic:nvPicPr>
                  <pic:blipFill>
                    <a:blip r:embed="rId21"/>
                    <a:stretch>
                      <a:fillRect/>
                    </a:stretch>
                  </pic:blipFill>
                  <pic:spPr>
                    <a:xfrm>
                      <a:off x="0" y="0"/>
                      <a:ext cx="5486400" cy="1543303"/>
                    </a:xfrm>
                    <a:prstGeom prst="rect">
                      <a:avLst/>
                    </a:prstGeom>
                    <a:ln w="12700">
                      <a:solidFill>
                        <a:srgbClr val="000000"/>
                      </a:solidFill>
                    </a:ln>
                  </pic:spPr>
                </pic:pic>
              </a:graphicData>
            </a:graphic>
          </wp:inline>
        </w:drawing>
      </w:r>
    </w:p>
    <w:p w14:paraId="44B582A6"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10</w:t>
      </w:r>
      <w:r>
        <w:rPr>
          <w:i w:val="0"/>
        </w:rPr>
        <w:fldChar w:fldCharType="end"/>
      </w:r>
      <w:r>
        <w:t xml:space="preserve"> : SSH Supported Authentication Methods</w:t>
      </w:r>
    </w:p>
    <w:p w14:paraId="0261E4B6" w14:textId="77777777" w:rsidR="00AE2714" w:rsidRDefault="00000000">
      <w:r>
        <w:t xml:space="preserve">Cyderes also used the Nmap ssh-auth-methods NSE script against 199.187.144.52:22000. The service was identified as an SFTP 2.0 server displaying the banner "Welcome to Pinnacle Financial Partners Secure File Transfer" and supporting both password and public-key authentication.</w:t>
      </w:r>
    </w:p>
    <w:p w14:paraId="008FDBC2" w14:textId="77777777" w:rsidR="002A45F9" w:rsidRDefault="002A45F9" w:rsidP="00322BD6">
      <w:pPr>
        <w:jc w:val="center"/>
      </w:pPr>
      <w:r>
        <w:rPr>
          <w:noProof/>
        </w:rPr>
        <w:drawing>
          <wp:inline distT="0" distB="0" distL="0" distR="0" wp14:anchorId="7D2B7510" wp14:editId="7D2B7511">
            <wp:extent cx="5486400" cy="1331611"/>
            <wp:effectExtent l="12700" t="12700" r="12700" b="12700"/>
            <wp:docPr id="2100000018" name="Picture 21000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h_open.png"/>
                    <pic:cNvPicPr/>
                  </pic:nvPicPr>
                  <pic:blipFill>
                    <a:blip r:embed="rId22"/>
                    <a:stretch>
                      <a:fillRect/>
                    </a:stretch>
                  </pic:blipFill>
                  <pic:spPr>
                    <a:xfrm>
                      <a:off x="0" y="0"/>
                      <a:ext cx="5486400" cy="1331611"/>
                    </a:xfrm>
                    <a:prstGeom prst="rect">
                      <a:avLst/>
                    </a:prstGeom>
                    <a:ln w="12700">
                      <a:solidFill>
                        <a:srgbClr val="000000"/>
                      </a:solidFill>
                    </a:ln>
                  </pic:spPr>
                </pic:pic>
              </a:graphicData>
            </a:graphic>
          </wp:inline>
        </w:drawing>
      </w:r>
    </w:p>
    <w:p w14:paraId="29EE5974" w14:textId="77777777" w:rsidR="002A45F9" w:rsidRDefault="002A45F9" w:rsidP="002A45F9">
      <w:pPr>
        <w:pStyle w:val="Caption2"/>
      </w:pPr>
      <w:r>
        <w:t xml:space="preserve">Figure </w:t>
      </w:r>
      <w:r>
        <w:rPr>
          <w:i w:val="0"/>
        </w:rPr>
        <w:fldChar w:fldCharType="begin"/>
      </w:r>
      <w:r>
        <w:instrText>SEQ Figure  \* ARABIC</w:instrText>
      </w:r>
      <w:r>
        <w:rPr>
          <w:i w:val="0"/>
        </w:rPr>
        <w:fldChar w:fldCharType="separate"/>
      </w:r>
      <w:r>
        <w:rPr>
          <w:noProof/>
        </w:rPr>
        <w:t>11</w:t>
      </w:r>
      <w:r>
        <w:rPr>
          <w:i w:val="0"/>
        </w:rPr>
        <w:fldChar w:fldCharType="end"/>
      </w:r>
      <w:r>
        <w:t xml:space="preserve"> : SSH Supported Authentication Methods on 199.187.144.52:22000</w:t>
      </w:r>
    </w:p>
    <w:p w14:paraId="37EA758D" w14:textId="77777777" w:rsidR="00FA1782" w:rsidRDefault="00000000">
      <w:pPr>
        <w:pStyle w:val="Heading3"/>
      </w:pPr>
      <w:bookmarkStart w:id="41" w:name="_Toc244101625"/>
      <w:r>
        <w:t>Telnet</w:t>
      </w:r>
      <w:bookmarkEnd w:id="41"/>
    </w:p>
    <w:p w14:paraId="38AC74AF" w14:textId="77777777" w:rsidR="00FA1782" w:rsidRDefault="00000000">
      <w:r>
        <w:t xml:space="preserve">Cyderes used the Metasploit telnet_version auxiliary module to enumerate Telnet services exposed on TCP port 23. Telnet was identified as open and responsive on multiple hosts, including 69.64.24.138, 69.64.24.139, 69.64.24.141, 69.64.24.144, 69.64.24.146, 69.64.24.150, 69.64.24.152, and 69.64.24.213.</w:t>
      </w:r>
    </w:p>
    <w:p w14:paraId="4B052043" w14:textId="77777777" w:rsidR="00FA1782" w:rsidRDefault="00000000">
      <w:pPr>
        <w:jc w:val="center"/>
      </w:pPr>
      <w:r>
        <w:rPr>
          <w:noProof/>
        </w:rPr>
        <w:lastRenderedPageBreak/>
        <w:drawing>
          <wp:inline distT="0" distB="0" distL="0" distR="0" wp14:anchorId="1D161B4A" wp14:editId="74219F93">
            <wp:extent cx="5486400" cy="3248083"/>
            <wp:effectExtent l="12700" t="12700" r="12700" b="12700"/>
            <wp:docPr id="2092834834" name="Picture 2092834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pic:cNvPicPr/>
                  </pic:nvPicPr>
                  <pic:blipFill>
                    <a:blip r:embed="rId23"/>
                    <a:stretch>
                      <a:fillRect/>
                    </a:stretch>
                  </pic:blipFill>
                  <pic:spPr>
                    <a:xfrm>
                      <a:off x="0" y="0"/>
                      <a:ext cx="5486400" cy="3248083"/>
                    </a:xfrm>
                    <a:prstGeom prst="rect">
                      <a:avLst/>
                    </a:prstGeom>
                    <a:ln w="12700">
                      <a:solidFill>
                        <a:srgbClr val="000000"/>
                      </a:solidFill>
                    </a:ln>
                  </pic:spPr>
                </pic:pic>
              </a:graphicData>
            </a:graphic>
          </wp:inline>
        </w:drawing>
      </w:r>
    </w:p>
    <w:p w14:paraId="1EB37725"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12</w:t>
      </w:r>
      <w:r>
        <w:rPr>
          <w:i w:val="0"/>
        </w:rPr>
        <w:fldChar w:fldCharType="end"/>
      </w:r>
      <w:r>
        <w:t xml:space="preserve"> : Telnet Service Enumeration</w:t>
      </w:r>
    </w:p>
    <w:p w14:paraId="65EE80E2" w14:textId="77777777" w:rsidR="00FA1782" w:rsidRDefault="00000000">
      <w:r>
        <w:t xml:space="preserve">Cyderes conducted credential testing against the identified Telnet services using the telnet_login module with username and password wordlists. Every attempt returned a LOGIN FAILED result, and no valid credentials were identified.</w:t>
      </w:r>
    </w:p>
    <w:p w14:paraId="09D35205" w14:textId="77777777" w:rsidR="00FA1782" w:rsidRDefault="00000000">
      <w:pPr>
        <w:jc w:val="center"/>
      </w:pPr>
      <w:r>
        <w:rPr>
          <w:noProof/>
        </w:rPr>
        <w:drawing>
          <wp:inline distT="0" distB="0" distL="0" distR="0" wp14:anchorId="48F3C55C" wp14:editId="4AE7371C">
            <wp:extent cx="5486400" cy="3774332"/>
            <wp:effectExtent l="12700" t="12700" r="12700" b="12700"/>
            <wp:docPr id="2092834835" name="Picture 2092834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pic:nvPicPr>
                  <pic:blipFill>
                    <a:blip r:embed="rId24"/>
                    <a:stretch>
                      <a:fillRect/>
                    </a:stretch>
                  </pic:blipFill>
                  <pic:spPr>
                    <a:xfrm>
                      <a:off x="0" y="0"/>
                      <a:ext cx="5486400" cy="3774332"/>
                    </a:xfrm>
                    <a:prstGeom prst="rect">
                      <a:avLst/>
                    </a:prstGeom>
                    <a:ln w="12700">
                      <a:solidFill>
                        <a:srgbClr val="000000"/>
                      </a:solidFill>
                    </a:ln>
                  </pic:spPr>
                </pic:pic>
              </a:graphicData>
            </a:graphic>
          </wp:inline>
        </w:drawing>
      </w:r>
    </w:p>
    <w:p w14:paraId="0AFE3D39" w14:textId="77777777" w:rsidR="00FA1782" w:rsidRDefault="00000000">
      <w:pPr>
        <w:pStyle w:val="Caption2"/>
      </w:pPr>
      <w:r>
        <w:lastRenderedPageBreak/>
        <w:t xml:space="preserve">Figure </w:t>
      </w:r>
      <w:r>
        <w:rPr>
          <w:i w:val="0"/>
        </w:rPr>
        <w:fldChar w:fldCharType="begin"/>
      </w:r>
      <w:r>
        <w:instrText>SEQ Figure  \* ARABIC</w:instrText>
      </w:r>
      <w:r>
        <w:rPr>
          <w:i w:val="0"/>
        </w:rPr>
        <w:fldChar w:fldCharType="separate"/>
      </w:r>
      <w:r>
        <w:rPr>
          <w:noProof/>
        </w:rPr>
        <w:t>13</w:t>
      </w:r>
      <w:r>
        <w:rPr>
          <w:i w:val="0"/>
        </w:rPr>
        <w:fldChar w:fldCharType="end"/>
      </w:r>
      <w:r>
        <w:t xml:space="preserve"> : Telnet Authentication Testing</w:t>
      </w:r>
    </w:p>
    <w:p w14:paraId="567F580C" w14:textId="77777777" w:rsidR="00FA1782" w:rsidRDefault="00000000">
      <w:pPr>
        <w:pStyle w:val="Heading3"/>
      </w:pPr>
      <w:bookmarkStart w:id="42" w:name="_Toc244101626"/>
      <w:r>
        <w:t>SNMP</w:t>
      </w:r>
      <w:bookmarkEnd w:id="42"/>
    </w:p>
    <w:p w14:paraId="6E61A1DE" w14:textId="77777777" w:rsidR="00FA1782" w:rsidRDefault="00000000">
      <w:r>
        <w:t xml:space="preserve">Cyderes used onesixtyone to test the identified hosts for the use of default or commonly used SNMP community strings across the in-scope address space. The testing did not identify any valid SNMP community string or successful SNMP authentication.</w:t>
      </w:r>
    </w:p>
    <w:p w14:paraId="328BB5DD" w14:textId="77777777" w:rsidR="00FA1782" w:rsidRDefault="00000000">
      <w:pPr>
        <w:jc w:val="center"/>
      </w:pPr>
      <w:r>
        <w:rPr>
          <w:noProof/>
        </w:rPr>
        <w:drawing>
          <wp:inline distT="0" distB="0" distL="0" distR="0" wp14:anchorId="2339FB19" wp14:editId="0262C454">
            <wp:extent cx="5457825" cy="647700"/>
            <wp:effectExtent l="12700" t="12700" r="12700" b="12700"/>
            <wp:docPr id="2092834836" name="Picture 2092834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5"/>
                    <a:stretch>
                      <a:fillRect/>
                    </a:stretch>
                  </pic:blipFill>
                  <pic:spPr>
                    <a:xfrm>
                      <a:off x="0" y="0"/>
                      <a:ext cx="5457825" cy="647700"/>
                    </a:xfrm>
                    <a:prstGeom prst="rect">
                      <a:avLst/>
                    </a:prstGeom>
                    <a:ln w="12700">
                      <a:solidFill>
                        <a:srgbClr val="000000"/>
                      </a:solidFill>
                    </a:ln>
                  </pic:spPr>
                </pic:pic>
              </a:graphicData>
            </a:graphic>
          </wp:inline>
        </w:drawing>
      </w:r>
    </w:p>
    <w:p w14:paraId="34CCAEA3"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14</w:t>
      </w:r>
      <w:r>
        <w:rPr>
          <w:i w:val="0"/>
        </w:rPr>
        <w:fldChar w:fldCharType="end"/>
      </w:r>
      <w:r>
        <w:t xml:space="preserve"> : SNMP Community String Testing</w:t>
      </w:r>
    </w:p>
    <w:p w14:paraId="2B546467" w14:textId="77777777" w:rsidR="00AE2714" w:rsidRDefault="00000000">
      <w:r>
        <w:t xml:space="preserve">Cyderes tested SNMPv3 on 184.80.142.245 using snmpget with the noAuthNoPriv security level, first with an empty user name and then with the default user name cisco. Both requests were rejected with the errors No securityName specified and Unknown user name, and no unauthenticated SNMPv3 access was obtained.</w:t>
      </w:r>
    </w:p>
    <w:p w14:paraId="5F9C9E4E" w14:textId="77777777" w:rsidR="002A45F9" w:rsidRDefault="002A45F9" w:rsidP="00322BD6">
      <w:pPr>
        <w:jc w:val="center"/>
      </w:pPr>
      <w:r>
        <w:rPr>
          <w:noProof/>
        </w:rPr>
        <w:drawing>
          <wp:inline distT="0" distB="0" distL="0" distR="0" wp14:anchorId="7D2B7513" wp14:editId="7D2B7514">
            <wp:extent cx="5486400" cy="963712"/>
            <wp:effectExtent l="12700" t="12700" r="12700" b="12700"/>
            <wp:docPr id="2100000021" name="Picture 21000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mp.png"/>
                    <pic:cNvPicPr/>
                  </pic:nvPicPr>
                  <pic:blipFill>
                    <a:blip r:embed="rId26"/>
                    <a:stretch>
                      <a:fillRect/>
                    </a:stretch>
                  </pic:blipFill>
                  <pic:spPr>
                    <a:xfrm>
                      <a:off x="0" y="0"/>
                      <a:ext cx="5486400" cy="963712"/>
                    </a:xfrm>
                    <a:prstGeom prst="rect">
                      <a:avLst/>
                    </a:prstGeom>
                    <a:ln w="12700">
                      <a:solidFill>
                        <a:srgbClr val="000000"/>
                      </a:solidFill>
                    </a:ln>
                  </pic:spPr>
                </pic:pic>
              </a:graphicData>
            </a:graphic>
          </wp:inline>
        </w:drawing>
      </w:r>
    </w:p>
    <w:p w14:paraId="1671FCD7" w14:textId="77777777" w:rsidR="002A45F9" w:rsidRDefault="002A45F9" w:rsidP="002A45F9">
      <w:pPr>
        <w:pStyle w:val="Caption2"/>
      </w:pPr>
      <w:r>
        <w:t xml:space="preserve">Figure </w:t>
      </w:r>
      <w:r>
        <w:rPr>
          <w:i w:val="0"/>
        </w:rPr>
        <w:fldChar w:fldCharType="begin"/>
      </w:r>
      <w:r>
        <w:instrText>SEQ Figure  \* ARABIC</w:instrText>
      </w:r>
      <w:r>
        <w:rPr>
          <w:i w:val="0"/>
        </w:rPr>
        <w:fldChar w:fldCharType="separate"/>
      </w:r>
      <w:r>
        <w:rPr>
          <w:noProof/>
        </w:rPr>
        <w:t>15</w:t>
      </w:r>
      <w:r>
        <w:rPr>
          <w:i w:val="0"/>
        </w:rPr>
        <w:fldChar w:fldCharType="end"/>
      </w:r>
      <w:r>
        <w:t xml:space="preserve"> : SNMPv3 Authentication Testing</w:t>
      </w:r>
    </w:p>
    <w:p w14:paraId="2DFD8A2A" w14:textId="77777777" w:rsidR="00FA1782" w:rsidRDefault="00000000">
      <w:pPr>
        <w:pStyle w:val="Heading3"/>
      </w:pPr>
      <w:bookmarkStart w:id="43" w:name="_Toc244101627"/>
      <w:r>
        <w:t>NFS</w:t>
      </w:r>
      <w:bookmarkEnd w:id="43"/>
    </w:p>
    <w:p w14:paraId="72AA40BA" w14:textId="77777777" w:rsidR="00FA1782" w:rsidRDefault="00000000">
      <w:r>
        <w:t xml:space="preserve">Cyderes used the Metasploit nfsmount auxiliary module to enumerate accessible NFS exports across the identified hosts. No accessible or exported NFS shares were identified.</w:t>
      </w:r>
    </w:p>
    <w:p w14:paraId="088206C0" w14:textId="77777777" w:rsidR="00FA1782" w:rsidRDefault="00000000">
      <w:pPr>
        <w:jc w:val="center"/>
      </w:pPr>
      <w:r>
        <w:rPr>
          <w:noProof/>
        </w:rPr>
        <w:drawing>
          <wp:inline distT="0" distB="0" distL="0" distR="0" wp14:anchorId="2212809E" wp14:editId="3ADCE66C">
            <wp:extent cx="5486400" cy="2559867"/>
            <wp:effectExtent l="12700" t="12700" r="12700" b="12700"/>
            <wp:docPr id="2092834837" name="Picture 209283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png"/>
                    <pic:cNvPicPr/>
                  </pic:nvPicPr>
                  <pic:blipFill>
                    <a:blip r:embed="rId27"/>
                    <a:stretch>
                      <a:fillRect/>
                    </a:stretch>
                  </pic:blipFill>
                  <pic:spPr>
                    <a:xfrm>
                      <a:off x="0" y="0"/>
                      <a:ext cx="5486400" cy="2559867"/>
                    </a:xfrm>
                    <a:prstGeom prst="rect">
                      <a:avLst/>
                    </a:prstGeom>
                    <a:ln w="12700">
                      <a:solidFill>
                        <a:srgbClr val="000000"/>
                      </a:solidFill>
                    </a:ln>
                  </pic:spPr>
                </pic:pic>
              </a:graphicData>
            </a:graphic>
          </wp:inline>
        </w:drawing>
      </w:r>
    </w:p>
    <w:p w14:paraId="7F49ABDE" w14:textId="77777777" w:rsidR="00FA1782" w:rsidRDefault="00000000">
      <w:pPr>
        <w:pStyle w:val="Caption2"/>
      </w:pPr>
      <w:r>
        <w:lastRenderedPageBreak/>
        <w:t xml:space="preserve">Figure </w:t>
      </w:r>
      <w:r>
        <w:rPr>
          <w:i w:val="0"/>
        </w:rPr>
        <w:fldChar w:fldCharType="begin"/>
      </w:r>
      <w:r>
        <w:instrText>SEQ Figure  \* ARABIC</w:instrText>
      </w:r>
      <w:r>
        <w:rPr>
          <w:i w:val="0"/>
        </w:rPr>
        <w:fldChar w:fldCharType="separate"/>
      </w:r>
      <w:r>
        <w:rPr>
          <w:noProof/>
        </w:rPr>
        <w:t>16</w:t>
      </w:r>
      <w:r>
        <w:rPr>
          <w:i w:val="0"/>
        </w:rPr>
        <w:fldChar w:fldCharType="end"/>
      </w:r>
      <w:r>
        <w:t xml:space="preserve"> : NFS Export Enumeration</w:t>
      </w:r>
    </w:p>
    <w:p w14:paraId="485365B9" w14:textId="77777777" w:rsidR="00FA1782" w:rsidRDefault="00000000">
      <w:pPr>
        <w:pStyle w:val="Heading3"/>
      </w:pPr>
      <w:bookmarkStart w:id="44" w:name="_Toc244101628"/>
      <w:r>
        <w:t>VNC</w:t>
      </w:r>
      <w:bookmarkEnd w:id="44"/>
    </w:p>
    <w:p w14:paraId="427250A2" w14:textId="77777777" w:rsidR="00FA1782" w:rsidRDefault="00000000">
      <w:r>
        <w:t xml:space="preserve">Cyderes used the Metasploit vnc_none_auth auxiliary module to test hosts exposing the VNC service on TCP port 5900 for unauthenticated access. The handshakes failed and no unauthenticated VNC access was achieved.</w:t>
      </w:r>
    </w:p>
    <w:p w14:paraId="368C3C4E" w14:textId="77777777" w:rsidR="00FA1782" w:rsidRDefault="00000000">
      <w:pPr>
        <w:jc w:val="center"/>
      </w:pPr>
      <w:r>
        <w:rPr>
          <w:noProof/>
        </w:rPr>
        <w:drawing>
          <wp:inline distT="0" distB="0" distL="0" distR="0" wp14:anchorId="4780907B" wp14:editId="2A3390F5">
            <wp:extent cx="5486400" cy="2339926"/>
            <wp:effectExtent l="12700" t="12700" r="12700" b="12700"/>
            <wp:docPr id="2092834838" name="Picture 2092834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5.png"/>
                    <pic:cNvPicPr/>
                  </pic:nvPicPr>
                  <pic:blipFill>
                    <a:blip r:embed="rId28"/>
                    <a:stretch>
                      <a:fillRect/>
                    </a:stretch>
                  </pic:blipFill>
                  <pic:spPr>
                    <a:xfrm>
                      <a:off x="0" y="0"/>
                      <a:ext cx="5486400" cy="2339926"/>
                    </a:xfrm>
                    <a:prstGeom prst="rect">
                      <a:avLst/>
                    </a:prstGeom>
                    <a:ln w="12700">
                      <a:solidFill>
                        <a:srgbClr val="000000"/>
                      </a:solidFill>
                    </a:ln>
                  </pic:spPr>
                </pic:pic>
              </a:graphicData>
            </a:graphic>
          </wp:inline>
        </w:drawing>
      </w:r>
    </w:p>
    <w:p w14:paraId="3CF253ED"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17</w:t>
      </w:r>
      <w:r>
        <w:rPr>
          <w:i w:val="0"/>
        </w:rPr>
        <w:fldChar w:fldCharType="end"/>
      </w:r>
      <w:r>
        <w:t xml:space="preserve"> : VNC Authentication Testing</w:t>
      </w:r>
    </w:p>
    <w:p w14:paraId="378A91E6" w14:textId="77777777" w:rsidR="00FA1782" w:rsidRDefault="00000000">
      <w:pPr>
        <w:pStyle w:val="Heading3"/>
      </w:pPr>
      <w:bookmarkStart w:id="45" w:name="_Toc244101629"/>
      <w:r>
        <w:t>Oracle</w:t>
      </w:r>
      <w:bookmarkEnd w:id="45"/>
    </w:p>
    <w:p w14:paraId="5A0C067C" w14:textId="77777777" w:rsidR="00FA1782" w:rsidRDefault="00000000">
      <w:r>
        <w:t xml:space="preserve">Cyderes used the Metasploit tnslsnr_version auxiliary module to enumerate Oracle TNS listener version information across the identified hosts exposing TCP port 1521. The Oracle service version could not be determined and was reported as Unknown for all assessed hosts.</w:t>
      </w:r>
    </w:p>
    <w:p w14:paraId="1A61AC66" w14:textId="77777777" w:rsidR="00FA1782" w:rsidRDefault="00000000">
      <w:pPr>
        <w:jc w:val="center"/>
      </w:pPr>
      <w:r>
        <w:rPr>
          <w:noProof/>
        </w:rPr>
        <w:lastRenderedPageBreak/>
        <w:drawing>
          <wp:inline distT="0" distB="0" distL="0" distR="0" wp14:anchorId="174CCB6B" wp14:editId="78247520">
            <wp:extent cx="5486400" cy="4267200"/>
            <wp:effectExtent l="12700" t="12700" r="12700" b="12700"/>
            <wp:docPr id="2092834839" name="Picture 2092834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pic:nvPicPr>
                  <pic:blipFill>
                    <a:blip r:embed="rId29"/>
                    <a:stretch>
                      <a:fillRect/>
                    </a:stretch>
                  </pic:blipFill>
                  <pic:spPr>
                    <a:xfrm>
                      <a:off x="0" y="0"/>
                      <a:ext cx="5486400" cy="4267200"/>
                    </a:xfrm>
                    <a:prstGeom prst="rect">
                      <a:avLst/>
                    </a:prstGeom>
                    <a:ln w="12700">
                      <a:solidFill>
                        <a:srgbClr val="000000"/>
                      </a:solidFill>
                    </a:ln>
                  </pic:spPr>
                </pic:pic>
              </a:graphicData>
            </a:graphic>
          </wp:inline>
        </w:drawing>
      </w:r>
    </w:p>
    <w:p w14:paraId="301F875E"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18</w:t>
      </w:r>
      <w:r>
        <w:rPr>
          <w:i w:val="0"/>
        </w:rPr>
        <w:fldChar w:fldCharType="end"/>
      </w:r>
      <w:r>
        <w:t xml:space="preserve"> : Oracle TNS Listener Enumeration</w:t>
      </w:r>
    </w:p>
    <w:p w14:paraId="4498F179" w14:textId="77777777" w:rsidR="00FA1782" w:rsidRDefault="00000000">
      <w:pPr>
        <w:pStyle w:val="Heading3"/>
      </w:pPr>
      <w:bookmarkStart w:id="46" w:name="_Toc244101630"/>
      <w:r>
        <w:t>R-Services (RSH/Rexec)</w:t>
      </w:r>
      <w:bookmarkEnd w:id="46"/>
    </w:p>
    <w:p w14:paraId="3A747E02" w14:textId="77777777" w:rsidR="00FA1782" w:rsidRDefault="00000000">
      <w:r>
        <w:t xml:space="preserve">Cyderes identified TCP port 514, used by r-services, open on identified hosts. Nmap service/version detection confirmed the port was open and responsive on 45.223.161.93.</w:t>
      </w:r>
    </w:p>
    <w:p w14:paraId="2212DE68" w14:textId="77777777" w:rsidR="00FA1782" w:rsidRDefault="00000000">
      <w:pPr>
        <w:jc w:val="center"/>
      </w:pPr>
      <w:r>
        <w:rPr>
          <w:noProof/>
        </w:rPr>
        <w:lastRenderedPageBreak/>
        <w:drawing>
          <wp:inline distT="0" distB="0" distL="0" distR="0" wp14:anchorId="11219FF7" wp14:editId="5202939B">
            <wp:extent cx="5486400" cy="2648607"/>
            <wp:effectExtent l="12700" t="12700" r="12700" b="12700"/>
            <wp:docPr id="2092834938" name="Picture 2092834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486400" cy="2648607"/>
                    </a:xfrm>
                    <a:prstGeom prst="rect">
                      <a:avLst/>
                    </a:prstGeom>
                    <a:ln w="12700">
                      <a:solidFill>
                        <a:srgbClr val="000000"/>
                      </a:solidFill>
                    </a:ln>
                  </pic:spPr>
                </pic:pic>
              </a:graphicData>
            </a:graphic>
          </wp:inline>
        </w:drawing>
      </w:r>
    </w:p>
    <w:p w14:paraId="48EB00CA"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19</w:t>
      </w:r>
      <w:r>
        <w:rPr>
          <w:i w:val="0"/>
        </w:rPr>
        <w:fldChar w:fldCharType="end"/>
      </w:r>
      <w:r>
        <w:t xml:space="preserve"> : R-Services Port 514 Enumeration</w:t>
      </w:r>
    </w:p>
    <w:p w14:paraId="7A8A2A62" w14:textId="77777777" w:rsidR="00FA1782" w:rsidRDefault="00000000">
      <w:r>
        <w:t xml:space="preserve">Cyderes further confirmed the open r-services port using a direct Netcat connection to 45.223.177.93:514.</w:t>
      </w:r>
    </w:p>
    <w:p w14:paraId="2188EC1D" w14:textId="77777777" w:rsidR="00FA1782" w:rsidRDefault="00000000">
      <w:pPr>
        <w:jc w:val="center"/>
      </w:pPr>
      <w:r>
        <w:rPr>
          <w:noProof/>
        </w:rPr>
        <w:drawing>
          <wp:inline distT="0" distB="0" distL="0" distR="0" wp14:anchorId="47E58916" wp14:editId="4BC8DA6C">
            <wp:extent cx="4572000" cy="723900"/>
            <wp:effectExtent l="12700" t="12700" r="12700" b="12700"/>
            <wp:docPr id="2092834939" name="Picture 2092834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4572000" cy="723900"/>
                    </a:xfrm>
                    <a:prstGeom prst="rect">
                      <a:avLst/>
                    </a:prstGeom>
                    <a:ln w="12700">
                      <a:solidFill>
                        <a:srgbClr val="000000"/>
                      </a:solidFill>
                    </a:ln>
                  </pic:spPr>
                </pic:pic>
              </a:graphicData>
            </a:graphic>
          </wp:inline>
        </w:drawing>
      </w:r>
    </w:p>
    <w:p w14:paraId="1CD6C76A"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20</w:t>
      </w:r>
      <w:r>
        <w:rPr>
          <w:i w:val="0"/>
        </w:rPr>
        <w:fldChar w:fldCharType="end"/>
      </w:r>
      <w:r>
        <w:t xml:space="preserve"> : R-Services Port Confirmation</w:t>
      </w:r>
    </w:p>
    <w:p w14:paraId="76ACEDCB" w14:textId="77777777" w:rsidR="00FA1782" w:rsidRDefault="00000000">
      <w:r>
        <w:t xml:space="preserve">Cyderes used the Metasploit rexec_login auxiliary module to perform an authentication sweep against the identified r-services host at 45.223.181.93:514. The sweep completed, but no credentialed access was obtained.</w:t>
      </w:r>
    </w:p>
    <w:p w14:paraId="632B7F1A" w14:textId="77777777" w:rsidR="00FA1782" w:rsidRDefault="00000000">
      <w:pPr>
        <w:jc w:val="center"/>
      </w:pPr>
      <w:r>
        <w:rPr>
          <w:noProof/>
        </w:rPr>
        <w:drawing>
          <wp:inline distT="0" distB="0" distL="0" distR="0" wp14:anchorId="73703B5F" wp14:editId="33A2990F">
            <wp:extent cx="5486400" cy="1917045"/>
            <wp:effectExtent l="12700" t="12700" r="12700" b="12700"/>
            <wp:docPr id="2092834940" name="Picture 2092834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486400" cy="1917045"/>
                    </a:xfrm>
                    <a:prstGeom prst="rect">
                      <a:avLst/>
                    </a:prstGeom>
                    <a:ln w="12700">
                      <a:solidFill>
                        <a:srgbClr val="000000"/>
                      </a:solidFill>
                    </a:ln>
                  </pic:spPr>
                </pic:pic>
              </a:graphicData>
            </a:graphic>
          </wp:inline>
        </w:drawing>
      </w:r>
    </w:p>
    <w:p w14:paraId="16B7FA1D"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21</w:t>
      </w:r>
      <w:r>
        <w:rPr>
          <w:i w:val="0"/>
        </w:rPr>
        <w:fldChar w:fldCharType="end"/>
      </w:r>
      <w:r>
        <w:t xml:space="preserve"> : Rexec Login Testing</w:t>
      </w:r>
    </w:p>
    <w:p w14:paraId="2B02F311" w14:textId="77777777" w:rsidR="00FA1782" w:rsidRDefault="00000000">
      <w:pPr>
        <w:pStyle w:val="Heading3"/>
      </w:pPr>
      <w:bookmarkStart w:id="47" w:name="_Toc244101631"/>
      <w:r>
        <w:lastRenderedPageBreak/>
        <w:t>MongoDB</w:t>
      </w:r>
      <w:bookmarkEnd w:id="47"/>
    </w:p>
    <w:p w14:paraId="2B33A66C" w14:textId="77777777" w:rsidR="00FA1782" w:rsidRDefault="00000000">
      <w:r>
        <w:t xml:space="preserve">Cyderes used the Metasploit mongobleed module, which targets CVE-2025-14847, to test the identified hosts for exposed MongoDB services. The targets did not appear to be MongoDB services, and no exposed MongoDB instances were confirmed.</w:t>
      </w:r>
    </w:p>
    <w:p w14:paraId="77844F81" w14:textId="77777777" w:rsidR="00FA1782" w:rsidRDefault="00000000">
      <w:pPr>
        <w:jc w:val="center"/>
      </w:pPr>
      <w:r>
        <w:rPr>
          <w:noProof/>
        </w:rPr>
        <w:drawing>
          <wp:inline distT="0" distB="0" distL="0" distR="0" wp14:anchorId="45165EE3" wp14:editId="0642FE8A">
            <wp:extent cx="5486400" cy="4281207"/>
            <wp:effectExtent l="12700" t="12700" r="12700" b="12700"/>
            <wp:docPr id="2092834843" name="Picture 209283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33"/>
                    <a:stretch>
                      <a:fillRect/>
                    </a:stretch>
                  </pic:blipFill>
                  <pic:spPr>
                    <a:xfrm>
                      <a:off x="0" y="0"/>
                      <a:ext cx="5486400" cy="4281207"/>
                    </a:xfrm>
                    <a:prstGeom prst="rect">
                      <a:avLst/>
                    </a:prstGeom>
                    <a:ln w="12700">
                      <a:solidFill>
                        <a:srgbClr val="000000"/>
                      </a:solidFill>
                    </a:ln>
                  </pic:spPr>
                </pic:pic>
              </a:graphicData>
            </a:graphic>
          </wp:inline>
        </w:drawing>
      </w:r>
    </w:p>
    <w:p w14:paraId="29EAF2A3"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22</w:t>
      </w:r>
      <w:r>
        <w:rPr>
          <w:i w:val="0"/>
        </w:rPr>
        <w:fldChar w:fldCharType="end"/>
      </w:r>
      <w:r>
        <w:t xml:space="preserve"> : MongoDB Service Testing</w:t>
      </w:r>
    </w:p>
    <w:p w14:paraId="356B2AE9" w14:textId="77777777" w:rsidR="00FA1782" w:rsidRDefault="00000000">
      <w:pPr>
        <w:pStyle w:val="Heading3"/>
      </w:pPr>
      <w:bookmarkStart w:id="48" w:name="_Toc244101632"/>
      <w:r>
        <w:t>PostgreSQL</w:t>
      </w:r>
      <w:bookmarkEnd w:id="48"/>
    </w:p>
    <w:p w14:paraId="6B5A025C" w14:textId="77777777" w:rsidR="00FA1782" w:rsidRDefault="00000000">
      <w:r>
        <w:t xml:space="preserve">Cyderes used the Metasploit postgres_login auxiliary module to perform authentication testing against the identified hosts exposing PostgreSQL on TCP port 5432. Every attempt returned a LOGIN FAILED result, and no valid credentials were identified.</w:t>
      </w:r>
    </w:p>
    <w:p w14:paraId="77197BD4" w14:textId="77777777" w:rsidR="00FA1782" w:rsidRDefault="00000000">
      <w:pPr>
        <w:jc w:val="center"/>
      </w:pPr>
      <w:r>
        <w:rPr>
          <w:noProof/>
        </w:rPr>
        <w:lastRenderedPageBreak/>
        <w:drawing>
          <wp:inline distT="0" distB="0" distL="0" distR="0" wp14:anchorId="532B9FF7" wp14:editId="4BA4AA89">
            <wp:extent cx="5486400" cy="2451221"/>
            <wp:effectExtent l="12700" t="12700" r="12700" b="12700"/>
            <wp:docPr id="2092834844" name="Picture 2092834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6.png"/>
                    <pic:cNvPicPr/>
                  </pic:nvPicPr>
                  <pic:blipFill>
                    <a:blip r:embed="rId34"/>
                    <a:stretch>
                      <a:fillRect/>
                    </a:stretch>
                  </pic:blipFill>
                  <pic:spPr>
                    <a:xfrm>
                      <a:off x="0" y="0"/>
                      <a:ext cx="5486400" cy="2451221"/>
                    </a:xfrm>
                    <a:prstGeom prst="rect">
                      <a:avLst/>
                    </a:prstGeom>
                    <a:ln w="12700">
                      <a:solidFill>
                        <a:srgbClr val="000000"/>
                      </a:solidFill>
                    </a:ln>
                  </pic:spPr>
                </pic:pic>
              </a:graphicData>
            </a:graphic>
          </wp:inline>
        </w:drawing>
      </w:r>
    </w:p>
    <w:p w14:paraId="27B07053"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23</w:t>
      </w:r>
      <w:r>
        <w:rPr>
          <w:i w:val="0"/>
        </w:rPr>
        <w:fldChar w:fldCharType="end"/>
      </w:r>
      <w:r>
        <w:t xml:space="preserve"> : PostgreSQL Authentication Testing</w:t>
      </w:r>
    </w:p>
    <w:p w14:paraId="36D1E0D1" w14:textId="77777777" w:rsidR="00FA1782" w:rsidRDefault="00000000">
      <w:pPr>
        <w:pStyle w:val="Heading3"/>
      </w:pPr>
      <w:bookmarkStart w:id="49" w:name="_Toc244101633"/>
      <w:r>
        <w:t>Redis</w:t>
      </w:r>
      <w:bookmarkEnd w:id="49"/>
    </w:p>
    <w:p w14:paraId="2CAA8266" w14:textId="77777777" w:rsidR="00AE2714" w:rsidRDefault="00000000">
      <w:r>
        <w:t xml:space="preserve">Cyderes identified TCP port 6379, the default Redis port, open on identified hosts. The Metasploit redis_server module reported "Found redis with INFO command"but the data returned was an Imperva Incapsula block page rather than Redis INFO output.</w:t>
      </w:r>
    </w:p>
    <w:p w14:paraId="2459600B" w14:textId="77777777" w:rsidR="002A45F9" w:rsidRDefault="002A45F9" w:rsidP="00322BD6">
      <w:pPr>
        <w:jc w:val="center"/>
      </w:pPr>
      <w:r>
        <w:rPr>
          <w:noProof/>
        </w:rPr>
        <w:drawing>
          <wp:inline distT="0" distB="0" distL="0" distR="0" wp14:anchorId="7D2B7516" wp14:editId="7D2B7517">
            <wp:extent cx="5486400" cy="3520731"/>
            <wp:effectExtent l="12700" t="12700" r="12700" b="12700"/>
            <wp:docPr id="2100000024" name="Picture 21000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0.png"/>
                    <pic:cNvPicPr/>
                  </pic:nvPicPr>
                  <pic:blipFill>
                    <a:blip r:embed="rId35"/>
                    <a:stretch>
                      <a:fillRect/>
                    </a:stretch>
                  </pic:blipFill>
                  <pic:spPr>
                    <a:xfrm>
                      <a:off x="0" y="0"/>
                      <a:ext cx="5486400" cy="3520731"/>
                    </a:xfrm>
                    <a:prstGeom prst="rect">
                      <a:avLst/>
                    </a:prstGeom>
                    <a:ln w="12700">
                      <a:solidFill>
                        <a:srgbClr val="000000"/>
                      </a:solidFill>
                    </a:ln>
                  </pic:spPr>
                </pic:pic>
              </a:graphicData>
            </a:graphic>
          </wp:inline>
        </w:drawing>
      </w:r>
    </w:p>
    <w:p w14:paraId="13C6496F" w14:textId="77777777" w:rsidR="002A45F9" w:rsidRDefault="002A45F9" w:rsidP="002A45F9">
      <w:pPr>
        <w:pStyle w:val="Caption2"/>
      </w:pPr>
      <w:r>
        <w:t xml:space="preserve">Figure </w:t>
      </w:r>
      <w:r>
        <w:rPr>
          <w:i w:val="0"/>
        </w:rPr>
        <w:fldChar w:fldCharType="begin"/>
      </w:r>
      <w:r>
        <w:instrText>SEQ Figure  \* ARABIC</w:instrText>
      </w:r>
      <w:r>
        <w:rPr>
          <w:i w:val="0"/>
        </w:rPr>
        <w:fldChar w:fldCharType="separate"/>
      </w:r>
      <w:r>
        <w:rPr>
          <w:noProof/>
        </w:rPr>
        <w:t>24</w:t>
      </w:r>
      <w:r>
        <w:rPr>
          <w:i w:val="0"/>
        </w:rPr>
        <w:fldChar w:fldCharType="end"/>
      </w:r>
      <w:r>
        <w:t xml:space="preserve"> : Redis Server Detection</w:t>
      </w:r>
    </w:p>
    <w:p w14:paraId="38FBED15" w14:textId="77777777" w:rsidR="00AE2714" w:rsidRDefault="00000000">
      <w:r>
        <w:lastRenderedPageBreak/>
        <w:t xml:space="preserve">Cyderes then used the Metasploit redis_login module, which reported that no password was required to access the Redis service on the identified hosts.</w:t>
      </w:r>
    </w:p>
    <w:p w14:paraId="33C31C97" w14:textId="77777777" w:rsidR="002A45F9" w:rsidRDefault="002A45F9" w:rsidP="00322BD6">
      <w:pPr>
        <w:jc w:val="center"/>
      </w:pPr>
      <w:r>
        <w:rPr>
          <w:noProof/>
        </w:rPr>
        <w:drawing>
          <wp:inline distT="0" distB="0" distL="0" distR="0" wp14:anchorId="7D2B7519" wp14:editId="7D2B751A">
            <wp:extent cx="5486400" cy="1894114"/>
            <wp:effectExtent l="12700" t="12700" r="12700" b="12700"/>
            <wp:docPr id="2100000027" name="Picture 21000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pic:nvPicPr>
                  <pic:blipFill>
                    <a:blip r:embed="rId36"/>
                    <a:stretch>
                      <a:fillRect/>
                    </a:stretch>
                  </pic:blipFill>
                  <pic:spPr>
                    <a:xfrm>
                      <a:off x="0" y="0"/>
                      <a:ext cx="5486400" cy="1894114"/>
                    </a:xfrm>
                    <a:prstGeom prst="rect">
                      <a:avLst/>
                    </a:prstGeom>
                    <a:ln w="12700">
                      <a:solidFill>
                        <a:srgbClr val="000000"/>
                      </a:solidFill>
                    </a:ln>
                  </pic:spPr>
                </pic:pic>
              </a:graphicData>
            </a:graphic>
          </wp:inline>
        </w:drawing>
      </w:r>
    </w:p>
    <w:p w14:paraId="5F2C9E27" w14:textId="77777777" w:rsidR="002A45F9" w:rsidRDefault="002A45F9" w:rsidP="002A45F9">
      <w:pPr>
        <w:pStyle w:val="Caption2"/>
      </w:pPr>
      <w:r>
        <w:t xml:space="preserve">Figure </w:t>
      </w:r>
      <w:r>
        <w:rPr>
          <w:i w:val="0"/>
        </w:rPr>
        <w:fldChar w:fldCharType="begin"/>
      </w:r>
      <w:r>
        <w:instrText>SEQ Figure  \* ARABIC</w:instrText>
      </w:r>
      <w:r>
        <w:rPr>
          <w:i w:val="0"/>
        </w:rPr>
        <w:fldChar w:fldCharType="separate"/>
      </w:r>
      <w:r>
        <w:rPr>
          <w:noProof/>
        </w:rPr>
        <w:t>25</w:t>
      </w:r>
      <w:r>
        <w:rPr>
          <w:i w:val="0"/>
        </w:rPr>
        <w:fldChar w:fldCharType="end"/>
      </w:r>
      <w:r>
        <w:t xml:space="preserve"> : Redis Authentication Testing</w:t>
      </w:r>
    </w:p>
    <w:p w14:paraId="4DBC1B14" w14:textId="77777777" w:rsidR="00AE2714" w:rsidRDefault="00000000">
      <w:r>
        <w:t>During manual verification using curl and redis-cli, the hosts responded like an HTTP proxy rather than Redis. An HTTP request to port 6379 returned an HTTP/1.1 503 Service Unavailable Incapsula page, redis-cli PING returned a protocol error because the first reply byte was H, and a redis-cli scan returned an I/O error.</w:t>
      </w:r>
    </w:p>
    <w:p w14:paraId="4467B119" w14:textId="77777777" w:rsidR="002A45F9" w:rsidRDefault="002A45F9" w:rsidP="00322BD6">
      <w:pPr>
        <w:jc w:val="center"/>
      </w:pPr>
      <w:r>
        <w:rPr>
          <w:noProof/>
        </w:rPr>
        <w:drawing>
          <wp:inline distT="0" distB="0" distL="0" distR="0" wp14:anchorId="7D2B751C" wp14:editId="7D2B751D">
            <wp:extent cx="5486400" cy="2599861"/>
            <wp:effectExtent l="12700" t="12700" r="12700" b="12700"/>
            <wp:docPr id="2100000030" name="Picture 21000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is_further.png"/>
                    <pic:cNvPicPr/>
                  </pic:nvPicPr>
                  <pic:blipFill>
                    <a:blip r:embed="rId37"/>
                    <a:stretch>
                      <a:fillRect/>
                    </a:stretch>
                  </pic:blipFill>
                  <pic:spPr>
                    <a:xfrm>
                      <a:off x="0" y="0"/>
                      <a:ext cx="5486400" cy="2599861"/>
                    </a:xfrm>
                    <a:prstGeom prst="rect">
                      <a:avLst/>
                    </a:prstGeom>
                    <a:ln w="12700">
                      <a:solidFill>
                        <a:srgbClr val="000000"/>
                      </a:solidFill>
                    </a:ln>
                  </pic:spPr>
                </pic:pic>
              </a:graphicData>
            </a:graphic>
          </wp:inline>
        </w:drawing>
      </w:r>
    </w:p>
    <w:p w14:paraId="5901D5F6" w14:textId="77777777" w:rsidR="002A45F9" w:rsidRDefault="002A45F9" w:rsidP="002A45F9">
      <w:pPr>
        <w:pStyle w:val="Caption2"/>
      </w:pPr>
      <w:r>
        <w:t xml:space="preserve">Figure </w:t>
      </w:r>
      <w:r>
        <w:rPr>
          <w:i w:val="0"/>
        </w:rPr>
        <w:fldChar w:fldCharType="begin"/>
      </w:r>
      <w:r>
        <w:instrText>SEQ Figure  \* ARABIC</w:instrText>
      </w:r>
      <w:r>
        <w:rPr>
          <w:i w:val="0"/>
        </w:rPr>
        <w:fldChar w:fldCharType="separate"/>
      </w:r>
      <w:r>
        <w:rPr>
          <w:noProof/>
        </w:rPr>
        <w:t>26</w:t>
      </w:r>
      <w:r>
        <w:rPr>
          <w:i w:val="0"/>
        </w:rPr>
        <w:fldChar w:fldCharType="end"/>
      </w:r>
      <w:r>
        <w:t xml:space="preserve"> : Redis Manual Validation</w:t>
      </w:r>
    </w:p>
    <w:p w14:paraId="367A1BF4" w14:textId="77777777" w:rsidR="00AE2714" w:rsidRDefault="00000000">
      <w:r>
        <w:t xml:space="preserve">An Nmap redis-info scan returned the same Incapsula responses. Passwordless access to a Redis service could not be independently confirmed and the result remains inconclusive.</w:t>
      </w:r>
    </w:p>
    <w:p w14:paraId="058F3477" w14:textId="77777777" w:rsidR="002A45F9" w:rsidRDefault="002A45F9" w:rsidP="00322BD6">
      <w:pPr>
        <w:jc w:val="center"/>
      </w:pPr>
      <w:r>
        <w:rPr>
          <w:noProof/>
        </w:rPr>
        <w:lastRenderedPageBreak/>
        <w:drawing>
          <wp:inline distT="0" distB="0" distL="0" distR="0" wp14:anchorId="7D2B751F" wp14:editId="7D2B7520">
            <wp:extent cx="5486400" cy="4177195"/>
            <wp:effectExtent l="12700" t="12700" r="12700" b="12700"/>
            <wp:docPr id="2100000033" name="Picture 21000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38"/>
                    <a:stretch>
                      <a:fillRect/>
                    </a:stretch>
                  </pic:blipFill>
                  <pic:spPr>
                    <a:xfrm>
                      <a:off x="0" y="0"/>
                      <a:ext cx="5486400" cy="4177195"/>
                    </a:xfrm>
                    <a:prstGeom prst="rect">
                      <a:avLst/>
                    </a:prstGeom>
                    <a:ln w="12700">
                      <a:solidFill>
                        <a:srgbClr val="000000"/>
                      </a:solidFill>
                    </a:ln>
                  </pic:spPr>
                </pic:pic>
              </a:graphicData>
            </a:graphic>
          </wp:inline>
        </w:drawing>
      </w:r>
    </w:p>
    <w:p w14:paraId="61DC5E05" w14:textId="77777777" w:rsidR="002A45F9" w:rsidRDefault="002A45F9" w:rsidP="002A45F9">
      <w:pPr>
        <w:pStyle w:val="Caption2"/>
      </w:pPr>
      <w:r>
        <w:t xml:space="preserve">Figure </w:t>
      </w:r>
      <w:r>
        <w:rPr>
          <w:i w:val="0"/>
        </w:rPr>
        <w:fldChar w:fldCharType="begin"/>
      </w:r>
      <w:r>
        <w:instrText>SEQ Figure  \* ARABIC</w:instrText>
      </w:r>
      <w:r>
        <w:rPr>
          <w:i w:val="0"/>
        </w:rPr>
        <w:fldChar w:fldCharType="separate"/>
      </w:r>
      <w:r>
        <w:rPr>
          <w:noProof/>
        </w:rPr>
        <w:t>27</w:t>
      </w:r>
      <w:r>
        <w:rPr>
          <w:i w:val="0"/>
        </w:rPr>
        <w:fldChar w:fldCharType="end"/>
      </w:r>
      <w:r>
        <w:t xml:space="preserve"> : Nmap Redis Service Detection</w:t>
      </w:r>
    </w:p>
    <w:p w14:paraId="5E0FC6C6" w14:textId="77777777" w:rsidR="00FA1782" w:rsidRDefault="00000000">
      <w:pPr>
        <w:pStyle w:val="Heading3"/>
      </w:pPr>
      <w:bookmarkStart w:id="50" w:name="_Toc244101634"/>
      <w:r>
        <w:t>IMAP</w:t>
      </w:r>
      <w:bookmarkEnd w:id="50"/>
    </w:p>
    <w:p w14:paraId="1E49756B" w14:textId="77777777" w:rsidR="00AE2714" w:rsidRDefault="00000000">
      <w:r>
        <w:t xml:space="preserve">Cyderes tested IMAP on 45.223.161.93, on ports 143 and 993, using openssl s_client and telnet. The STARTTLS negotiation ended with an unexpected EOF on both ports, a direct TLS connection to port 993 presented a certificate issued to imperva.com, and a raw connection to port 993 returned an HTTP/1.1 400 Bad Request Incapsula page. No IMAP banner was returned, indicating that the ports are answered by the Imperva Incapsula proxy.</w:t>
      </w:r>
    </w:p>
    <w:p w14:paraId="032A5B66" w14:textId="77777777" w:rsidR="002A45F9" w:rsidRDefault="002A45F9" w:rsidP="00322BD6">
      <w:pPr>
        <w:jc w:val="center"/>
      </w:pPr>
      <w:r>
        <w:rPr>
          <w:noProof/>
        </w:rPr>
        <w:lastRenderedPageBreak/>
        <w:drawing>
          <wp:inline distT="0" distB="0" distL="0" distR="0" wp14:anchorId="7D2B7522" wp14:editId="7D2B7523">
            <wp:extent cx="5486400" cy="3068027"/>
            <wp:effectExtent l="12700" t="12700" r="12700" b="12700"/>
            <wp:docPr id="2100000036" name="Picture 21000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P.png"/>
                    <pic:cNvPicPr/>
                  </pic:nvPicPr>
                  <pic:blipFill>
                    <a:blip r:embed="rId39"/>
                    <a:stretch>
                      <a:fillRect/>
                    </a:stretch>
                  </pic:blipFill>
                  <pic:spPr>
                    <a:xfrm>
                      <a:off x="0" y="0"/>
                      <a:ext cx="5486400" cy="3068027"/>
                    </a:xfrm>
                    <a:prstGeom prst="rect">
                      <a:avLst/>
                    </a:prstGeom>
                    <a:ln w="12700">
                      <a:solidFill>
                        <a:srgbClr val="000000"/>
                      </a:solidFill>
                    </a:ln>
                  </pic:spPr>
                </pic:pic>
              </a:graphicData>
            </a:graphic>
          </wp:inline>
        </w:drawing>
      </w:r>
    </w:p>
    <w:p w14:paraId="0B00FD26" w14:textId="77777777" w:rsidR="002A45F9" w:rsidRDefault="002A45F9" w:rsidP="002A45F9">
      <w:pPr>
        <w:pStyle w:val="Caption2"/>
      </w:pPr>
      <w:r>
        <w:t xml:space="preserve">Figure </w:t>
      </w:r>
      <w:r>
        <w:rPr>
          <w:i w:val="0"/>
        </w:rPr>
        <w:fldChar w:fldCharType="begin"/>
      </w:r>
      <w:r>
        <w:instrText>SEQ Figure  \* ARABIC</w:instrText>
      </w:r>
      <w:r>
        <w:rPr>
          <w:i w:val="0"/>
        </w:rPr>
        <w:fldChar w:fldCharType="separate"/>
      </w:r>
      <w:r>
        <w:rPr>
          <w:noProof/>
        </w:rPr>
        <w:t>28</w:t>
      </w:r>
      <w:r>
        <w:rPr>
          <w:i w:val="0"/>
        </w:rPr>
        <w:fldChar w:fldCharType="end"/>
      </w:r>
      <w:r>
        <w:t xml:space="preserve"> : IMAP Service Validation</w:t>
      </w:r>
    </w:p>
    <w:p w14:paraId="3FFC4AE9" w14:textId="77777777" w:rsidR="00FA1782" w:rsidRDefault="00000000">
      <w:pPr>
        <w:pStyle w:val="Heading3"/>
      </w:pPr>
      <w:bookmarkStart w:id="51" w:name="_Toc244101635"/>
      <w:r>
        <w:t>JetDirect</w:t>
      </w:r>
      <w:bookmarkEnd w:id="51"/>
    </w:p>
    <w:p w14:paraId="4CD2AEA4" w14:textId="77777777" w:rsidR="00AE2714" w:rsidRDefault="00000000">
      <w:r>
        <w:t xml:space="preserve">Cyderes identified TCP port 9100, used by JetDirect, open on 69.64.24.146. The Nmap pjl-ready-message script timed out with no response from the printer, and a direct Netcat connection followed by PJL INFO STATUS and INFO ID commands also returned no data.</w:t>
      </w:r>
    </w:p>
    <w:p w14:paraId="4982AA9C" w14:textId="77777777" w:rsidR="002A45F9" w:rsidRDefault="002A45F9" w:rsidP="00322BD6">
      <w:pPr>
        <w:jc w:val="center"/>
      </w:pPr>
      <w:r>
        <w:rPr>
          <w:noProof/>
        </w:rPr>
        <w:drawing>
          <wp:inline distT="0" distB="0" distL="0" distR="0" wp14:anchorId="7D2B7525" wp14:editId="7D2B7526">
            <wp:extent cx="5486400" cy="1945633"/>
            <wp:effectExtent l="12700" t="12700" r="12700" b="12700"/>
            <wp:docPr id="2100000039" name="Picture 21000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tredire_nmap.png"/>
                    <pic:cNvPicPr/>
                  </pic:nvPicPr>
                  <pic:blipFill>
                    <a:blip r:embed="rId40"/>
                    <a:stretch>
                      <a:fillRect/>
                    </a:stretch>
                  </pic:blipFill>
                  <pic:spPr>
                    <a:xfrm>
                      <a:off x="0" y="0"/>
                      <a:ext cx="5486400" cy="1945633"/>
                    </a:xfrm>
                    <a:prstGeom prst="rect">
                      <a:avLst/>
                    </a:prstGeom>
                    <a:ln w="12700">
                      <a:solidFill>
                        <a:srgbClr val="000000"/>
                      </a:solidFill>
                    </a:ln>
                  </pic:spPr>
                </pic:pic>
              </a:graphicData>
            </a:graphic>
          </wp:inline>
        </w:drawing>
      </w:r>
    </w:p>
    <w:p w14:paraId="34D80521" w14:textId="77777777" w:rsidR="002A45F9" w:rsidRDefault="002A45F9" w:rsidP="002A45F9">
      <w:pPr>
        <w:pStyle w:val="Caption2"/>
      </w:pPr>
      <w:r>
        <w:t xml:space="preserve">Figure </w:t>
      </w:r>
      <w:r>
        <w:rPr>
          <w:i w:val="0"/>
        </w:rPr>
        <w:fldChar w:fldCharType="begin"/>
      </w:r>
      <w:r>
        <w:instrText>SEQ Figure  \* ARABIC</w:instrText>
      </w:r>
      <w:r>
        <w:rPr>
          <w:i w:val="0"/>
        </w:rPr>
        <w:fldChar w:fldCharType="separate"/>
      </w:r>
      <w:r>
        <w:rPr>
          <w:noProof/>
        </w:rPr>
        <w:t>29</w:t>
      </w:r>
      <w:r>
        <w:rPr>
          <w:i w:val="0"/>
        </w:rPr>
        <w:fldChar w:fldCharType="end"/>
      </w:r>
      <w:r>
        <w:t xml:space="preserve"> : JetDirect Port 9100 Testing</w:t>
      </w:r>
    </w:p>
    <w:p w14:paraId="5E499063" w14:textId="77777777" w:rsidR="00FA1782" w:rsidRDefault="00000000">
      <w:pPr>
        <w:pStyle w:val="Heading3"/>
      </w:pPr>
      <w:bookmarkStart w:id="52" w:name="_Toc244101636"/>
      <w:r>
        <w:t>RTSP</w:t>
      </w:r>
      <w:bookmarkEnd w:id="52"/>
    </w:p>
    <w:p w14:paraId="47351828" w14:textId="77777777" w:rsidR="00AE2714" w:rsidRDefault="00000000">
      <w:r>
        <w:t xml:space="preserve">Cyderes scanned TCP port 554 using the Nmap rtsp-methods and rtsp-url-brute scripts to identify supported RTSP methods and stream endpoints. Port 554 was reported as open, but the rtsp-methods script failed to execute and the URL enumeration did not confirm any valid stream paths. A manual </w:t>
        <w:lastRenderedPageBreak/>
        <w:t xml:space="preserve">RTSP OPTIONS request sent with Netcat returned an HTTP/1.1 400 Bad Request response with Imperva/Incapsula headers instead of an RTSP response.</w:t>
      </w:r>
    </w:p>
    <w:p w14:paraId="5AEC897A" w14:textId="77777777" w:rsidR="002A45F9" w:rsidRDefault="002A45F9" w:rsidP="00322BD6">
      <w:pPr>
        <w:jc w:val="center"/>
      </w:pPr>
      <w:r>
        <w:rPr>
          <w:noProof/>
        </w:rPr>
        <w:drawing>
          <wp:inline distT="0" distB="0" distL="0" distR="0" wp14:anchorId="7D2B7528" wp14:editId="7D2B7529">
            <wp:extent cx="3756820" cy="4343400"/>
            <wp:effectExtent l="12700" t="12700" r="12700" b="12700"/>
            <wp:docPr id="2100000042" name="Picture 21000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41"/>
                    <a:stretch>
                      <a:fillRect/>
                    </a:stretch>
                  </pic:blipFill>
                  <pic:spPr>
                    <a:xfrm>
                      <a:off x="0" y="0"/>
                      <a:ext cx="3756820" cy="4343400"/>
                    </a:xfrm>
                    <a:prstGeom prst="rect">
                      <a:avLst/>
                    </a:prstGeom>
                    <a:ln w="12700">
                      <a:solidFill>
                        <a:srgbClr val="000000"/>
                      </a:solidFill>
                    </a:ln>
                  </pic:spPr>
                </pic:pic>
              </a:graphicData>
            </a:graphic>
          </wp:inline>
        </w:drawing>
      </w:r>
    </w:p>
    <w:p w14:paraId="3F62EA15" w14:textId="77777777" w:rsidR="002A45F9" w:rsidRDefault="002A45F9" w:rsidP="002A45F9">
      <w:pPr>
        <w:pStyle w:val="Caption2"/>
      </w:pPr>
      <w:r>
        <w:t xml:space="preserve">Figure </w:t>
      </w:r>
      <w:r>
        <w:rPr>
          <w:i w:val="0"/>
        </w:rPr>
        <w:fldChar w:fldCharType="begin"/>
      </w:r>
      <w:r>
        <w:instrText>SEQ Figure  \* ARABIC</w:instrText>
      </w:r>
      <w:r>
        <w:rPr>
          <w:i w:val="0"/>
        </w:rPr>
        <w:fldChar w:fldCharType="separate"/>
      </w:r>
      <w:r>
        <w:rPr>
          <w:noProof/>
        </w:rPr>
        <w:t>30</w:t>
      </w:r>
      <w:r>
        <w:rPr>
          <w:i w:val="0"/>
        </w:rPr>
        <w:fldChar w:fldCharType="end"/>
      </w:r>
      <w:r>
        <w:t xml:space="preserve"> : RTSP Enumeration</w:t>
      </w:r>
    </w:p>
    <w:p w14:paraId="50BAFC86" w14:textId="77777777" w:rsidR="00FA1782" w:rsidRDefault="00000000">
      <w:pPr>
        <w:pStyle w:val="Heading3"/>
      </w:pPr>
      <w:bookmarkStart w:id="53" w:name="_Toc244019951"/>
      <w:r>
        <w:t>Memcached</w:t>
      </w:r>
      <w:bookmarkEnd w:id="53"/>
    </w:p>
    <w:p w14:paraId="307672CD" w14:textId="77777777" w:rsidR="006C7C0D" w:rsidRDefault="00000000">
      <w:r>
        <w:t>Cyderes identified TCP port 11211, used by Memcached, open on identified hosts. The Nmap memcached-info script was run against the identified hosts and reported the port as open with the memcache service.</w:t>
      </w:r>
    </w:p>
    <w:p w14:paraId="4B1EFF4F" w14:textId="77777777" w:rsidR="002A45F9" w:rsidRDefault="002A45F9" w:rsidP="00322BD6">
      <w:pPr>
        <w:jc w:val="center"/>
      </w:pPr>
      <w:r>
        <w:rPr>
          <w:noProof/>
        </w:rPr>
        <w:lastRenderedPageBreak/>
        <w:drawing>
          <wp:inline distT="0" distB="0" distL="0" distR="0" wp14:anchorId="41A9D57E" wp14:editId="2B702A07">
            <wp:extent cx="5084305" cy="4114800"/>
            <wp:effectExtent l="12700" t="12700" r="12700" b="12700"/>
            <wp:docPr id="2101000001" name="Picture 2101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DljTxIS.png"/>
                    <pic:cNvPicPr/>
                  </pic:nvPicPr>
                  <pic:blipFill>
                    <a:blip r:embed="rId42"/>
                    <a:stretch>
                      <a:fillRect/>
                    </a:stretch>
                  </pic:blipFill>
                  <pic:spPr>
                    <a:xfrm>
                      <a:off x="0" y="0"/>
                      <a:ext cx="5084305" cy="4114800"/>
                    </a:xfrm>
                    <a:prstGeom prst="rect">
                      <a:avLst/>
                    </a:prstGeom>
                    <a:ln w="12700">
                      <a:solidFill>
                        <a:srgbClr val="000000"/>
                      </a:solidFill>
                    </a:ln>
                  </pic:spPr>
                </pic:pic>
              </a:graphicData>
            </a:graphic>
          </wp:inline>
        </w:drawing>
      </w:r>
    </w:p>
    <w:p w14:paraId="7F35558F" w14:textId="77777777" w:rsidR="002A45F9" w:rsidRDefault="002A45F9" w:rsidP="002A45F9">
      <w:pPr>
        <w:pStyle w:val="Caption2"/>
      </w:pPr>
      <w:r>
        <w:t xml:space="preserve">Figure </w:t>
      </w:r>
      <w:r>
        <w:rPr>
          <w:i w:val="0"/>
        </w:rPr>
        <w:fldChar w:fldCharType="begin"/>
      </w:r>
      <w:r>
        <w:instrText>SEQ Figure  \* ARABIC</w:instrText>
      </w:r>
      <w:r>
        <w:rPr>
          <w:i w:val="0"/>
        </w:rPr>
        <w:fldChar w:fldCharType="separate"/>
      </w:r>
      <w:r>
        <w:rPr>
          <w:noProof/>
        </w:rPr>
        <w:t>31</w:t>
      </w:r>
      <w:r>
        <w:rPr>
          <w:i w:val="0"/>
        </w:rPr>
        <w:fldChar w:fldCharType="end"/>
      </w:r>
      <w:r>
        <w:t xml:space="preserve"> : Nmap Memcached Service Detection</w:t>
      </w:r>
    </w:p>
    <w:p w14:paraId="3C204350" w14:textId="77777777" w:rsidR="006C7C0D" w:rsidRDefault="00000000">
      <w:r>
        <w:t>Cyderes then attempted to enumerate cached keys on 69.64.24.138:11211 using a PHP Memcached client. The getAllKeys call returned false and no keys were retrieved.</w:t>
      </w:r>
    </w:p>
    <w:p w14:paraId="3CC33159" w14:textId="77777777" w:rsidR="002A45F9" w:rsidRDefault="002A45F9" w:rsidP="00322BD6">
      <w:pPr>
        <w:jc w:val="center"/>
      </w:pPr>
      <w:r>
        <w:rPr>
          <w:noProof/>
        </w:rPr>
        <w:drawing>
          <wp:inline distT="0" distB="0" distL="0" distR="0" wp14:anchorId="41A9D57E" wp14:editId="2B702A07">
            <wp:extent cx="5486400" cy="450573"/>
            <wp:effectExtent l="12700" t="12700" r="12700" b="12700"/>
            <wp:docPr id="2101000002" name="Picture 2101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DljTxIS.png"/>
                    <pic:cNvPicPr/>
                  </pic:nvPicPr>
                  <pic:blipFill>
                    <a:blip r:embed="rId43"/>
                    <a:stretch>
                      <a:fillRect/>
                    </a:stretch>
                  </pic:blipFill>
                  <pic:spPr>
                    <a:xfrm>
                      <a:off x="0" y="0"/>
                      <a:ext cx="5486400" cy="450573"/>
                    </a:xfrm>
                    <a:prstGeom prst="rect">
                      <a:avLst/>
                    </a:prstGeom>
                    <a:ln w="12700">
                      <a:solidFill>
                        <a:srgbClr val="000000"/>
                      </a:solidFill>
                    </a:ln>
                  </pic:spPr>
                </pic:pic>
              </a:graphicData>
            </a:graphic>
          </wp:inline>
        </w:drawing>
      </w:r>
    </w:p>
    <w:p w14:paraId="274902A5" w14:textId="77777777" w:rsidR="002A45F9" w:rsidRDefault="002A45F9" w:rsidP="002A45F9">
      <w:pPr>
        <w:pStyle w:val="Caption2"/>
      </w:pPr>
      <w:r>
        <w:t xml:space="preserve">Figure </w:t>
      </w:r>
      <w:r>
        <w:rPr>
          <w:i w:val="0"/>
        </w:rPr>
        <w:fldChar w:fldCharType="begin"/>
      </w:r>
      <w:r>
        <w:instrText>SEQ Figure  \* ARABIC</w:instrText>
      </w:r>
      <w:r>
        <w:rPr>
          <w:i w:val="0"/>
        </w:rPr>
        <w:fldChar w:fldCharType="separate"/>
      </w:r>
      <w:r>
        <w:rPr>
          <w:noProof/>
        </w:rPr>
        <w:t>32</w:t>
      </w:r>
      <w:r>
        <w:rPr>
          <w:i w:val="0"/>
        </w:rPr>
        <w:fldChar w:fldCharType="end"/>
      </w:r>
      <w:r>
        <w:t xml:space="preserve"> : Memcached Key Enumeration Attempt</w:t>
      </w:r>
    </w:p>
    <w:p w14:paraId="36F72937" w14:textId="77777777" w:rsidR="006C7C0D" w:rsidRDefault="00000000">
      <w:r>
        <w:t>Cyderes also used the libmemcached tools against 69.64.24.138. The memcstat and memcdump commands failed with a timeout, memccat returned no keys, and a raw Netcat connection to port 11211 succeeded without returning any data.</w:t>
      </w:r>
    </w:p>
    <w:p w14:paraId="42F50270" w14:textId="77777777" w:rsidR="002A45F9" w:rsidRDefault="002A45F9" w:rsidP="00322BD6">
      <w:pPr>
        <w:jc w:val="center"/>
      </w:pPr>
      <w:r>
        <w:rPr>
          <w:noProof/>
        </w:rPr>
        <w:drawing>
          <wp:inline distT="0" distB="0" distL="0" distR="0" wp14:anchorId="41A9D57E" wp14:editId="2B702A07">
            <wp:extent cx="5486400" cy="1374305"/>
            <wp:effectExtent l="12700" t="12700" r="12700" b="12700"/>
            <wp:docPr id="2101000003" name="Picture 2101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DljTxIS.png"/>
                    <pic:cNvPicPr/>
                  </pic:nvPicPr>
                  <pic:blipFill>
                    <a:blip r:embed="rId44"/>
                    <a:stretch>
                      <a:fillRect/>
                    </a:stretch>
                  </pic:blipFill>
                  <pic:spPr>
                    <a:xfrm>
                      <a:off x="0" y="0"/>
                      <a:ext cx="5486400" cy="1374305"/>
                    </a:xfrm>
                    <a:prstGeom prst="rect">
                      <a:avLst/>
                    </a:prstGeom>
                    <a:ln w="12700">
                      <a:solidFill>
                        <a:srgbClr val="000000"/>
                      </a:solidFill>
                    </a:ln>
                  </pic:spPr>
                </pic:pic>
              </a:graphicData>
            </a:graphic>
          </wp:inline>
        </w:drawing>
      </w:r>
    </w:p>
    <w:p w14:paraId="4C6B6C43" w14:textId="77777777" w:rsidR="002A45F9" w:rsidRDefault="002A45F9" w:rsidP="002A45F9">
      <w:pPr>
        <w:pStyle w:val="Caption2"/>
      </w:pPr>
      <w:r>
        <w:lastRenderedPageBreak/>
        <w:t xml:space="preserve">Figure </w:t>
      </w:r>
      <w:r>
        <w:rPr>
          <w:i w:val="0"/>
        </w:rPr>
        <w:fldChar w:fldCharType="begin"/>
      </w:r>
      <w:r>
        <w:instrText>SEQ Figure  \* ARABIC</w:instrText>
      </w:r>
      <w:r>
        <w:rPr>
          <w:i w:val="0"/>
        </w:rPr>
        <w:fldChar w:fldCharType="separate"/>
      </w:r>
      <w:r>
        <w:rPr>
          <w:noProof/>
        </w:rPr>
        <w:t>33</w:t>
      </w:r>
      <w:r>
        <w:rPr>
          <w:i w:val="0"/>
        </w:rPr>
        <w:fldChar w:fldCharType="end"/>
      </w:r>
      <w:r>
        <w:t xml:space="preserve"> : Memcached Enumeration Using libmemcached Tools</w:t>
      </w:r>
    </w:p>
    <w:p w14:paraId="50251D8E" w14:textId="77777777" w:rsidR="006C7C0D" w:rsidRDefault="00000000">
      <w:r>
        <w:t>Cyderes used the Metasploit memcached_amp and memcached_udp_version modules against the identified hosts to test for memcached UDP amplification. Both modules completed without reporting any exposed memcached service.</w:t>
      </w:r>
    </w:p>
    <w:p w14:paraId="3AEBBAE9" w14:textId="77777777" w:rsidR="002A45F9" w:rsidRDefault="002A45F9" w:rsidP="00322BD6">
      <w:pPr>
        <w:jc w:val="center"/>
      </w:pPr>
      <w:r>
        <w:rPr>
          <w:noProof/>
        </w:rPr>
        <w:drawing>
          <wp:inline distT="0" distB="0" distL="0" distR="0" wp14:anchorId="41A9D57E" wp14:editId="2B702A07">
            <wp:extent cx="5486400" cy="838036"/>
            <wp:effectExtent l="12700" t="12700" r="12700" b="12700"/>
            <wp:docPr id="2101000004" name="Picture 2101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DljTxIS.png"/>
                    <pic:cNvPicPr/>
                  </pic:nvPicPr>
                  <pic:blipFill>
                    <a:blip r:embed="rId45"/>
                    <a:stretch>
                      <a:fillRect/>
                    </a:stretch>
                  </pic:blipFill>
                  <pic:spPr>
                    <a:xfrm>
                      <a:off x="0" y="0"/>
                      <a:ext cx="5486400" cy="838036"/>
                    </a:xfrm>
                    <a:prstGeom prst="rect">
                      <a:avLst/>
                    </a:prstGeom>
                    <a:ln w="12700">
                      <a:solidFill>
                        <a:srgbClr val="000000"/>
                      </a:solidFill>
                    </a:ln>
                  </pic:spPr>
                </pic:pic>
              </a:graphicData>
            </a:graphic>
          </wp:inline>
        </w:drawing>
      </w:r>
    </w:p>
    <w:p w14:paraId="006E4CD2" w14:textId="77777777" w:rsidR="002A45F9" w:rsidRDefault="002A45F9" w:rsidP="002A45F9">
      <w:pPr>
        <w:pStyle w:val="Caption2"/>
      </w:pPr>
      <w:r>
        <w:t xml:space="preserve">Figure </w:t>
      </w:r>
      <w:r>
        <w:rPr>
          <w:i w:val="0"/>
        </w:rPr>
        <w:fldChar w:fldCharType="begin"/>
      </w:r>
      <w:r>
        <w:instrText>SEQ Figure  \* ARABIC</w:instrText>
      </w:r>
      <w:r>
        <w:rPr>
          <w:i w:val="0"/>
        </w:rPr>
        <w:fldChar w:fldCharType="separate"/>
      </w:r>
      <w:r>
        <w:rPr>
          <w:noProof/>
        </w:rPr>
        <w:t>34</w:t>
      </w:r>
      <w:r>
        <w:rPr>
          <w:i w:val="0"/>
        </w:rPr>
        <w:fldChar w:fldCharType="end"/>
      </w:r>
      <w:r>
        <w:t xml:space="preserve"> : Memcached Amplification Testing</w:t>
      </w:r>
    </w:p>
    <w:p w14:paraId="2285D567" w14:textId="77777777" w:rsidR="002A45F9" w:rsidRDefault="002A45F9" w:rsidP="00322BD6">
      <w:pPr>
        <w:jc w:val="center"/>
      </w:pPr>
      <w:r>
        <w:rPr>
          <w:noProof/>
        </w:rPr>
        <w:drawing>
          <wp:inline distT="0" distB="0" distL="0" distR="0" wp14:anchorId="41A9D57E" wp14:editId="2B702A07">
            <wp:extent cx="5486400" cy="773632"/>
            <wp:effectExtent l="12700" t="12700" r="12700" b="12700"/>
            <wp:docPr id="2101000005" name="Picture 21010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DljTxIS.png"/>
                    <pic:cNvPicPr/>
                  </pic:nvPicPr>
                  <pic:blipFill>
                    <a:blip r:embed="rId46"/>
                    <a:stretch>
                      <a:fillRect/>
                    </a:stretch>
                  </pic:blipFill>
                  <pic:spPr>
                    <a:xfrm>
                      <a:off x="0" y="0"/>
                      <a:ext cx="5486400" cy="773632"/>
                    </a:xfrm>
                    <a:prstGeom prst="rect">
                      <a:avLst/>
                    </a:prstGeom>
                    <a:ln w="12700">
                      <a:solidFill>
                        <a:srgbClr val="000000"/>
                      </a:solidFill>
                    </a:ln>
                  </pic:spPr>
                </pic:pic>
              </a:graphicData>
            </a:graphic>
          </wp:inline>
        </w:drawing>
      </w:r>
    </w:p>
    <w:p w14:paraId="0358A458" w14:textId="77777777" w:rsidR="002A45F9" w:rsidRDefault="002A45F9" w:rsidP="002A45F9">
      <w:pPr>
        <w:pStyle w:val="Caption2"/>
      </w:pPr>
      <w:r>
        <w:t xml:space="preserve">Figure </w:t>
      </w:r>
      <w:r>
        <w:rPr>
          <w:i w:val="0"/>
        </w:rPr>
        <w:fldChar w:fldCharType="begin"/>
      </w:r>
      <w:r>
        <w:instrText>SEQ Figure  \* ARABIC</w:instrText>
      </w:r>
      <w:r>
        <w:rPr>
          <w:i w:val="0"/>
        </w:rPr>
        <w:fldChar w:fldCharType="separate"/>
      </w:r>
      <w:r>
        <w:rPr>
          <w:noProof/>
        </w:rPr>
        <w:t>35</w:t>
      </w:r>
      <w:r>
        <w:rPr>
          <w:i w:val="0"/>
        </w:rPr>
        <w:fldChar w:fldCharType="end"/>
      </w:r>
      <w:r>
        <w:t xml:space="preserve"> : Memcached UDP Version Testing</w:t>
      </w:r>
    </w:p>
    <w:p w14:paraId="7AA56D5D" w14:textId="77777777" w:rsidR="00FA1782" w:rsidRDefault="00000000">
      <w:pPr>
        <w:pStyle w:val="Heading3"/>
      </w:pPr>
      <w:bookmarkStart w:id="54" w:name="_Toc244019952"/>
      <w:r>
        <w:t>SMB</w:t>
      </w:r>
      <w:bookmarkEnd w:id="54"/>
    </w:p>
    <w:p w14:paraId="3761837B" w14:textId="77777777" w:rsidR="006C7C0D" w:rsidRDefault="00000000">
      <w:r>
        <w:t>Cyderes identified TCP port 445, used by SMB, open on identified hosts and ran Nmap service detection with the SMB scripts for OS discovery, protocols, security mode, share and user enumeration, and the MS17-010 and MS08-067 checks. The port was reported as open, with the service identified only as microsoft-ds.</w:t>
      </w:r>
    </w:p>
    <w:p w14:paraId="32FDDD20" w14:textId="77777777" w:rsidR="002A45F9" w:rsidRDefault="002A45F9" w:rsidP="00322BD6">
      <w:pPr>
        <w:jc w:val="center"/>
      </w:pPr>
      <w:r>
        <w:rPr>
          <w:noProof/>
        </w:rPr>
        <w:lastRenderedPageBreak/>
        <w:drawing>
          <wp:inline distT="0" distB="0" distL="0" distR="0" wp14:anchorId="41A9D57E" wp14:editId="2B702A07">
            <wp:extent cx="5240358" cy="4114800"/>
            <wp:effectExtent l="12700" t="12700" r="12700" b="12700"/>
            <wp:docPr id="2101000006" name="Picture 21010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DljTxIS.png"/>
                    <pic:cNvPicPr/>
                  </pic:nvPicPr>
                  <pic:blipFill>
                    <a:blip r:embed="rId47"/>
                    <a:stretch>
                      <a:fillRect/>
                    </a:stretch>
                  </pic:blipFill>
                  <pic:spPr>
                    <a:xfrm>
                      <a:off x="0" y="0"/>
                      <a:ext cx="5240358" cy="4114800"/>
                    </a:xfrm>
                    <a:prstGeom prst="rect">
                      <a:avLst/>
                    </a:prstGeom>
                    <a:ln w="12700">
                      <a:solidFill>
                        <a:srgbClr val="000000"/>
                      </a:solidFill>
                    </a:ln>
                  </pic:spPr>
                </pic:pic>
              </a:graphicData>
            </a:graphic>
          </wp:inline>
        </w:drawing>
      </w:r>
    </w:p>
    <w:p w14:paraId="5018ED7D" w14:textId="77777777" w:rsidR="002A45F9" w:rsidRDefault="002A45F9" w:rsidP="002A45F9">
      <w:pPr>
        <w:pStyle w:val="Caption2"/>
      </w:pPr>
      <w:r>
        <w:t xml:space="preserve">Figure </w:t>
      </w:r>
      <w:r>
        <w:rPr>
          <w:i w:val="0"/>
        </w:rPr>
        <w:fldChar w:fldCharType="begin"/>
      </w:r>
      <w:r>
        <w:instrText>SEQ Figure  \* ARABIC</w:instrText>
      </w:r>
      <w:r>
        <w:rPr>
          <w:i w:val="0"/>
        </w:rPr>
        <w:fldChar w:fldCharType="separate"/>
      </w:r>
      <w:r>
        <w:rPr>
          <w:noProof/>
        </w:rPr>
        <w:t>36</w:t>
      </w:r>
      <w:r>
        <w:rPr>
          <w:i w:val="0"/>
        </w:rPr>
        <w:fldChar w:fldCharType="end"/>
      </w:r>
      <w:r>
        <w:t xml:space="preserve"> : Nmap SMB Service Detection</w:t>
      </w:r>
    </w:p>
    <w:p w14:paraId="675BBE95" w14:textId="77777777" w:rsidR="006C7C0D" w:rsidRDefault="00000000">
      <w:r>
        <w:t>Cyderes used the Metasploit smb_version auxiliary module against the identified hosts. The module completed without reporting any SMB version information.</w:t>
      </w:r>
    </w:p>
    <w:p w14:paraId="45AB42BB" w14:textId="77777777" w:rsidR="002A45F9" w:rsidRDefault="002A45F9" w:rsidP="00322BD6">
      <w:pPr>
        <w:jc w:val="center"/>
      </w:pPr>
      <w:r>
        <w:rPr>
          <w:noProof/>
        </w:rPr>
        <w:lastRenderedPageBreak/>
        <w:drawing>
          <wp:inline distT="0" distB="0" distL="0" distR="0" wp14:anchorId="41A9D57E" wp14:editId="2B702A07">
            <wp:extent cx="5486400" cy="3889403"/>
            <wp:effectExtent l="12700" t="12700" r="12700" b="12700"/>
            <wp:docPr id="2101000007" name="Picture 21010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DljTxIS.png"/>
                    <pic:cNvPicPr/>
                  </pic:nvPicPr>
                  <pic:blipFill>
                    <a:blip r:embed="rId48"/>
                    <a:stretch>
                      <a:fillRect/>
                    </a:stretch>
                  </pic:blipFill>
                  <pic:spPr>
                    <a:xfrm>
                      <a:off x="0" y="0"/>
                      <a:ext cx="5486400" cy="3889403"/>
                    </a:xfrm>
                    <a:prstGeom prst="rect">
                      <a:avLst/>
                    </a:prstGeom>
                    <a:ln w="12700">
                      <a:solidFill>
                        <a:srgbClr val="000000"/>
                      </a:solidFill>
                    </a:ln>
                  </pic:spPr>
                </pic:pic>
              </a:graphicData>
            </a:graphic>
          </wp:inline>
        </w:drawing>
      </w:r>
    </w:p>
    <w:p w14:paraId="562BC94A" w14:textId="77777777" w:rsidR="002A45F9" w:rsidRDefault="002A45F9" w:rsidP="002A45F9">
      <w:pPr>
        <w:pStyle w:val="Caption2"/>
      </w:pPr>
      <w:r>
        <w:t xml:space="preserve">Figure </w:t>
      </w:r>
      <w:r>
        <w:rPr>
          <w:i w:val="0"/>
        </w:rPr>
        <w:fldChar w:fldCharType="begin"/>
      </w:r>
      <w:r>
        <w:instrText>SEQ Figure  \* ARABIC</w:instrText>
      </w:r>
      <w:r>
        <w:rPr>
          <w:i w:val="0"/>
        </w:rPr>
        <w:fldChar w:fldCharType="separate"/>
      </w:r>
      <w:r>
        <w:rPr>
          <w:noProof/>
        </w:rPr>
        <w:t>37</w:t>
      </w:r>
      <w:r>
        <w:rPr>
          <w:i w:val="0"/>
        </w:rPr>
        <w:fldChar w:fldCharType="end"/>
      </w:r>
      <w:r>
        <w:t xml:space="preserve"> : SMB Version Enumeration</w:t>
      </w:r>
    </w:p>
    <w:p w14:paraId="68D5EF0D" w14:textId="77777777" w:rsidR="006C7C0D" w:rsidRDefault="00000000">
      <w:r>
        <w:t>Cyderes used the Metasploit smb_enumshares auxiliary module to enumerate SMB shares. Every attempt on ports 139 and 445 failed with the error Unable to negotiate SMB1 with the remote host after the read timeout expired, and no shares were enumerated.</w:t>
      </w:r>
    </w:p>
    <w:p w14:paraId="7240B763" w14:textId="77777777" w:rsidR="002A45F9" w:rsidRDefault="002A45F9" w:rsidP="00322BD6">
      <w:pPr>
        <w:jc w:val="center"/>
      </w:pPr>
      <w:r>
        <w:rPr>
          <w:noProof/>
        </w:rPr>
        <w:drawing>
          <wp:inline distT="0" distB="0" distL="0" distR="0" wp14:anchorId="41A9D57E" wp14:editId="2B702A07">
            <wp:extent cx="5486400" cy="2081892"/>
            <wp:effectExtent l="12700" t="12700" r="12700" b="12700"/>
            <wp:docPr id="2101000008" name="Picture 21010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DljTxIS.png"/>
                    <pic:cNvPicPr/>
                  </pic:nvPicPr>
                  <pic:blipFill>
                    <a:blip r:embed="rId49"/>
                    <a:stretch>
                      <a:fillRect/>
                    </a:stretch>
                  </pic:blipFill>
                  <pic:spPr>
                    <a:xfrm>
                      <a:off x="0" y="0"/>
                      <a:ext cx="5486400" cy="2081892"/>
                    </a:xfrm>
                    <a:prstGeom prst="rect">
                      <a:avLst/>
                    </a:prstGeom>
                    <a:ln w="12700">
                      <a:solidFill>
                        <a:srgbClr val="000000"/>
                      </a:solidFill>
                    </a:ln>
                  </pic:spPr>
                </pic:pic>
              </a:graphicData>
            </a:graphic>
          </wp:inline>
        </w:drawing>
      </w:r>
    </w:p>
    <w:p w14:paraId="37C83FDC" w14:textId="77777777" w:rsidR="002A45F9" w:rsidRDefault="002A45F9" w:rsidP="002A45F9">
      <w:pPr>
        <w:pStyle w:val="Caption2"/>
      </w:pPr>
      <w:r>
        <w:t xml:space="preserve">Figure </w:t>
      </w:r>
      <w:r>
        <w:rPr>
          <w:i w:val="0"/>
        </w:rPr>
        <w:fldChar w:fldCharType="begin"/>
      </w:r>
      <w:r>
        <w:instrText>SEQ Figure  \* ARABIC</w:instrText>
      </w:r>
      <w:r>
        <w:rPr>
          <w:i w:val="0"/>
        </w:rPr>
        <w:fldChar w:fldCharType="separate"/>
      </w:r>
      <w:r>
        <w:rPr>
          <w:noProof/>
        </w:rPr>
        <w:t>38</w:t>
      </w:r>
      <w:r>
        <w:rPr>
          <w:i w:val="0"/>
        </w:rPr>
        <w:fldChar w:fldCharType="end"/>
      </w:r>
      <w:r>
        <w:t xml:space="preserve"> : SMB Share Enumeration</w:t>
      </w:r>
    </w:p>
    <w:p w14:paraId="1846AE2C" w14:textId="77777777" w:rsidR="006C7C0D" w:rsidRDefault="00000000">
      <w:r>
        <w:t>Cyderes tested for MS17-010 using the Metasploit smb_ms17_010 auxiliary module. Every attempt failed with an SMB login error while connecting to the IPC$ tree, so the vulnerability could not be confirmed.</w:t>
      </w:r>
    </w:p>
    <w:p w14:paraId="6A9479E4" w14:textId="77777777" w:rsidR="002A45F9" w:rsidRDefault="002A45F9" w:rsidP="00322BD6">
      <w:pPr>
        <w:jc w:val="center"/>
      </w:pPr>
      <w:r>
        <w:rPr>
          <w:noProof/>
        </w:rPr>
        <w:lastRenderedPageBreak/>
        <w:drawing>
          <wp:inline distT="0" distB="0" distL="0" distR="0" wp14:anchorId="41A9D57E" wp14:editId="2B702A07">
            <wp:extent cx="5486400" cy="3883163"/>
            <wp:effectExtent l="12700" t="12700" r="12700" b="12700"/>
            <wp:docPr id="2101000009" name="Picture 21010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DljTxIS.png"/>
                    <pic:cNvPicPr/>
                  </pic:nvPicPr>
                  <pic:blipFill>
                    <a:blip r:embed="rId50"/>
                    <a:stretch>
                      <a:fillRect/>
                    </a:stretch>
                  </pic:blipFill>
                  <pic:spPr>
                    <a:xfrm>
                      <a:off x="0" y="0"/>
                      <a:ext cx="5486400" cy="3883163"/>
                    </a:xfrm>
                    <a:prstGeom prst="rect">
                      <a:avLst/>
                    </a:prstGeom>
                    <a:ln w="12700">
                      <a:solidFill>
                        <a:srgbClr val="000000"/>
                      </a:solidFill>
                    </a:ln>
                  </pic:spPr>
                </pic:pic>
              </a:graphicData>
            </a:graphic>
          </wp:inline>
        </w:drawing>
      </w:r>
    </w:p>
    <w:p w14:paraId="5D150A99" w14:textId="77777777" w:rsidR="002A45F9" w:rsidRDefault="002A45F9" w:rsidP="002A45F9">
      <w:pPr>
        <w:pStyle w:val="Caption2"/>
      </w:pPr>
      <w:r>
        <w:t xml:space="preserve">Figure </w:t>
      </w:r>
      <w:r>
        <w:rPr>
          <w:i w:val="0"/>
        </w:rPr>
        <w:fldChar w:fldCharType="begin"/>
      </w:r>
      <w:r>
        <w:instrText>SEQ Figure  \* ARABIC</w:instrText>
      </w:r>
      <w:r>
        <w:rPr>
          <w:i w:val="0"/>
        </w:rPr>
        <w:fldChar w:fldCharType="separate"/>
      </w:r>
      <w:r>
        <w:rPr>
          <w:noProof/>
        </w:rPr>
        <w:t>39</w:t>
      </w:r>
      <w:r>
        <w:rPr>
          <w:i w:val="0"/>
        </w:rPr>
        <w:fldChar w:fldCharType="end"/>
      </w:r>
      <w:r>
        <w:t xml:space="preserve"> : SMB MS17-010 Testing</w:t>
      </w:r>
    </w:p>
    <w:p w14:paraId="0B448992" w14:textId="77777777" w:rsidR="00FA1782" w:rsidRDefault="00000000">
      <w:pPr>
        <w:pStyle w:val="Heading3"/>
      </w:pPr>
      <w:bookmarkStart w:id="55" w:name="_Toc244101637"/>
      <w:r>
        <w:t>DNS</w:t>
      </w:r>
      <w:bookmarkEnd w:id="55"/>
    </w:p>
    <w:p w14:paraId="5F5E4E6D" w14:textId="77777777" w:rsidR="00FA1782" w:rsidRDefault="00000000">
      <w:r>
        <w:t xml:space="preserve">Cyderes used the dig tool to query the DNS service on 208.91.197.27 and test for recursion. The server did not provide recursion for domains outside its authoritative zone and reported that recursion was requested but not available, indicating that DNS recursion and cache snooping were not enabled on the host.</w:t>
      </w:r>
    </w:p>
    <w:p w14:paraId="3FF381C4" w14:textId="77777777" w:rsidR="00FA1782" w:rsidRDefault="00000000">
      <w:pPr>
        <w:jc w:val="center"/>
      </w:pPr>
      <w:r>
        <w:rPr>
          <w:noProof/>
        </w:rPr>
        <w:lastRenderedPageBreak/>
        <w:drawing>
          <wp:inline distT="0" distB="0" distL="0" distR="0" wp14:anchorId="072F2184" wp14:editId="36256CF7">
            <wp:extent cx="5486400" cy="6475751"/>
            <wp:effectExtent l="12700" t="12700" r="12700" b="12700"/>
            <wp:docPr id="2092834845" name="Picture 2092834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s.png"/>
                    <pic:cNvPicPr/>
                  </pic:nvPicPr>
                  <pic:blipFill>
                    <a:blip r:embed="rId51"/>
                    <a:stretch>
                      <a:fillRect/>
                    </a:stretch>
                  </pic:blipFill>
                  <pic:spPr>
                    <a:xfrm>
                      <a:off x="0" y="0"/>
                      <a:ext cx="5486400" cy="6475751"/>
                    </a:xfrm>
                    <a:prstGeom prst="rect">
                      <a:avLst/>
                    </a:prstGeom>
                    <a:ln w="12700">
                      <a:solidFill>
                        <a:srgbClr val="000000"/>
                      </a:solidFill>
                    </a:ln>
                  </pic:spPr>
                </pic:pic>
              </a:graphicData>
            </a:graphic>
          </wp:inline>
        </w:drawing>
      </w:r>
    </w:p>
    <w:p w14:paraId="7BC611B1"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40</w:t>
      </w:r>
      <w:r>
        <w:rPr>
          <w:i w:val="0"/>
        </w:rPr>
        <w:fldChar w:fldCharType="end"/>
      </w:r>
      <w:r>
        <w:t xml:space="preserve"> : DNS Recursion and Cache Snooping Testing</w:t>
      </w:r>
    </w:p>
    <w:p w14:paraId="78A1BD2A" w14:textId="77777777" w:rsidR="00FA1782" w:rsidRDefault="00000000">
      <w:r>
        <w:t xml:space="preserve">Cyderes used the Metasploit dns_amp module to assess the DNS service on 208.91.197.27 for susceptibility to reflection/amplification DDoS attacks. The host returned a response equal in size to the request, indicating it is not susceptible to meaningful amplification.</w:t>
      </w:r>
    </w:p>
    <w:p w14:paraId="6FE2FCD9" w14:textId="77777777" w:rsidR="00FA1782" w:rsidRDefault="00000000">
      <w:pPr>
        <w:jc w:val="center"/>
      </w:pPr>
      <w:r>
        <w:rPr>
          <w:noProof/>
        </w:rPr>
        <w:lastRenderedPageBreak/>
        <w:drawing>
          <wp:inline distT="0" distB="0" distL="0" distR="0" wp14:anchorId="54D2196B" wp14:editId="1B2607F9">
            <wp:extent cx="5257800" cy="1257300"/>
            <wp:effectExtent l="12700" t="12700" r="12700" b="12700"/>
            <wp:docPr id="2092834846" name="Picture 2092834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S DDos.png"/>
                    <pic:cNvPicPr/>
                  </pic:nvPicPr>
                  <pic:blipFill>
                    <a:blip r:embed="rId52"/>
                    <a:stretch>
                      <a:fillRect/>
                    </a:stretch>
                  </pic:blipFill>
                  <pic:spPr>
                    <a:xfrm>
                      <a:off x="0" y="0"/>
                      <a:ext cx="5257800" cy="1257300"/>
                    </a:xfrm>
                    <a:prstGeom prst="rect">
                      <a:avLst/>
                    </a:prstGeom>
                    <a:ln w="12700">
                      <a:solidFill>
                        <a:srgbClr val="000000"/>
                      </a:solidFill>
                    </a:ln>
                  </pic:spPr>
                </pic:pic>
              </a:graphicData>
            </a:graphic>
          </wp:inline>
        </w:drawing>
      </w:r>
    </w:p>
    <w:p w14:paraId="720B1620"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41</w:t>
      </w:r>
      <w:r>
        <w:rPr>
          <w:i w:val="0"/>
        </w:rPr>
        <w:fldChar w:fldCharType="end"/>
      </w:r>
      <w:r>
        <w:t xml:space="preserve"> : DNS Amplification Testing</w:t>
      </w:r>
    </w:p>
    <w:p w14:paraId="2E5CCF39" w14:textId="77777777" w:rsidR="00FA1782" w:rsidRDefault="00000000">
      <w:pPr>
        <w:pStyle w:val="Heading3"/>
      </w:pPr>
      <w:bookmarkStart w:id="56" w:name="_Toc244101638"/>
      <w:r>
        <w:t>NTP</w:t>
      </w:r>
      <w:bookmarkEnd w:id="56"/>
    </w:p>
    <w:p w14:paraId="39869274" w14:textId="77777777" w:rsidR="00FA1782" w:rsidRDefault="00000000">
      <w:r>
        <w:t xml:space="preserve">Cyderes used the Metasploit ntp_monlist module against the identified NTP hosts to test for the monlist amplification weakness. The module completed, but no monlist response was returned by the targets.</w:t>
      </w:r>
    </w:p>
    <w:p w14:paraId="7AAD3052" w14:textId="77777777" w:rsidR="00FA1782" w:rsidRDefault="00000000">
      <w:pPr>
        <w:jc w:val="center"/>
      </w:pPr>
      <w:r>
        <w:rPr>
          <w:noProof/>
        </w:rPr>
        <w:drawing>
          <wp:inline distT="0" distB="0" distL="0" distR="0" wp14:anchorId="1D0C96BA" wp14:editId="06FF2B0D">
            <wp:extent cx="5486400" cy="1005732"/>
            <wp:effectExtent l="12700" t="12700" r="12700" b="12700"/>
            <wp:docPr id="2092834847" name="Picture 2092834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53"/>
                    <a:stretch>
                      <a:fillRect/>
                    </a:stretch>
                  </pic:blipFill>
                  <pic:spPr>
                    <a:xfrm>
                      <a:off x="0" y="0"/>
                      <a:ext cx="5486400" cy="1005732"/>
                    </a:xfrm>
                    <a:prstGeom prst="rect">
                      <a:avLst/>
                    </a:prstGeom>
                    <a:ln w="12700">
                      <a:solidFill>
                        <a:srgbClr val="000000"/>
                      </a:solidFill>
                    </a:ln>
                  </pic:spPr>
                </pic:pic>
              </a:graphicData>
            </a:graphic>
          </wp:inline>
        </w:drawing>
      </w:r>
    </w:p>
    <w:p w14:paraId="6123C53B"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42</w:t>
      </w:r>
      <w:r>
        <w:rPr>
          <w:i w:val="0"/>
        </w:rPr>
        <w:fldChar w:fldCharType="end"/>
      </w:r>
      <w:r>
        <w:t xml:space="preserve"> : NTP monlist Testing</w:t>
      </w:r>
    </w:p>
    <w:p w14:paraId="3452439F" w14:textId="77777777" w:rsidR="00FA1782" w:rsidRDefault="00000000">
      <w:r>
        <w:t xml:space="preserve">Cyderes used the Metasploit ntp_readvar module to send NTP Mode 6 READVAR probes to the identified NTP hosts. The module completed its probes against the targets.</w:t>
      </w:r>
    </w:p>
    <w:p w14:paraId="52F906C6" w14:textId="77777777" w:rsidR="00FA1782" w:rsidRDefault="00000000">
      <w:pPr>
        <w:jc w:val="center"/>
      </w:pPr>
      <w:r>
        <w:rPr>
          <w:noProof/>
        </w:rPr>
        <w:drawing>
          <wp:inline distT="0" distB="0" distL="0" distR="0" wp14:anchorId="06233E29" wp14:editId="1114535C">
            <wp:extent cx="5486400" cy="973394"/>
            <wp:effectExtent l="12700" t="12700" r="12700" b="12700"/>
            <wp:docPr id="2092834848" name="Picture 2092834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54"/>
                    <a:stretch>
                      <a:fillRect/>
                    </a:stretch>
                  </pic:blipFill>
                  <pic:spPr>
                    <a:xfrm>
                      <a:off x="0" y="0"/>
                      <a:ext cx="5486400" cy="973394"/>
                    </a:xfrm>
                    <a:prstGeom prst="rect">
                      <a:avLst/>
                    </a:prstGeom>
                    <a:ln w="12700">
                      <a:solidFill>
                        <a:srgbClr val="000000"/>
                      </a:solidFill>
                    </a:ln>
                  </pic:spPr>
                </pic:pic>
              </a:graphicData>
            </a:graphic>
          </wp:inline>
        </w:drawing>
      </w:r>
    </w:p>
    <w:p w14:paraId="3685B5DE"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43</w:t>
      </w:r>
      <w:r>
        <w:rPr>
          <w:i w:val="0"/>
        </w:rPr>
        <w:fldChar w:fldCharType="end"/>
      </w:r>
      <w:r>
        <w:t xml:space="preserve"> : NTP READVAR Testing</w:t>
      </w:r>
    </w:p>
    <w:p w14:paraId="429EDA9E" w14:textId="77777777" w:rsidR="00FA1782" w:rsidRDefault="00000000">
      <w:pPr>
        <w:pStyle w:val="Heading3"/>
      </w:pPr>
      <w:bookmarkStart w:id="57" w:name="_Toc244101639"/>
      <w:r>
        <w:t>ICMP Timestamp</w:t>
      </w:r>
      <w:bookmarkEnd w:id="57"/>
    </w:p>
    <w:p w14:paraId="6335B87D" w14:textId="77777777" w:rsidR="00FA1782" w:rsidRDefault="00000000">
      <w:r>
        <w:t xml:space="preserve">Cyderes tested the identified hosts for the ICMP Timestamp Request disclosure, tracked as CVE-1999-0524. The hosts responded to ICMP Type 13 Timestamp Requests with a Type 14 Timestamp Reply, disclosing the system clock. The disclosure was confirmed across multiple responsive hosts, including pnfp.celerocompass.com.</w:t>
      </w:r>
    </w:p>
    <w:p w14:paraId="1EF36C21" w14:textId="77777777" w:rsidR="00FA1782" w:rsidRDefault="00000000">
      <w:pPr>
        <w:jc w:val="center"/>
      </w:pPr>
      <w:r>
        <w:rPr>
          <w:noProof/>
        </w:rPr>
        <w:lastRenderedPageBreak/>
        <w:drawing>
          <wp:inline distT="0" distB="0" distL="0" distR="0" wp14:anchorId="53CEA732" wp14:editId="39F0FA89">
            <wp:extent cx="5486400" cy="4154066"/>
            <wp:effectExtent l="12700" t="12700" r="12700" b="12700"/>
            <wp:docPr id="2092834849" name="Picture 2092834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MP.png"/>
                    <pic:cNvPicPr/>
                  </pic:nvPicPr>
                  <pic:blipFill>
                    <a:blip r:embed="rId55"/>
                    <a:stretch>
                      <a:fillRect/>
                    </a:stretch>
                  </pic:blipFill>
                  <pic:spPr>
                    <a:xfrm>
                      <a:off x="0" y="0"/>
                      <a:ext cx="5486400" cy="4154066"/>
                    </a:xfrm>
                    <a:prstGeom prst="rect">
                      <a:avLst/>
                    </a:prstGeom>
                    <a:ln w="12700">
                      <a:solidFill>
                        <a:srgbClr val="000000"/>
                      </a:solidFill>
                    </a:ln>
                  </pic:spPr>
                </pic:pic>
              </a:graphicData>
            </a:graphic>
          </wp:inline>
        </w:drawing>
      </w:r>
    </w:p>
    <w:p w14:paraId="7B87E3DC"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44</w:t>
      </w:r>
      <w:r>
        <w:rPr>
          <w:i w:val="0"/>
        </w:rPr>
        <w:fldChar w:fldCharType="end"/>
      </w:r>
      <w:r>
        <w:t xml:space="preserve"> : ICMP Timestamp Request Disclosure</w:t>
      </w:r>
    </w:p>
    <w:p w14:paraId="273D5FC4" w14:textId="77777777" w:rsidR="00AE2714" w:rsidRDefault="00000000">
      <w:r>
        <w:t xml:space="preserve">Cyderes also validated the finding using an ICMP Timestamp scanner for CVE-1999-0524 against the identified hosts. Hosts such as 151.101.67.52 and 151.101.131.52 returned ICMP Type 14 Timestamp Replies containing the server time.</w:t>
      </w:r>
    </w:p>
    <w:p w14:paraId="788FAAF5" w14:textId="77777777" w:rsidR="002A45F9" w:rsidRDefault="002A45F9" w:rsidP="00322BD6">
      <w:pPr>
        <w:jc w:val="center"/>
      </w:pPr>
      <w:r>
        <w:rPr>
          <w:noProof/>
        </w:rPr>
        <w:lastRenderedPageBreak/>
        <w:drawing>
          <wp:inline distT="0" distB="0" distL="0" distR="0" wp14:anchorId="7D2B752B" wp14:editId="7D2B752C">
            <wp:extent cx="5486400" cy="4015216"/>
            <wp:effectExtent l="12700" t="12700" r="12700" b="12700"/>
            <wp:docPr id="2100000045" name="Picture 21000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6 14_19_13-3.140.66.210 ([US]).png"/>
                    <pic:cNvPicPr/>
                  </pic:nvPicPr>
                  <pic:blipFill>
                    <a:blip r:embed="rId56"/>
                    <a:stretch>
                      <a:fillRect/>
                    </a:stretch>
                  </pic:blipFill>
                  <pic:spPr>
                    <a:xfrm>
                      <a:off x="0" y="0"/>
                      <a:ext cx="5486400" cy="4015216"/>
                    </a:xfrm>
                    <a:prstGeom prst="rect">
                      <a:avLst/>
                    </a:prstGeom>
                    <a:ln w="12700">
                      <a:solidFill>
                        <a:srgbClr val="000000"/>
                      </a:solidFill>
                    </a:ln>
                  </pic:spPr>
                </pic:pic>
              </a:graphicData>
            </a:graphic>
          </wp:inline>
        </w:drawing>
      </w:r>
    </w:p>
    <w:p w14:paraId="3A9E6128" w14:textId="77777777" w:rsidR="002A45F9" w:rsidRDefault="002A45F9" w:rsidP="002A45F9">
      <w:pPr>
        <w:pStyle w:val="Caption2"/>
      </w:pPr>
      <w:r>
        <w:t xml:space="preserve">Figure </w:t>
      </w:r>
      <w:r>
        <w:rPr>
          <w:i w:val="0"/>
        </w:rPr>
        <w:fldChar w:fldCharType="begin"/>
      </w:r>
      <w:r>
        <w:instrText>SEQ Figure  \* ARABIC</w:instrText>
      </w:r>
      <w:r>
        <w:rPr>
          <w:i w:val="0"/>
        </w:rPr>
        <w:fldChar w:fldCharType="separate"/>
      </w:r>
      <w:r>
        <w:rPr>
          <w:noProof/>
        </w:rPr>
        <w:t>45</w:t>
      </w:r>
      <w:r>
        <w:rPr>
          <w:i w:val="0"/>
        </w:rPr>
        <w:fldChar w:fldCharType="end"/>
      </w:r>
      <w:r>
        <w:t xml:space="preserve"> : ICMP Timestamp Scanner Validation</w:t>
      </w:r>
    </w:p>
    <w:p w14:paraId="69020196" w14:textId="77777777" w:rsidR="00FA1782" w:rsidRDefault="00000000">
      <w:pPr>
        <w:pStyle w:val="Heading3"/>
      </w:pPr>
      <w:bookmarkStart w:id="58" w:name="_Toc244101640"/>
      <w:r>
        <w:t>TLS/SSL</w:t>
      </w:r>
      <w:bookmarkEnd w:id="58"/>
    </w:p>
    <w:p w14:paraId="0D03D154" w14:textId="77777777" w:rsidR="00FA1782" w:rsidRDefault="00000000">
      <w:r>
        <w:t xml:space="preserve">Cyderes used sslscan, testssl, and the Nmap ssl-enum-ciphers NSE script to perform comprehensive SSL/TLS configuration testing across all identified web services, assessing supported protocols, cipher suites, certificates, and cryptographic algorithms for known vulnerabilities.</w:t>
      </w:r>
    </w:p>
    <w:p w14:paraId="66824454" w14:textId="77777777" w:rsidR="00FA1782" w:rsidRDefault="00000000">
      <w:r>
        <w:t xml:space="preserve">Cyderes used sslscan against 52.73.186.125:443 and confirmed that the legacy SSL version 2 and SSL version 3 protocols, along with TLS 1.0, were enabled on the host. These deprecated protocols contain known cryptographic weaknesses and expose the service to man-in-the-middle and decryption attacks.</w:t>
      </w:r>
    </w:p>
    <w:p w14:paraId="2E8428ED" w14:textId="77777777" w:rsidR="00FA1782" w:rsidRDefault="00000000">
      <w:pPr>
        <w:jc w:val="center"/>
      </w:pPr>
      <w:r>
        <w:rPr>
          <w:noProof/>
        </w:rPr>
        <w:lastRenderedPageBreak/>
        <w:drawing>
          <wp:inline distT="0" distB="0" distL="0" distR="0" wp14:anchorId="7FD69D80" wp14:editId="67653B86">
            <wp:extent cx="5486400" cy="3293520"/>
            <wp:effectExtent l="12700" t="12700" r="12700" b="12700"/>
            <wp:docPr id="2092834972" name="Picture 2092834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lv2v3.png"/>
                    <pic:cNvPicPr/>
                  </pic:nvPicPr>
                  <pic:blipFill>
                    <a:blip r:embed="rId57"/>
                    <a:stretch>
                      <a:fillRect/>
                    </a:stretch>
                  </pic:blipFill>
                  <pic:spPr>
                    <a:xfrm>
                      <a:off x="0" y="0"/>
                      <a:ext cx="5486400" cy="3293520"/>
                    </a:xfrm>
                    <a:prstGeom prst="rect">
                      <a:avLst/>
                    </a:prstGeom>
                    <a:ln w="12700">
                      <a:solidFill>
                        <a:srgbClr val="000000"/>
                      </a:solidFill>
                    </a:ln>
                  </pic:spPr>
                </pic:pic>
              </a:graphicData>
            </a:graphic>
          </wp:inline>
        </w:drawing>
      </w:r>
    </w:p>
    <w:p w14:paraId="1F22E0D8"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46</w:t>
      </w:r>
      <w:r>
        <w:rPr>
          <w:i w:val="0"/>
        </w:rPr>
        <w:fldChar w:fldCharType="end"/>
      </w:r>
      <w:r>
        <w:t xml:space="preserve"> : SSL Version 2 and 3 Protocol Detection</w:t>
      </w:r>
    </w:p>
    <w:p w14:paraId="181882A8" w14:textId="77777777" w:rsidR="00FA1782" w:rsidRDefault="00000000">
      <w:r>
        <w:t xml:space="preserve">Cyderes identified multiple hosts supporting weak cipher suites, including SHA-1 based MAC suites and static key exchange suites that offer no forward secrecy. Host 100.31.34.16:443 accepted multiple weak cipher suites, and the scan summary confirmed that multiple hosts across the external perimeter were affected.</w:t>
      </w:r>
    </w:p>
    <w:p w14:paraId="7F5925BE" w14:textId="77777777" w:rsidR="00FA1782" w:rsidRDefault="00000000">
      <w:pPr>
        <w:jc w:val="center"/>
      </w:pPr>
      <w:r>
        <w:rPr>
          <w:noProof/>
        </w:rPr>
        <w:lastRenderedPageBreak/>
        <w:drawing>
          <wp:inline distT="0" distB="0" distL="0" distR="0" wp14:anchorId="563AF080" wp14:editId="2E2951F7">
            <wp:extent cx="5486400" cy="4628063"/>
            <wp:effectExtent l="12700" t="12700" r="12700" b="12700"/>
            <wp:docPr id="2092834852" name="Picture 2092834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k ciphers.png"/>
                    <pic:cNvPicPr/>
                  </pic:nvPicPr>
                  <pic:blipFill>
                    <a:blip r:embed="rId58"/>
                    <a:stretch>
                      <a:fillRect/>
                    </a:stretch>
                  </pic:blipFill>
                  <pic:spPr>
                    <a:xfrm>
                      <a:off x="0" y="0"/>
                      <a:ext cx="5486400" cy="4628063"/>
                    </a:xfrm>
                    <a:prstGeom prst="rect">
                      <a:avLst/>
                    </a:prstGeom>
                    <a:ln w="12700">
                      <a:solidFill>
                        <a:srgbClr val="000000"/>
                      </a:solidFill>
                    </a:ln>
                  </pic:spPr>
                </pic:pic>
              </a:graphicData>
            </a:graphic>
          </wp:inline>
        </w:drawing>
      </w:r>
    </w:p>
    <w:p w14:paraId="1A09EB81"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47</w:t>
      </w:r>
      <w:r>
        <w:rPr>
          <w:i w:val="0"/>
        </w:rPr>
        <w:fldChar w:fldCharType="end"/>
      </w:r>
      <w:r>
        <w:t xml:space="preserve"> : SSL Vulnerable Cipher Suites</w:t>
      </w:r>
    </w:p>
    <w:p w14:paraId="099C628C" w14:textId="77777777" w:rsidR="00FA1782" w:rsidRDefault="00000000">
      <w:r>
        <w:t xml:space="preserve">Cyderes assessed the SSL/TLS certificates presented by the identified HTTPS services and identified multiple expired certificates, for example on 52.73.186.125:443, where the certificate was valid only through April 4, 2021.</w:t>
      </w:r>
    </w:p>
    <w:p w14:paraId="4F7D4E8E" w14:textId="77777777" w:rsidR="00FA1782" w:rsidRDefault="00000000">
      <w:pPr>
        <w:jc w:val="center"/>
      </w:pPr>
      <w:r>
        <w:rPr>
          <w:noProof/>
        </w:rPr>
        <w:drawing>
          <wp:inline distT="0" distB="0" distL="0" distR="0" wp14:anchorId="7D16DBD8" wp14:editId="70FCE9FF">
            <wp:extent cx="5486400" cy="1308601"/>
            <wp:effectExtent l="12700" t="12700" r="12700" b="12700"/>
            <wp:docPr id="2092834855" name="Picture 2092834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l_expire.png"/>
                    <pic:cNvPicPr/>
                  </pic:nvPicPr>
                  <pic:blipFill>
                    <a:blip r:embed="rId59"/>
                    <a:stretch>
                      <a:fillRect/>
                    </a:stretch>
                  </pic:blipFill>
                  <pic:spPr>
                    <a:xfrm>
                      <a:off x="0" y="0"/>
                      <a:ext cx="5486400" cy="1308601"/>
                    </a:xfrm>
                    <a:prstGeom prst="rect">
                      <a:avLst/>
                    </a:prstGeom>
                    <a:ln w="12700">
                      <a:solidFill>
                        <a:srgbClr val="000000"/>
                      </a:solidFill>
                    </a:ln>
                  </pic:spPr>
                </pic:pic>
              </a:graphicData>
            </a:graphic>
          </wp:inline>
        </w:drawing>
      </w:r>
    </w:p>
    <w:p w14:paraId="153B722F"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48</w:t>
      </w:r>
      <w:r>
        <w:rPr>
          <w:i w:val="0"/>
        </w:rPr>
        <w:fldChar w:fldCharType="end"/>
      </w:r>
      <w:r>
        <w:t xml:space="preserve"> : SSL Certificate Expiry</w:t>
      </w:r>
    </w:p>
    <w:p w14:paraId="24982B53" w14:textId="77777777" w:rsidR="00FA1782" w:rsidRDefault="00000000">
      <w:r>
        <w:t xml:space="preserve">Cyderes identified self-signed certificates on multiple hosts, for example 128.245.48.11:443. The certificate Subject and Issuer were identical, showing localhost.localdomain and MyCompany, and the certificate was not signed by a recognized certificate authority.</w:t>
      </w:r>
    </w:p>
    <w:p w14:paraId="7CC2D61B" w14:textId="77777777" w:rsidR="00FA1782" w:rsidRDefault="00000000">
      <w:pPr>
        <w:jc w:val="center"/>
      </w:pPr>
      <w:r>
        <w:rPr>
          <w:noProof/>
        </w:rPr>
        <w:lastRenderedPageBreak/>
        <w:drawing>
          <wp:inline distT="0" distB="0" distL="0" distR="0" wp14:anchorId="21F17DC4" wp14:editId="487293A8">
            <wp:extent cx="5486400" cy="1360122"/>
            <wp:effectExtent l="12700" t="12700" r="12700" b="12700"/>
            <wp:docPr id="2092834858" name="Picture 2092834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f_sign.png"/>
                    <pic:cNvPicPr/>
                  </pic:nvPicPr>
                  <pic:blipFill>
                    <a:blip r:embed="rId60"/>
                    <a:stretch>
                      <a:fillRect/>
                    </a:stretch>
                  </pic:blipFill>
                  <pic:spPr>
                    <a:xfrm>
                      <a:off x="0" y="0"/>
                      <a:ext cx="5486400" cy="1360122"/>
                    </a:xfrm>
                    <a:prstGeom prst="rect">
                      <a:avLst/>
                    </a:prstGeom>
                    <a:ln w="12700">
                      <a:solidFill>
                        <a:srgbClr val="000000"/>
                      </a:solidFill>
                    </a:ln>
                  </pic:spPr>
                </pic:pic>
              </a:graphicData>
            </a:graphic>
          </wp:inline>
        </w:drawing>
      </w:r>
    </w:p>
    <w:p w14:paraId="599CCA89"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49</w:t>
      </w:r>
      <w:r>
        <w:rPr>
          <w:i w:val="0"/>
        </w:rPr>
        <w:fldChar w:fldCharType="end"/>
      </w:r>
      <w:r>
        <w:t xml:space="preserve"> : SSL Self-Signed Certificate</w:t>
      </w:r>
    </w:p>
    <w:p w14:paraId="6F12C601" w14:textId="77777777" w:rsidR="00FA1782" w:rsidRDefault="00000000">
      <w:r>
        <w:t xml:space="preserve">Cyderes confirmed that host 188.114.96.3:443, one of several affected hosts, accepted 64-bit block cipher suites such as 3DES, making it vulnerable to the SWEET32 birthday attack tracked as CVE-2016-2183.</w:t>
      </w:r>
    </w:p>
    <w:p w14:paraId="3E430535" w14:textId="77777777" w:rsidR="00FA1782" w:rsidRDefault="00000000">
      <w:pPr>
        <w:jc w:val="center"/>
      </w:pPr>
      <w:r>
        <w:rPr>
          <w:noProof/>
        </w:rPr>
        <w:drawing>
          <wp:inline distT="0" distB="0" distL="0" distR="0" wp14:anchorId="2E8A490B" wp14:editId="0A20FDDF">
            <wp:extent cx="5486400" cy="4366283"/>
            <wp:effectExtent l="12700" t="12700" r="12700" b="12700"/>
            <wp:docPr id="2092834861" name="Picture 2092834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eet32.png"/>
                    <pic:cNvPicPr/>
                  </pic:nvPicPr>
                  <pic:blipFill>
                    <a:blip r:embed="rId61"/>
                    <a:stretch>
                      <a:fillRect/>
                    </a:stretch>
                  </pic:blipFill>
                  <pic:spPr>
                    <a:xfrm>
                      <a:off x="0" y="0"/>
                      <a:ext cx="5486400" cy="4366283"/>
                    </a:xfrm>
                    <a:prstGeom prst="rect">
                      <a:avLst/>
                    </a:prstGeom>
                    <a:ln w="12700">
                      <a:solidFill>
                        <a:srgbClr val="000000"/>
                      </a:solidFill>
                    </a:ln>
                  </pic:spPr>
                </pic:pic>
              </a:graphicData>
            </a:graphic>
          </wp:inline>
        </w:drawing>
      </w:r>
    </w:p>
    <w:p w14:paraId="2C2B8B03"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50</w:t>
      </w:r>
      <w:r>
        <w:rPr>
          <w:i w:val="0"/>
        </w:rPr>
        <w:fldChar w:fldCharType="end"/>
      </w:r>
      <w:r>
        <w:t xml:space="preserve"> : SSL Medium Strength Cipher Suites - SWEET32</w:t>
      </w:r>
    </w:p>
    <w:p w14:paraId="1D80B3E1" w14:textId="77777777" w:rsidR="00FA1782" w:rsidRDefault="00000000">
      <w:r>
        <w:t xml:space="preserve">Cyderes confirmed that host 52.73.186.125:443 accepted RC4 cipher suites over SSLv3 and TLSv1.0, making it vulnerable to the Bar Mitzvah attack tracked as CVE-2015-2808.</w:t>
      </w:r>
    </w:p>
    <w:p w14:paraId="6D8184A5" w14:textId="77777777" w:rsidR="00FA1782" w:rsidRDefault="00000000">
      <w:pPr>
        <w:jc w:val="center"/>
      </w:pPr>
      <w:r>
        <w:rPr>
          <w:noProof/>
        </w:rPr>
        <w:lastRenderedPageBreak/>
        <w:drawing>
          <wp:inline distT="0" distB="0" distL="0" distR="0" wp14:anchorId="2EB80371" wp14:editId="6468DF10">
            <wp:extent cx="5486400" cy="3137887"/>
            <wp:effectExtent l="12700" t="12700" r="12700" b="12700"/>
            <wp:docPr id="2092834862" name="Picture 2092834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vah.png"/>
                    <pic:cNvPicPr/>
                  </pic:nvPicPr>
                  <pic:blipFill>
                    <a:blip r:embed="rId62"/>
                    <a:stretch>
                      <a:fillRect/>
                    </a:stretch>
                  </pic:blipFill>
                  <pic:spPr>
                    <a:xfrm>
                      <a:off x="0" y="0"/>
                      <a:ext cx="5486400" cy="3137887"/>
                    </a:xfrm>
                    <a:prstGeom prst="rect">
                      <a:avLst/>
                    </a:prstGeom>
                    <a:ln w="12700">
                      <a:solidFill>
                        <a:srgbClr val="000000"/>
                      </a:solidFill>
                    </a:ln>
                  </pic:spPr>
                </pic:pic>
              </a:graphicData>
            </a:graphic>
          </wp:inline>
        </w:drawing>
      </w:r>
    </w:p>
    <w:p w14:paraId="1CCA99D7"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51</w:t>
      </w:r>
      <w:r>
        <w:rPr>
          <w:i w:val="0"/>
        </w:rPr>
        <w:fldChar w:fldCharType="end"/>
      </w:r>
      <w:r>
        <w:t xml:space="preserve"> : SSL RC4 Cipher Suites - Bar Mitzvah</w:t>
      </w:r>
    </w:p>
    <w:p w14:paraId="237C962A" w14:textId="77777777" w:rsidR="00FA1782" w:rsidRDefault="00000000">
      <w:r>
        <w:t xml:space="preserve">Cyderes confirmed that host 52.73.186.125:443 was vulnerable to the POODLE padding-oracle attack tracked as CVE-2014-3566, which confirms an exploitable SSLv3 configuration.</w:t>
      </w:r>
    </w:p>
    <w:p w14:paraId="7D99808D" w14:textId="77777777" w:rsidR="00FA1782" w:rsidRDefault="00000000">
      <w:pPr>
        <w:jc w:val="center"/>
      </w:pPr>
      <w:r>
        <w:rPr>
          <w:noProof/>
        </w:rPr>
        <w:drawing>
          <wp:inline distT="0" distB="0" distL="0" distR="0" wp14:anchorId="264260ED" wp14:editId="5B8D1E17">
            <wp:extent cx="5486400" cy="3351874"/>
            <wp:effectExtent l="12700" t="12700" r="12700" b="12700"/>
            <wp:docPr id="2092834863" name="Picture 2092834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l_poodle.png"/>
                    <pic:cNvPicPr/>
                  </pic:nvPicPr>
                  <pic:blipFill>
                    <a:blip r:embed="rId63"/>
                    <a:stretch>
                      <a:fillRect/>
                    </a:stretch>
                  </pic:blipFill>
                  <pic:spPr>
                    <a:xfrm>
                      <a:off x="0" y="0"/>
                      <a:ext cx="5486400" cy="3351874"/>
                    </a:xfrm>
                    <a:prstGeom prst="rect">
                      <a:avLst/>
                    </a:prstGeom>
                    <a:ln w="12700">
                      <a:solidFill>
                        <a:srgbClr val="000000"/>
                      </a:solidFill>
                    </a:ln>
                  </pic:spPr>
                </pic:pic>
              </a:graphicData>
            </a:graphic>
          </wp:inline>
        </w:drawing>
      </w:r>
    </w:p>
    <w:p w14:paraId="04E5A361"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52</w:t>
      </w:r>
      <w:r>
        <w:rPr>
          <w:i w:val="0"/>
        </w:rPr>
        <w:fldChar w:fldCharType="end"/>
      </w:r>
      <w:r>
        <w:t xml:space="preserve"> : SSLv3 Padding Oracle - POODLE</w:t>
      </w:r>
    </w:p>
    <w:p w14:paraId="78B960FB" w14:textId="77777777" w:rsidR="00FA1782" w:rsidRDefault="00000000">
      <w:r>
        <w:lastRenderedPageBreak/>
        <w:t xml:space="preserve">Cyderes confirmed that the deprecated TLS 1.0 and TLS 1.1 protocols were negotiable across multiple hosts, including 52.7.151.139:443. Both protocols are deprecated by RFC 8996, and TLS 1.0 additionally carries the BEAST precondition.</w:t>
      </w:r>
    </w:p>
    <w:p w14:paraId="7ACA657B" w14:textId="77777777" w:rsidR="00FA1782" w:rsidRDefault="00000000">
      <w:pPr>
        <w:jc w:val="center"/>
      </w:pPr>
      <w:r>
        <w:rPr>
          <w:noProof/>
        </w:rPr>
        <w:drawing>
          <wp:inline distT="0" distB="0" distL="0" distR="0" wp14:anchorId="4FC848D2" wp14:editId="519E92C7">
            <wp:extent cx="5486400" cy="4128065"/>
            <wp:effectExtent l="12700" t="12700" r="12700" b="12700"/>
            <wp:docPr id="2092834864" name="Picture 209283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lsversions.png"/>
                    <pic:cNvPicPr/>
                  </pic:nvPicPr>
                  <pic:blipFill>
                    <a:blip r:embed="rId64"/>
                    <a:stretch>
                      <a:fillRect/>
                    </a:stretch>
                  </pic:blipFill>
                  <pic:spPr>
                    <a:xfrm>
                      <a:off x="0" y="0"/>
                      <a:ext cx="5486400" cy="4128065"/>
                    </a:xfrm>
                    <a:prstGeom prst="rect">
                      <a:avLst/>
                    </a:prstGeom>
                    <a:ln w="12700">
                      <a:solidFill>
                        <a:srgbClr val="000000"/>
                      </a:solidFill>
                    </a:ln>
                  </pic:spPr>
                </pic:pic>
              </a:graphicData>
            </a:graphic>
          </wp:inline>
        </w:drawing>
      </w:r>
    </w:p>
    <w:p w14:paraId="41A419E4"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53</w:t>
      </w:r>
      <w:r>
        <w:rPr>
          <w:i w:val="0"/>
        </w:rPr>
        <w:fldChar w:fldCharType="end"/>
      </w:r>
      <w:r>
        <w:t xml:space="preserve"> : TLS 1.0 / 1.1 Protocol Detection</w:t>
      </w:r>
    </w:p>
    <w:p w14:paraId="4F82238F" w14:textId="77777777" w:rsidR="00FA1782" w:rsidRDefault="00000000">
      <w:r>
        <w:t xml:space="preserve">Cyderes used the Nmap ssl-dh-params NSE script and confirmed that host 144.125.86.189:443 used a non-safe Diffie-Hellman prime with incorrectly generated group parameters, which weakens the Diffie-Hellman key exchange.</w:t>
      </w:r>
    </w:p>
    <w:p w14:paraId="4E9AF5B9" w14:textId="77777777" w:rsidR="00FA1782" w:rsidRDefault="00000000">
      <w:pPr>
        <w:jc w:val="center"/>
      </w:pPr>
      <w:r>
        <w:rPr>
          <w:noProof/>
        </w:rPr>
        <w:lastRenderedPageBreak/>
        <w:drawing>
          <wp:inline distT="0" distB="0" distL="0" distR="0" wp14:anchorId="2FF578F5" wp14:editId="772E1309">
            <wp:extent cx="5486400" cy="3699275"/>
            <wp:effectExtent l="12700" t="12700" r="12700" b="12700"/>
            <wp:docPr id="2092834866" name="Picture 2092834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h_params.png"/>
                    <pic:cNvPicPr/>
                  </pic:nvPicPr>
                  <pic:blipFill>
                    <a:blip r:embed="rId65"/>
                    <a:stretch>
                      <a:fillRect/>
                    </a:stretch>
                  </pic:blipFill>
                  <pic:spPr>
                    <a:xfrm>
                      <a:off x="0" y="0"/>
                      <a:ext cx="5486400" cy="3699275"/>
                    </a:xfrm>
                    <a:prstGeom prst="rect">
                      <a:avLst/>
                    </a:prstGeom>
                    <a:ln w="12700">
                      <a:solidFill>
                        <a:srgbClr val="000000"/>
                      </a:solidFill>
                    </a:ln>
                  </pic:spPr>
                </pic:pic>
              </a:graphicData>
            </a:graphic>
          </wp:inline>
        </w:drawing>
      </w:r>
    </w:p>
    <w:p w14:paraId="29D18CB4"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54</w:t>
      </w:r>
      <w:r>
        <w:rPr>
          <w:i w:val="0"/>
        </w:rPr>
        <w:fldChar w:fldCharType="end"/>
      </w:r>
      <w:r>
        <w:t xml:space="preserve"> : SSL Certificate Chain Contains Weak Diffie-Hellman Key</w:t>
      </w:r>
    </w:p>
    <w:p w14:paraId="670FAEB4" w14:textId="77777777" w:rsidR="00AE2714" w:rsidRDefault="00000000">
      <w:r>
        <w:t xml:space="preserve">Cyderes also confirmed that gp-msi.pnfp.com on 144.125.75.162:443 negotiated TLS_DHE_RSA_WITH_AES_128_GCM_SHA256 using a non-safe prime group of unknown origin.</w:t>
      </w:r>
    </w:p>
    <w:p w14:paraId="5FAE1D02" w14:textId="77777777" w:rsidR="002A45F9" w:rsidRDefault="002A45F9" w:rsidP="00322BD6">
      <w:pPr>
        <w:jc w:val="center"/>
      </w:pPr>
      <w:r>
        <w:rPr>
          <w:noProof/>
        </w:rPr>
        <w:lastRenderedPageBreak/>
        <w:drawing>
          <wp:inline distT="0" distB="0" distL="0" distR="0" wp14:anchorId="7D2B752E" wp14:editId="7D2B752F">
            <wp:extent cx="5486400" cy="3754429"/>
            <wp:effectExtent l="12700" t="12700" r="12700" b="12700"/>
            <wp:docPr id="2100000048" name="Picture 21000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h_params_1.png"/>
                    <pic:cNvPicPr/>
                  </pic:nvPicPr>
                  <pic:blipFill>
                    <a:blip r:embed="rId66"/>
                    <a:stretch>
                      <a:fillRect/>
                    </a:stretch>
                  </pic:blipFill>
                  <pic:spPr>
                    <a:xfrm>
                      <a:off x="0" y="0"/>
                      <a:ext cx="5486400" cy="3754429"/>
                    </a:xfrm>
                    <a:prstGeom prst="rect">
                      <a:avLst/>
                    </a:prstGeom>
                    <a:ln w="12700">
                      <a:solidFill>
                        <a:srgbClr val="000000"/>
                      </a:solidFill>
                    </a:ln>
                  </pic:spPr>
                </pic:pic>
              </a:graphicData>
            </a:graphic>
          </wp:inline>
        </w:drawing>
      </w:r>
    </w:p>
    <w:p w14:paraId="359BCBF7" w14:textId="77777777" w:rsidR="002A45F9" w:rsidRDefault="002A45F9" w:rsidP="002A45F9">
      <w:pPr>
        <w:pStyle w:val="Caption2"/>
      </w:pPr>
      <w:r>
        <w:t xml:space="preserve">Figure </w:t>
      </w:r>
      <w:r>
        <w:rPr>
          <w:i w:val="0"/>
        </w:rPr>
        <w:fldChar w:fldCharType="begin"/>
      </w:r>
      <w:r>
        <w:instrText>SEQ Figure  \* ARABIC</w:instrText>
      </w:r>
      <w:r>
        <w:rPr>
          <w:i w:val="0"/>
        </w:rPr>
        <w:fldChar w:fldCharType="separate"/>
      </w:r>
      <w:r>
        <w:rPr>
          <w:noProof/>
        </w:rPr>
        <w:t>55</w:t>
      </w:r>
      <w:r>
        <w:rPr>
          <w:i w:val="0"/>
        </w:rPr>
        <w:fldChar w:fldCharType="end"/>
      </w:r>
      <w:r>
        <w:t xml:space="preserve"> : SSL Certificate Chain Contains Weak Diffie-Hellman Key on 144.125.75.162</w:t>
      </w:r>
    </w:p>
    <w:p w14:paraId="34EC8E56" w14:textId="77777777" w:rsidR="00FA1782" w:rsidRDefault="00000000">
      <w:pPr>
        <w:pStyle w:val="Heading2"/>
      </w:pPr>
      <w:bookmarkStart w:id="59" w:name="_Toc244101641"/>
      <w:r>
        <w:t>Automated Vulnerability Identification &amp; Attack Surface Mapping</w:t>
      </w:r>
      <w:bookmarkEnd w:id="59"/>
    </w:p>
    <w:p w14:paraId="721D3748" w14:textId="77777777" w:rsidR="00FA1782" w:rsidRDefault="00000000">
      <w:pPr>
        <w:pStyle w:val="Heading3"/>
      </w:pPr>
      <w:bookmarkStart w:id="60" w:name="_Toc244101642"/>
      <w:r>
        <w:t>Nessus</w:t>
      </w:r>
      <w:bookmarkEnd w:id="60"/>
    </w:p>
    <w:p w14:paraId="65DEAE47" w14:textId="77777777" w:rsidR="00FA1782" w:rsidRDefault="00000000">
      <w:r>
        <w:t xml:space="preserve">Cyderes used Tenable Nessus to conduct automated vulnerability scanning across all in-scope hosts. The scan results were reviewed and manually validated. The confirmed findings are documented in the Key Vulnerabilities section of this report.</w:t>
      </w:r>
    </w:p>
    <w:p w14:paraId="2AD0D401" w14:textId="77777777" w:rsidR="00FA1782" w:rsidRDefault="00000000">
      <w:pPr>
        <w:pStyle w:val="Heading3"/>
      </w:pPr>
      <w:bookmarkStart w:id="61" w:name="_Toc244101643"/>
      <w:r>
        <w:t>Nikto</w:t>
      </w:r>
      <w:bookmarkEnd w:id="61"/>
    </w:p>
    <w:p w14:paraId="2861E7A8" w14:textId="77777777" w:rsidR="00FA1782" w:rsidRDefault="00000000">
      <w:r>
        <w:t>During the automated vulnerability discovery phase, Cyderes deployed Nikto against the organization’s web-facing applications. On host 52.73.186.125:443, which runs Microsoft-IIS/7.5, Nikto reported a missing X-Frame-Options header, a missing Strict-Transport-Security header and an unset X-Content-Type-Options header, and it identified the disclosure of the internal address 10.154.160.170 in a response header.</w:t>
      </w:r>
    </w:p>
    <w:p w14:paraId="4F00E1D6" w14:textId="77777777" w:rsidR="00FA1782" w:rsidRDefault="00000000">
      <w:pPr>
        <w:jc w:val="center"/>
      </w:pPr>
      <w:r>
        <w:rPr>
          <w:noProof/>
        </w:rPr>
        <w:lastRenderedPageBreak/>
        <w:drawing>
          <wp:inline distT="0" distB="0" distL="0" distR="0" wp14:anchorId="3D9D3DC6" wp14:editId="5457B85C">
            <wp:extent cx="5486400" cy="4043991"/>
            <wp:effectExtent l="12700" t="12700" r="12700" b="12700"/>
            <wp:docPr id="2092834867" name="Picture 2092834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67"/>
                    <a:stretch>
                      <a:fillRect/>
                    </a:stretch>
                  </pic:blipFill>
                  <pic:spPr>
                    <a:xfrm>
                      <a:off x="0" y="0"/>
                      <a:ext cx="5486400" cy="4043991"/>
                    </a:xfrm>
                    <a:prstGeom prst="rect">
                      <a:avLst/>
                    </a:prstGeom>
                    <a:ln w="12700">
                      <a:solidFill>
                        <a:srgbClr val="000000"/>
                      </a:solidFill>
                    </a:ln>
                  </pic:spPr>
                </pic:pic>
              </a:graphicData>
            </a:graphic>
          </wp:inline>
        </w:drawing>
      </w:r>
    </w:p>
    <w:p w14:paraId="6FE4A55B"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56</w:t>
      </w:r>
      <w:r>
        <w:rPr>
          <w:i w:val="0"/>
        </w:rPr>
        <w:fldChar w:fldCharType="end"/>
      </w:r>
      <w:r>
        <w:t xml:space="preserve"> : Nikto Web Server Scan</w:t>
      </w:r>
    </w:p>
    <w:p w14:paraId="31A8935D" w14:textId="77777777" w:rsidR="00FA1782" w:rsidRDefault="00000000">
      <w:pPr>
        <w:pStyle w:val="Heading3"/>
      </w:pPr>
      <w:bookmarkStart w:id="62" w:name="_Toc244101644"/>
      <w:r>
        <w:t>BurpSuite</w:t>
      </w:r>
      <w:bookmarkEnd w:id="62"/>
    </w:p>
    <w:p w14:paraId="2B2A21A4" w14:textId="77777777" w:rsidR="00FA1782" w:rsidRDefault="00000000">
      <w:r>
        <w:t xml:space="preserve">Cyderes employed Burp Suite's automated web vulnerability scanner to assess in-scope web applications for common vulnerabilities, including SQL injection, cross-site scripting and information disclosure. The scan identified several instances of email address disclosure, but these were determined to be non-sensitive support and helpdesk contact addresses. No exploitable vulnerabilities were identified during the automated scan.</w:t>
      </w:r>
    </w:p>
    <w:p w14:paraId="0A5955AA" w14:textId="77777777" w:rsidR="00AE2714" w:rsidRDefault="00000000">
      <w:r>
        <w:t xml:space="preserve">The Burp Suite logger shows the active scan sending GET, POST and TRACE requests for paths such as /server-status, /.git/config and /v1/graphql to 128.17.80.127. The majority of requests returned an identical 200 response of the same length, indicating a generic response rather than valid content, and no exploitable issue was identified.</w:t>
      </w:r>
    </w:p>
    <w:p w14:paraId="2038205E" w14:textId="77777777" w:rsidR="002A45F9" w:rsidRDefault="002A45F9" w:rsidP="00322BD6">
      <w:pPr>
        <w:jc w:val="center"/>
      </w:pPr>
      <w:r>
        <w:rPr>
          <w:noProof/>
        </w:rPr>
        <w:lastRenderedPageBreak/>
        <w:drawing>
          <wp:inline distT="0" distB="0" distL="0" distR="0" wp14:anchorId="7D2B7531" wp14:editId="7D2B7532">
            <wp:extent cx="5486400" cy="2617557"/>
            <wp:effectExtent l="12700" t="12700" r="12700" b="12700"/>
            <wp:docPr id="2100000051" name="Picture 21000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p.png"/>
                    <pic:cNvPicPr/>
                  </pic:nvPicPr>
                  <pic:blipFill>
                    <a:blip r:embed="rId68"/>
                    <a:stretch>
                      <a:fillRect/>
                    </a:stretch>
                  </pic:blipFill>
                  <pic:spPr>
                    <a:xfrm>
                      <a:off x="0" y="0"/>
                      <a:ext cx="5486400" cy="2617557"/>
                    </a:xfrm>
                    <a:prstGeom prst="rect">
                      <a:avLst/>
                    </a:prstGeom>
                    <a:ln w="12700">
                      <a:solidFill>
                        <a:srgbClr val="000000"/>
                      </a:solidFill>
                    </a:ln>
                  </pic:spPr>
                </pic:pic>
              </a:graphicData>
            </a:graphic>
          </wp:inline>
        </w:drawing>
      </w:r>
    </w:p>
    <w:p w14:paraId="243E862D" w14:textId="77777777" w:rsidR="002A45F9" w:rsidRDefault="002A45F9" w:rsidP="002A45F9">
      <w:pPr>
        <w:pStyle w:val="Caption2"/>
      </w:pPr>
      <w:r>
        <w:t xml:space="preserve">Figure </w:t>
      </w:r>
      <w:r>
        <w:rPr>
          <w:i w:val="0"/>
        </w:rPr>
        <w:fldChar w:fldCharType="begin"/>
      </w:r>
      <w:r>
        <w:instrText>SEQ Figure  \* ARABIC</w:instrText>
      </w:r>
      <w:r>
        <w:rPr>
          <w:i w:val="0"/>
        </w:rPr>
        <w:fldChar w:fldCharType="separate"/>
      </w:r>
      <w:r>
        <w:rPr>
          <w:noProof/>
        </w:rPr>
        <w:t>57</w:t>
      </w:r>
      <w:r>
        <w:rPr>
          <w:i w:val="0"/>
        </w:rPr>
        <w:fldChar w:fldCharType="end"/>
      </w:r>
      <w:r>
        <w:t xml:space="preserve"> : Burp Suite Active Scan Logger</w:t>
      </w:r>
    </w:p>
    <w:p w14:paraId="0DAE1F87" w14:textId="77777777" w:rsidR="00FA1782" w:rsidRDefault="00000000">
      <w:pPr>
        <w:pStyle w:val="Heading3"/>
      </w:pPr>
      <w:bookmarkStart w:id="63" w:name="_Toc244101645"/>
      <w:r>
        <w:t>Nuclei</w:t>
      </w:r>
      <w:bookmarkEnd w:id="63"/>
    </w:p>
    <w:p w14:paraId="6BFC33D7" w14:textId="77777777" w:rsidR="00FA1782" w:rsidRDefault="00000000">
      <w:r>
        <w:t xml:space="preserve">Cyderes used Nuclei, an open-source template-based vulnerability scanner, to perform automated security testing of the in-scope infrastructure and applications. On pnfpstaging.trafficmanager.net, the scan returned informational and low-severity detections, including a weak TLS 1.2 cipher suite, multiple missing security headers, Microsoft Azure service detection, and a Let’s Encrypt certificate issuer.</w:t>
      </w:r>
    </w:p>
    <w:p w14:paraId="455DA8FB" w14:textId="77777777" w:rsidR="00FA1782" w:rsidRDefault="00000000">
      <w:pPr>
        <w:jc w:val="center"/>
      </w:pPr>
      <w:r>
        <w:rPr>
          <w:noProof/>
        </w:rPr>
        <w:drawing>
          <wp:inline distT="0" distB="0" distL="0" distR="0" wp14:anchorId="44487CAF" wp14:editId="2BE4288E">
            <wp:extent cx="5486400" cy="2416828"/>
            <wp:effectExtent l="12700" t="12700" r="12700" b="12700"/>
            <wp:docPr id="2092834868" name="Picture 2092834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clei.png"/>
                    <pic:cNvPicPr/>
                  </pic:nvPicPr>
                  <pic:blipFill>
                    <a:blip r:embed="rId69"/>
                    <a:stretch>
                      <a:fillRect/>
                    </a:stretch>
                  </pic:blipFill>
                  <pic:spPr>
                    <a:xfrm>
                      <a:off x="0" y="0"/>
                      <a:ext cx="5486400" cy="2416828"/>
                    </a:xfrm>
                    <a:prstGeom prst="rect">
                      <a:avLst/>
                    </a:prstGeom>
                    <a:ln w="12700">
                      <a:solidFill>
                        <a:srgbClr val="000000"/>
                      </a:solidFill>
                    </a:ln>
                  </pic:spPr>
                </pic:pic>
              </a:graphicData>
            </a:graphic>
          </wp:inline>
        </w:drawing>
      </w:r>
    </w:p>
    <w:p w14:paraId="352871FC"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58</w:t>
      </w:r>
      <w:r>
        <w:rPr>
          <w:i w:val="0"/>
        </w:rPr>
        <w:fldChar w:fldCharType="end"/>
      </w:r>
      <w:r>
        <w:t xml:space="preserve"> : Nuclei Template Scan</w:t>
      </w:r>
    </w:p>
    <w:p w14:paraId="6BA9B15A" w14:textId="77777777" w:rsidR="00FA1782" w:rsidRDefault="00000000">
      <w:pPr>
        <w:pStyle w:val="Heading3"/>
      </w:pPr>
      <w:bookmarkStart w:id="64" w:name="_Toc244101646"/>
      <w:r>
        <w:t>SHCHECK</w:t>
      </w:r>
      <w:bookmarkEnd w:id="64"/>
    </w:p>
    <w:p w14:paraId="6805BD9B" w14:textId="77777777" w:rsidR="00FA1782" w:rsidRDefault="00000000">
      <w:r>
        <w:t xml:space="preserve">Cyderes used Shcheck to assess the HTTP security headers of the identified web services. On host 12.132.105.215, the assessment identified multiple missing security headers, including X-Frame-Options, X-Content-Type-Options, Strict-Transport-Security, Content-Security-Policy, Referrer-Policy, </w:t>
        <w:lastRenderedPageBreak/>
        <w:t>Permissions-Policy, Cross-Origin-Embedder-Policy, Cross-Origin-Resource-Policy, and Cross-Origin-Opener-Policy.</w:t>
      </w:r>
    </w:p>
    <w:p w14:paraId="3F47E383" w14:textId="77777777" w:rsidR="00FA1782" w:rsidRDefault="00000000">
      <w:pPr>
        <w:jc w:val="center"/>
      </w:pPr>
      <w:r>
        <w:rPr>
          <w:noProof/>
        </w:rPr>
        <w:drawing>
          <wp:inline distT="0" distB="0" distL="0" distR="0" wp14:anchorId="6AF4A766" wp14:editId="46C6EFC3">
            <wp:extent cx="5486400" cy="5825949"/>
            <wp:effectExtent l="12700" t="12700" r="12700" b="12700"/>
            <wp:docPr id="2092834869" name="Picture 2092834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70"/>
                    <a:stretch>
                      <a:fillRect/>
                    </a:stretch>
                  </pic:blipFill>
                  <pic:spPr>
                    <a:xfrm>
                      <a:off x="0" y="0"/>
                      <a:ext cx="5486400" cy="5825949"/>
                    </a:xfrm>
                    <a:prstGeom prst="rect">
                      <a:avLst/>
                    </a:prstGeom>
                    <a:ln w="12700">
                      <a:solidFill>
                        <a:srgbClr val="000000"/>
                      </a:solidFill>
                    </a:ln>
                  </pic:spPr>
                </pic:pic>
              </a:graphicData>
            </a:graphic>
          </wp:inline>
        </w:drawing>
      </w:r>
    </w:p>
    <w:p w14:paraId="43EFEA43"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59</w:t>
      </w:r>
      <w:r>
        <w:rPr>
          <w:i w:val="0"/>
        </w:rPr>
        <w:fldChar w:fldCharType="end"/>
      </w:r>
      <w:r>
        <w:t xml:space="preserve"> : Security Header Assessment</w:t>
      </w:r>
    </w:p>
    <w:p w14:paraId="65FAE5BA" w14:textId="77777777" w:rsidR="00FA1782" w:rsidRDefault="00000000">
      <w:pPr>
        <w:pStyle w:val="Heading2"/>
      </w:pPr>
      <w:bookmarkStart w:id="65" w:name="_Toc244101647"/>
      <w:r>
        <w:t>Web Application Enumeration and Exploitation</w:t>
      </w:r>
      <w:bookmarkEnd w:id="65"/>
    </w:p>
    <w:p w14:paraId="654C0528" w14:textId="77777777" w:rsidR="00FA1782" w:rsidRDefault="00000000">
      <w:pPr>
        <w:pStyle w:val="Heading3"/>
      </w:pPr>
      <w:bookmarkStart w:id="66" w:name="_Toc244101648"/>
      <w:r>
        <w:t>HTTPX</w:t>
      </w:r>
      <w:bookmarkEnd w:id="66"/>
    </w:p>
    <w:p w14:paraId="306EC1A6" w14:textId="77777777" w:rsidR="00FA1782" w:rsidRDefault="00000000">
      <w:r>
        <w:t xml:space="preserve">Cyderes used httpx to perform web service discovery across all in-scope assets, probing a range of common HTTP/HTTPS ports and collecting status codes, page titles, and technology fingerprints. A number of endpoints returned HTTP 503 and HTTP 400 responses, limiting further enumeration.</w:t>
      </w:r>
    </w:p>
    <w:p w14:paraId="2407C949" w14:textId="77777777" w:rsidR="00FA1782" w:rsidRDefault="00000000">
      <w:pPr>
        <w:jc w:val="center"/>
      </w:pPr>
      <w:r>
        <w:rPr>
          <w:noProof/>
        </w:rPr>
        <w:lastRenderedPageBreak/>
        <w:drawing>
          <wp:inline distT="0" distB="0" distL="0" distR="0" wp14:anchorId="58E8E17B" wp14:editId="791F1D1F">
            <wp:extent cx="5486400" cy="4141485"/>
            <wp:effectExtent l="12700" t="12700" r="12700" b="12700"/>
            <wp:docPr id="2092834870" name="Picture 2092834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png"/>
                    <pic:cNvPicPr/>
                  </pic:nvPicPr>
                  <pic:blipFill>
                    <a:blip r:embed="rId71"/>
                    <a:stretch>
                      <a:fillRect/>
                    </a:stretch>
                  </pic:blipFill>
                  <pic:spPr>
                    <a:xfrm>
                      <a:off x="0" y="0"/>
                      <a:ext cx="5486400" cy="4141485"/>
                    </a:xfrm>
                    <a:prstGeom prst="rect">
                      <a:avLst/>
                    </a:prstGeom>
                    <a:ln w="12700">
                      <a:solidFill>
                        <a:srgbClr val="000000"/>
                      </a:solidFill>
                    </a:ln>
                  </pic:spPr>
                </pic:pic>
              </a:graphicData>
            </a:graphic>
          </wp:inline>
        </w:drawing>
      </w:r>
    </w:p>
    <w:p w14:paraId="59C1B00A"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60</w:t>
      </w:r>
      <w:r>
        <w:rPr>
          <w:i w:val="0"/>
        </w:rPr>
        <w:fldChar w:fldCharType="end"/>
      </w:r>
      <w:r>
        <w:t xml:space="preserve"> : Web Service Discovery with httpx</w:t>
      </w:r>
    </w:p>
    <w:p w14:paraId="768B4426" w14:textId="77777777" w:rsidR="00FA1782" w:rsidRDefault="00000000">
      <w:pPr>
        <w:pStyle w:val="Heading3"/>
      </w:pPr>
      <w:bookmarkStart w:id="67" w:name="_Toc244101649"/>
      <w:r>
        <w:t>EyeWitness</w:t>
      </w:r>
      <w:bookmarkEnd w:id="67"/>
    </w:p>
    <w:p w14:paraId="57C261CF" w14:textId="77777777" w:rsidR="00FA1782" w:rsidRDefault="00000000">
      <w:r>
        <w:t xml:space="preserve">Cyderes employed EyeWitness to perform visual inspection and screenshot capture of all in-scope URLs, enabling rapid visual identification of web applications, portals, and authentication interfaces.</w:t>
      </w:r>
    </w:p>
    <w:p w14:paraId="572F33B7" w14:textId="77777777" w:rsidR="00FA1782" w:rsidRDefault="00000000">
      <w:pPr>
        <w:jc w:val="center"/>
      </w:pPr>
      <w:r>
        <w:rPr>
          <w:noProof/>
        </w:rPr>
        <w:lastRenderedPageBreak/>
        <w:drawing>
          <wp:inline distT="0" distB="0" distL="0" distR="0" wp14:anchorId="39AD2E9D" wp14:editId="43E21CB8">
            <wp:extent cx="5486400" cy="4034423"/>
            <wp:effectExtent l="12700" t="12700" r="12700" b="12700"/>
            <wp:docPr id="2092834871" name="Picture 2092834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pic:cNvPicPr/>
                  </pic:nvPicPr>
                  <pic:blipFill>
                    <a:blip r:embed="rId72"/>
                    <a:stretch>
                      <a:fillRect/>
                    </a:stretch>
                  </pic:blipFill>
                  <pic:spPr>
                    <a:xfrm>
                      <a:off x="0" y="0"/>
                      <a:ext cx="5486400" cy="4034423"/>
                    </a:xfrm>
                    <a:prstGeom prst="rect">
                      <a:avLst/>
                    </a:prstGeom>
                    <a:ln w="12700">
                      <a:solidFill>
                        <a:srgbClr val="000000"/>
                      </a:solidFill>
                    </a:ln>
                  </pic:spPr>
                </pic:pic>
              </a:graphicData>
            </a:graphic>
          </wp:inline>
        </w:drawing>
      </w:r>
    </w:p>
    <w:p w14:paraId="48DFD470"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61</w:t>
      </w:r>
      <w:r>
        <w:rPr>
          <w:i w:val="0"/>
        </w:rPr>
        <w:fldChar w:fldCharType="end"/>
      </w:r>
      <w:r>
        <w:t xml:space="preserve"> : Visual Web Application Inspection</w:t>
      </w:r>
    </w:p>
    <w:p w14:paraId="4DE5A82D" w14:textId="77777777" w:rsidR="00FA1782" w:rsidRDefault="00000000">
      <w:r>
        <w:t>During the review, Cyderes observed that browsing to one service endpoint displayed the default Windows Communication Foundation service page, which provided configuration examples for metadata publishing, service behaviors, and endpoint definitions, confirming that detailed WCF service information was publicly accessible.</w:t>
      </w:r>
    </w:p>
    <w:p w14:paraId="7E7197DE" w14:textId="77777777" w:rsidR="00FA1782" w:rsidRDefault="00000000">
      <w:pPr>
        <w:pStyle w:val="Heading3"/>
      </w:pPr>
      <w:bookmarkStart w:id="68" w:name="_Toc244101650"/>
      <w:r>
        <w:t>Dirsearch</w:t>
      </w:r>
      <w:bookmarkEnd w:id="68"/>
    </w:p>
    <w:p w14:paraId="66DC1176" w14:textId="77777777" w:rsidR="00FA1782" w:rsidRDefault="00000000">
      <w:r>
        <w:t xml:space="preserve">Cyderes employed dirsearch to perform directory and file enumeration across the in-scope web applications. The scan identified accessible ASP.NET handler endpoints with .ashx, .asmx and .aspx extensions returning HTTP 200, while path-traversal attempts were blocked with HTTP 403 responses. No sensitive files were exposed.</w:t>
      </w:r>
    </w:p>
    <w:p w14:paraId="2396D8C6" w14:textId="77777777" w:rsidR="00FA1782" w:rsidRDefault="00000000">
      <w:pPr>
        <w:jc w:val="center"/>
      </w:pPr>
      <w:r>
        <w:rPr>
          <w:noProof/>
        </w:rPr>
        <w:lastRenderedPageBreak/>
        <w:drawing>
          <wp:inline distT="0" distB="0" distL="0" distR="0" wp14:anchorId="547496F5" wp14:editId="17D02639">
            <wp:extent cx="5486400" cy="3579111"/>
            <wp:effectExtent l="12700" t="12700" r="12700" b="12700"/>
            <wp:docPr id="2092834872" name="Picture 2092834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73"/>
                    <a:stretch>
                      <a:fillRect/>
                    </a:stretch>
                  </pic:blipFill>
                  <pic:spPr>
                    <a:xfrm>
                      <a:off x="0" y="0"/>
                      <a:ext cx="5486400" cy="3579111"/>
                    </a:xfrm>
                    <a:prstGeom prst="rect">
                      <a:avLst/>
                    </a:prstGeom>
                    <a:ln w="12700">
                      <a:solidFill>
                        <a:srgbClr val="000000"/>
                      </a:solidFill>
                    </a:ln>
                  </pic:spPr>
                </pic:pic>
              </a:graphicData>
            </a:graphic>
          </wp:inline>
        </w:drawing>
      </w:r>
    </w:p>
    <w:p w14:paraId="6D06F5E6"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62</w:t>
      </w:r>
      <w:r>
        <w:rPr>
          <w:i w:val="0"/>
        </w:rPr>
        <w:fldChar w:fldCharType="end"/>
      </w:r>
      <w:r>
        <w:t xml:space="preserve"> : Directory and File Enumeration</w:t>
      </w:r>
    </w:p>
    <w:p w14:paraId="3F146DD1" w14:textId="77777777" w:rsidR="00FA1782" w:rsidRDefault="00000000">
      <w:pPr>
        <w:pStyle w:val="Heading3"/>
      </w:pPr>
      <w:bookmarkStart w:id="69" w:name="_Toc244101651"/>
      <w:r>
        <w:t>IIS Default Page Enabled</w:t>
      </w:r>
      <w:bookmarkEnd w:id="69"/>
    </w:p>
    <w:p w14:paraId="0DC5CF1C" w14:textId="77777777" w:rsidR="00FA1782" w:rsidRDefault="00000000">
      <w:r>
        <w:t xml:space="preserve">Cyderes identified that several hosts, including advotrac19-origin.advocatecapital.com, served the default Microsoft Internet Information Services welcome page, disclosing the underlying web server technology and indicating a default or incompletely configured deployment.</w:t>
      </w:r>
    </w:p>
    <w:p w14:paraId="78A71306" w14:textId="77777777" w:rsidR="00FA1782" w:rsidRDefault="00000000">
      <w:pPr>
        <w:jc w:val="center"/>
      </w:pPr>
      <w:r>
        <w:rPr>
          <w:noProof/>
        </w:rPr>
        <w:lastRenderedPageBreak/>
        <w:drawing>
          <wp:inline distT="0" distB="0" distL="0" distR="0" wp14:anchorId="27571DCB" wp14:editId="541EBA5B">
            <wp:extent cx="5486400" cy="3965171"/>
            <wp:effectExtent l="12700" t="12700" r="12700" b="12700"/>
            <wp:docPr id="2092834873" name="Picture 2092834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ault page.png"/>
                    <pic:cNvPicPr/>
                  </pic:nvPicPr>
                  <pic:blipFill>
                    <a:blip r:embed="rId74"/>
                    <a:stretch>
                      <a:fillRect/>
                    </a:stretch>
                  </pic:blipFill>
                  <pic:spPr>
                    <a:xfrm>
                      <a:off x="0" y="0"/>
                      <a:ext cx="5486400" cy="3965171"/>
                    </a:xfrm>
                    <a:prstGeom prst="rect">
                      <a:avLst/>
                    </a:prstGeom>
                    <a:ln w="12700">
                      <a:solidFill>
                        <a:srgbClr val="000000"/>
                      </a:solidFill>
                    </a:ln>
                  </pic:spPr>
                </pic:pic>
              </a:graphicData>
            </a:graphic>
          </wp:inline>
        </w:drawing>
      </w:r>
    </w:p>
    <w:p w14:paraId="3C91D3AD"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63</w:t>
      </w:r>
      <w:r>
        <w:rPr>
          <w:i w:val="0"/>
        </w:rPr>
        <w:fldChar w:fldCharType="end"/>
      </w:r>
      <w:r>
        <w:t xml:space="preserve"> : IIS Default Page Exposed</w:t>
      </w:r>
    </w:p>
    <w:p w14:paraId="41726F7C" w14:textId="77777777" w:rsidR="00FA1782" w:rsidRDefault="00000000">
      <w:pPr>
        <w:pStyle w:val="Heading3"/>
      </w:pPr>
      <w:bookmarkStart w:id="70" w:name="_Toc244101652"/>
      <w:r>
        <w:t>Web Server HTTP Header Internal IP Disclosure</w:t>
      </w:r>
      <w:bookmarkEnd w:id="70"/>
    </w:p>
    <w:p w14:paraId="5E2BC781" w14:textId="77777777" w:rsidR="00FA1782" w:rsidRDefault="00000000">
      <w:r>
        <w:t xml:space="preserve">Cyderes observed that by removing the HTTP Host header and downgrading the request from HTTP/1.1 to HTTP/1.0, the web server at autodiscover.advocapinsurance.com disclosed the internal IP address 10.167.18.17 in the Location response header, whereas a normal HTTP/1.1 request with the Host header redirected to the public hostname.</w:t>
      </w:r>
    </w:p>
    <w:p w14:paraId="50918970" w14:textId="77777777" w:rsidR="00FA1782" w:rsidRDefault="00000000">
      <w:pPr>
        <w:jc w:val="center"/>
      </w:pPr>
      <w:r>
        <w:rPr>
          <w:noProof/>
        </w:rPr>
        <w:drawing>
          <wp:inline distT="0" distB="0" distL="0" distR="0" wp14:anchorId="31A95F9E" wp14:editId="49C6055E">
            <wp:extent cx="5486400" cy="1194099"/>
            <wp:effectExtent l="12700" t="12700" r="12700" b="12700"/>
            <wp:docPr id="2092834969" name="Picture 2092834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nal_ip_poc.png"/>
                    <pic:cNvPicPr/>
                  </pic:nvPicPr>
                  <pic:blipFill>
                    <a:blip r:embed="rId75"/>
                    <a:stretch>
                      <a:fillRect/>
                    </a:stretch>
                  </pic:blipFill>
                  <pic:spPr>
                    <a:xfrm>
                      <a:off x="0" y="0"/>
                      <a:ext cx="5486400" cy="1194099"/>
                    </a:xfrm>
                    <a:prstGeom prst="rect">
                      <a:avLst/>
                    </a:prstGeom>
                    <a:ln w="12700">
                      <a:solidFill>
                        <a:srgbClr val="000000"/>
                      </a:solidFill>
                    </a:ln>
                  </pic:spPr>
                </pic:pic>
              </a:graphicData>
            </a:graphic>
          </wp:inline>
        </w:drawing>
      </w:r>
    </w:p>
    <w:p w14:paraId="7A5264E7"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64</w:t>
      </w:r>
      <w:r>
        <w:rPr>
          <w:i w:val="0"/>
        </w:rPr>
        <w:fldChar w:fldCharType="end"/>
      </w:r>
      <w:r>
        <w:t xml:space="preserve"> : Internal IP Address Disclosure via HTTP/1.0 Downgrade</w:t>
      </w:r>
    </w:p>
    <w:p w14:paraId="45F5DC3E" w14:textId="77777777" w:rsidR="00FA1782" w:rsidRDefault="00000000">
      <w:pPr>
        <w:pStyle w:val="Heading3"/>
      </w:pPr>
      <w:bookmarkStart w:id="71" w:name="_Toc244101653"/>
      <w:r>
        <w:t>HTTP Host Header Attacks</w:t>
      </w:r>
      <w:bookmarkEnd w:id="71"/>
    </w:p>
    <w:p w14:paraId="040F06C7" w14:textId="77777777" w:rsidR="00AE2714" w:rsidRDefault="00000000">
      <w:r>
        <w:t xml:space="preserve">Cyderes tested autodiscover.advocapinsurance.com for host header manipulation by replacing the Host header with a Burp Collaborator domain. The server responded with a 301 redirect whose Location </w:t>
        <w:lastRenderedPageBreak/>
        <w:t>header contained the supplied domain, showing that the client-controlled Host header is trusted when building the redirect.</w:t>
      </w:r>
    </w:p>
    <w:p w14:paraId="4F83A203" w14:textId="77777777" w:rsidR="002A45F9" w:rsidRDefault="002A45F9" w:rsidP="00322BD6">
      <w:pPr>
        <w:jc w:val="center"/>
      </w:pPr>
      <w:r>
        <w:rPr>
          <w:noProof/>
        </w:rPr>
        <w:drawing>
          <wp:inline distT="0" distB="0" distL="0" distR="0" wp14:anchorId="7D2B7537" wp14:editId="7D2B7538">
            <wp:extent cx="5486400" cy="1165171"/>
            <wp:effectExtent l="12700" t="12700" r="12700" b="12700"/>
            <wp:docPr id="2100000057" name="Picture 21000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_2.png"/>
                    <pic:cNvPicPr/>
                  </pic:nvPicPr>
                  <pic:blipFill>
                    <a:blip r:embed="rId76"/>
                    <a:stretch>
                      <a:fillRect/>
                    </a:stretch>
                  </pic:blipFill>
                  <pic:spPr>
                    <a:xfrm>
                      <a:off x="0" y="0"/>
                      <a:ext cx="5486400" cy="1165171"/>
                    </a:xfrm>
                    <a:prstGeom prst="rect">
                      <a:avLst/>
                    </a:prstGeom>
                    <a:ln w="12700">
                      <a:solidFill>
                        <a:srgbClr val="000000"/>
                      </a:solidFill>
                    </a:ln>
                  </pic:spPr>
                </pic:pic>
              </a:graphicData>
            </a:graphic>
          </wp:inline>
        </w:drawing>
      </w:r>
    </w:p>
    <w:p w14:paraId="07EB1CE4" w14:textId="77777777" w:rsidR="002A45F9" w:rsidRDefault="002A45F9" w:rsidP="002A45F9">
      <w:pPr>
        <w:pStyle w:val="Caption2"/>
      </w:pPr>
      <w:r>
        <w:t xml:space="preserve">Figure </w:t>
      </w:r>
      <w:r>
        <w:rPr>
          <w:i w:val="0"/>
        </w:rPr>
        <w:fldChar w:fldCharType="begin"/>
      </w:r>
      <w:r>
        <w:instrText>SEQ Figure  \* ARABIC</w:instrText>
      </w:r>
      <w:r>
        <w:rPr>
          <w:i w:val="0"/>
        </w:rPr>
        <w:fldChar w:fldCharType="separate"/>
      </w:r>
      <w:r>
        <w:rPr>
          <w:noProof/>
        </w:rPr>
        <w:t>65</w:t>
      </w:r>
      <w:r>
        <w:rPr>
          <w:i w:val="0"/>
        </w:rPr>
        <w:fldChar w:fldCharType="end"/>
      </w:r>
      <w:r>
        <w:t xml:space="preserve"> : Attacker-Controlled Host Header Reflected in Redirect Location</w:t>
      </w:r>
    </w:p>
    <w:p w14:paraId="61C01B76" w14:textId="77777777" w:rsidR="00AE2714" w:rsidRDefault="00000000">
      <w:r>
        <w:t xml:space="preserve">Cyderes followed the redirect and confirmed that the request was received by the Burp Collaborator server with a Referer header identifying autodiscover.advocapinsurance.com, confirming that users could be redirected to an attacker-controlled host.</w:t>
      </w:r>
    </w:p>
    <w:p w14:paraId="21EA6665" w14:textId="77777777" w:rsidR="002A45F9" w:rsidRDefault="002A45F9" w:rsidP="00322BD6">
      <w:pPr>
        <w:jc w:val="center"/>
      </w:pPr>
      <w:r>
        <w:rPr>
          <w:noProof/>
        </w:rPr>
        <w:drawing>
          <wp:inline distT="0" distB="0" distL="0" distR="0" wp14:anchorId="7D2B753A" wp14:editId="7D2B753B">
            <wp:extent cx="5486400" cy="1160643"/>
            <wp:effectExtent l="12700" t="12700" r="12700" b="12700"/>
            <wp:docPr id="2100000060" name="Picture 210000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_3.png"/>
                    <pic:cNvPicPr/>
                  </pic:nvPicPr>
                  <pic:blipFill>
                    <a:blip r:embed="rId77"/>
                    <a:stretch>
                      <a:fillRect/>
                    </a:stretch>
                  </pic:blipFill>
                  <pic:spPr>
                    <a:xfrm>
                      <a:off x="0" y="0"/>
                      <a:ext cx="5486400" cy="1160643"/>
                    </a:xfrm>
                    <a:prstGeom prst="rect">
                      <a:avLst/>
                    </a:prstGeom>
                    <a:ln w="12700">
                      <a:solidFill>
                        <a:srgbClr val="000000"/>
                      </a:solidFill>
                    </a:ln>
                  </pic:spPr>
                </pic:pic>
              </a:graphicData>
            </a:graphic>
          </wp:inline>
        </w:drawing>
      </w:r>
    </w:p>
    <w:p w14:paraId="3866F314" w14:textId="77777777" w:rsidR="002A45F9" w:rsidRDefault="002A45F9" w:rsidP="002A45F9">
      <w:pPr>
        <w:pStyle w:val="Caption2"/>
      </w:pPr>
      <w:r>
        <w:t xml:space="preserve">Figure </w:t>
      </w:r>
      <w:r>
        <w:rPr>
          <w:i w:val="0"/>
        </w:rPr>
        <w:fldChar w:fldCharType="begin"/>
      </w:r>
      <w:r>
        <w:instrText>SEQ Figure  \* ARABIC</w:instrText>
      </w:r>
      <w:r>
        <w:rPr>
          <w:i w:val="0"/>
        </w:rPr>
        <w:fldChar w:fldCharType="separate"/>
      </w:r>
      <w:r>
        <w:rPr>
          <w:noProof/>
        </w:rPr>
        <w:t>66</w:t>
      </w:r>
      <w:r>
        <w:rPr>
          <w:i w:val="0"/>
        </w:rPr>
        <w:fldChar w:fldCharType="end"/>
      </w:r>
      <w:r>
        <w:t xml:space="preserve"> : Redirected Request Received by Burp Collaborator</w:t>
      </w:r>
    </w:p>
    <w:p w14:paraId="60881D8E" w14:textId="77777777" w:rsidR="00FA1782" w:rsidRDefault="00000000">
      <w:pPr>
        <w:pStyle w:val="Heading3"/>
      </w:pPr>
      <w:bookmarkStart w:id="72" w:name="_Toc244101654"/>
      <w:r>
        <w:t>Outdated Software Components in Use</w:t>
      </w:r>
      <w:bookmarkEnd w:id="72"/>
    </w:p>
    <w:p w14:paraId="60E2C1E0" w14:textId="77777777" w:rsidR="00FA1782" w:rsidRDefault="00000000">
      <w:r>
        <w:t xml:space="preserve">Cyderes identified outdated client-side software components in use. The host secure.advocatecapital.com was serving DOMPurify version 3.3.3, an outdated version of the library, via /assets/js/purify.min.js.</w:t>
      </w:r>
    </w:p>
    <w:p w14:paraId="7634A0CA" w14:textId="77777777" w:rsidR="00FA1782" w:rsidRDefault="00000000">
      <w:pPr>
        <w:jc w:val="center"/>
      </w:pPr>
      <w:r>
        <w:rPr>
          <w:noProof/>
        </w:rPr>
        <w:lastRenderedPageBreak/>
        <w:drawing>
          <wp:inline distT="0" distB="0" distL="0" distR="0" wp14:anchorId="01B0CD23" wp14:editId="76BA6B30">
            <wp:extent cx="5486400" cy="2798461"/>
            <wp:effectExtent l="12700" t="12700" r="12700" b="12700"/>
            <wp:docPr id="2092834876" name="Picture 2092834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dated.png"/>
                    <pic:cNvPicPr/>
                  </pic:nvPicPr>
                  <pic:blipFill>
                    <a:blip r:embed="rId78"/>
                    <a:stretch>
                      <a:fillRect/>
                    </a:stretch>
                  </pic:blipFill>
                  <pic:spPr>
                    <a:xfrm>
                      <a:off x="0" y="0"/>
                      <a:ext cx="5486400" cy="2798461"/>
                    </a:xfrm>
                    <a:prstGeom prst="rect">
                      <a:avLst/>
                    </a:prstGeom>
                    <a:ln w="12700">
                      <a:solidFill>
                        <a:srgbClr val="000000"/>
                      </a:solidFill>
                    </a:ln>
                  </pic:spPr>
                </pic:pic>
              </a:graphicData>
            </a:graphic>
          </wp:inline>
        </w:drawing>
      </w:r>
    </w:p>
    <w:p w14:paraId="5C094D3B"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67</w:t>
      </w:r>
      <w:r>
        <w:rPr>
          <w:i w:val="0"/>
        </w:rPr>
        <w:fldChar w:fldCharType="end"/>
      </w:r>
      <w:r>
        <w:t xml:space="preserve"> : Outdated Software Component - DOMPurify 3.3.3</w:t>
      </w:r>
    </w:p>
    <w:p w14:paraId="6BE4C758" w14:textId="77777777" w:rsidR="00FA1782" w:rsidRDefault="00000000">
      <w:pPr>
        <w:pStyle w:val="Heading3"/>
      </w:pPr>
      <w:bookmarkStart w:id="73" w:name="_Toc244101655"/>
      <w:r>
        <w:t>Stack Traces in Error Messages</w:t>
      </w:r>
      <w:bookmarkEnd w:id="73"/>
    </w:p>
    <w:p w14:paraId="42C05EEC" w14:textId="77777777" w:rsidR="00FA1782" w:rsidRDefault="00000000">
      <w:r>
        <w:t xml:space="preserve">Cyderes identified that host 3.141.62.42 returned a verbose ASP.NET Server Error / Runtime Error page when requesting /common/config/db.ini, disclosing framework and web.config configuration details that could aid an attacker in further targeting the application.</w:t>
      </w:r>
    </w:p>
    <w:p w14:paraId="6906698F" w14:textId="77777777" w:rsidR="00FA1782" w:rsidRDefault="00000000">
      <w:pPr>
        <w:jc w:val="center"/>
      </w:pPr>
      <w:r>
        <w:rPr>
          <w:noProof/>
        </w:rPr>
        <w:drawing>
          <wp:inline distT="0" distB="0" distL="0" distR="0" wp14:anchorId="68AF0879" wp14:editId="1DE4FA6D">
            <wp:extent cx="5486400" cy="3773993"/>
            <wp:effectExtent l="12700" t="12700" r="12700" b="12700"/>
            <wp:docPr id="2092834877" name="Picture 2092834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79"/>
                    <a:stretch>
                      <a:fillRect/>
                    </a:stretch>
                  </pic:blipFill>
                  <pic:spPr>
                    <a:xfrm>
                      <a:off x="0" y="0"/>
                      <a:ext cx="5486400" cy="3773993"/>
                    </a:xfrm>
                    <a:prstGeom prst="rect">
                      <a:avLst/>
                    </a:prstGeom>
                    <a:ln w="12700">
                      <a:solidFill>
                        <a:srgbClr val="000000"/>
                      </a:solidFill>
                    </a:ln>
                  </pic:spPr>
                </pic:pic>
              </a:graphicData>
            </a:graphic>
          </wp:inline>
        </w:drawing>
      </w:r>
    </w:p>
    <w:p w14:paraId="360C8D62" w14:textId="77777777" w:rsidR="00FA1782" w:rsidRDefault="00000000">
      <w:pPr>
        <w:pStyle w:val="Caption2"/>
      </w:pPr>
      <w:r>
        <w:lastRenderedPageBreak/>
        <w:t xml:space="preserve">Figure </w:t>
      </w:r>
      <w:r>
        <w:rPr>
          <w:i w:val="0"/>
        </w:rPr>
        <w:fldChar w:fldCharType="begin"/>
      </w:r>
      <w:r>
        <w:instrText>SEQ Figure  \* ARABIC</w:instrText>
      </w:r>
      <w:r>
        <w:rPr>
          <w:i w:val="0"/>
        </w:rPr>
        <w:fldChar w:fldCharType="separate"/>
      </w:r>
      <w:r>
        <w:rPr>
          <w:noProof/>
        </w:rPr>
        <w:t>68</w:t>
      </w:r>
      <w:r>
        <w:rPr>
          <w:i w:val="0"/>
        </w:rPr>
        <w:fldChar w:fldCharType="end"/>
      </w:r>
      <w:r>
        <w:t xml:space="preserve"> : Verbose Error Message / Stack Trace Disclosure</w:t>
      </w:r>
    </w:p>
    <w:p w14:paraId="1A98BACD" w14:textId="77777777" w:rsidR="00FA1782" w:rsidRDefault="00000000">
      <w:pPr>
        <w:pStyle w:val="Heading3"/>
      </w:pPr>
      <w:bookmarkStart w:id="74" w:name="_Toc244101656"/>
      <w:r>
        <w:t xml:space="preserve">Web Server Password Auto-Completion</w:t>
      </w:r>
      <w:bookmarkEnd w:id="74"/>
    </w:p>
    <w:p w14:paraId="704307E9" w14:textId="77777777" w:rsidR="00AE2714" w:rsidRDefault="00000000">
      <w:r>
        <w:t xml:space="preserve">Cyderes identified that the AdvoTrac access-code form hosted at https://testsecure2.advocatecapital.com/ contains an password input field named txtAccessCode that does not set the autocomplete attribute to off, so browsers may offer to store the value entered.</w:t>
      </w:r>
    </w:p>
    <w:p w14:paraId="569373BF" w14:textId="77777777" w:rsidR="002A45F9" w:rsidRDefault="002A45F9" w:rsidP="00322BD6">
      <w:pPr>
        <w:jc w:val="center"/>
      </w:pPr>
      <w:r>
        <w:rPr>
          <w:noProof/>
        </w:rPr>
        <w:drawing>
          <wp:inline distT="0" distB="0" distL="0" distR="0" wp14:anchorId="7D2B7534" wp14:editId="7D2B7535">
            <wp:extent cx="5486400" cy="3766267"/>
            <wp:effectExtent l="12700" t="12700" r="12700" b="12700"/>
            <wp:docPr id="2100000054" name="Picture 210000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 Complete.png"/>
                    <pic:cNvPicPr/>
                  </pic:nvPicPr>
                  <pic:blipFill>
                    <a:blip r:embed="rId80"/>
                    <a:stretch>
                      <a:fillRect/>
                    </a:stretch>
                  </pic:blipFill>
                  <pic:spPr>
                    <a:xfrm>
                      <a:off x="0" y="0"/>
                      <a:ext cx="5486400" cy="3766267"/>
                    </a:xfrm>
                    <a:prstGeom prst="rect">
                      <a:avLst/>
                    </a:prstGeom>
                    <a:ln w="12700">
                      <a:solidFill>
                        <a:srgbClr val="000000"/>
                      </a:solidFill>
                    </a:ln>
                  </pic:spPr>
                </pic:pic>
              </a:graphicData>
            </a:graphic>
          </wp:inline>
        </w:drawing>
      </w:r>
    </w:p>
    <w:p w14:paraId="71CC5B32" w14:textId="77777777" w:rsidR="002A45F9" w:rsidRDefault="002A45F9" w:rsidP="002A45F9">
      <w:pPr>
        <w:pStyle w:val="Caption2"/>
      </w:pPr>
      <w:r>
        <w:t xml:space="preserve">Figure </w:t>
      </w:r>
      <w:r>
        <w:rPr>
          <w:i w:val="0"/>
        </w:rPr>
        <w:fldChar w:fldCharType="begin"/>
      </w:r>
      <w:r>
        <w:instrText>SEQ Figure  \* ARABIC</w:instrText>
      </w:r>
      <w:r>
        <w:rPr>
          <w:i w:val="0"/>
        </w:rPr>
        <w:fldChar w:fldCharType="separate"/>
      </w:r>
      <w:r>
        <w:rPr>
          <w:noProof/>
        </w:rPr>
        <w:t>69</w:t>
      </w:r>
      <w:r>
        <w:rPr>
          <w:i w:val="0"/>
        </w:rPr>
        <w:fldChar w:fldCharType="end"/>
      </w:r>
      <w:r>
        <w:t xml:space="preserve"> : Password Field Without autocomplete Attribute</w:t>
      </w:r>
    </w:p>
    <w:p w14:paraId="47D3942F" w14:textId="77777777" w:rsidR="00FA1782" w:rsidRDefault="00000000">
      <w:pPr>
        <w:pStyle w:val="Heading3"/>
      </w:pPr>
      <w:bookmarkStart w:id="75" w:name="_Toc244101657"/>
      <w:r>
        <w:t>Cisco SSL VPN Login Page</w:t>
      </w:r>
      <w:bookmarkEnd w:id="75"/>
    </w:p>
    <w:p w14:paraId="1AE8B534" w14:textId="77777777" w:rsidR="00FA1782" w:rsidRDefault="00000000">
      <w:r>
        <w:t xml:space="preserve">Cyderes identified a Cisco SSL VPN service web login interface during web reconnaissance. Subsequently, Burp Suite was utilized to test the interface for common and default Cisco credentials using a wordlist.</w:t>
      </w:r>
    </w:p>
    <w:p w14:paraId="6C7C5578" w14:textId="77777777" w:rsidR="00FA1782" w:rsidRDefault="00000000">
      <w:r>
        <w:t xml:space="preserve">Cyderes performed a password brute-force attack using Burp Suite Intruder against the identified Cisco SSL VPN login interface. The testing confirmed that default Cisco credentials are not in use, as the response length and HTTP status code remained consistent across all credential attempts, indicating no successful authentication.</w:t>
      </w:r>
    </w:p>
    <w:p w14:paraId="78E7C4AA" w14:textId="77777777" w:rsidR="00FA1782" w:rsidRDefault="00000000">
      <w:pPr>
        <w:pStyle w:val="Heading2"/>
      </w:pPr>
      <w:bookmarkStart w:id="76" w:name="_Toc244101658"/>
      <w:r>
        <w:lastRenderedPageBreak/>
        <w:t>Exploitation Attempts</w:t>
      </w:r>
      <w:bookmarkEnd w:id="76"/>
    </w:p>
    <w:p w14:paraId="6E70B97F" w14:textId="77777777" w:rsidR="00FA1782" w:rsidRDefault="00000000">
      <w:pPr>
        <w:pStyle w:val="Heading3"/>
      </w:pPr>
      <w:bookmarkStart w:id="77" w:name="_Toc244101659"/>
      <w:r>
        <w:t>PHP to Web Shell (PHP2Shell)</w:t>
      </w:r>
      <w:bookmarkEnd w:id="77"/>
    </w:p>
    <w:p w14:paraId="75893432" w14:textId="77777777" w:rsidR="00FA1782" w:rsidRDefault="00000000">
      <w:r>
        <w:t xml:space="preserve">Cyderes tested the identified web hosts for PHP-based remote command execution leading to web shell access, known as PHP2Shell, using a dedicated scanner against the live URL set. No hosts were found to be vulnerable.</w:t>
      </w:r>
    </w:p>
    <w:p w14:paraId="2BA45422" w14:textId="77777777" w:rsidR="00FA1782" w:rsidRDefault="00000000">
      <w:pPr>
        <w:jc w:val="center"/>
      </w:pPr>
      <w:r>
        <w:rPr>
          <w:noProof/>
        </w:rPr>
        <w:drawing>
          <wp:inline distT="0" distB="0" distL="0" distR="0" wp14:anchorId="7467F3B9" wp14:editId="52FDEF06">
            <wp:extent cx="5486400" cy="2776939"/>
            <wp:effectExtent l="12700" t="12700" r="12700" b="12700"/>
            <wp:docPr id="2092834878" name="Picture 2092834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81"/>
                    <a:stretch>
                      <a:fillRect/>
                    </a:stretch>
                  </pic:blipFill>
                  <pic:spPr>
                    <a:xfrm>
                      <a:off x="0" y="0"/>
                      <a:ext cx="5486400" cy="2776939"/>
                    </a:xfrm>
                    <a:prstGeom prst="rect">
                      <a:avLst/>
                    </a:prstGeom>
                    <a:ln w="12700">
                      <a:solidFill>
                        <a:srgbClr val="000000"/>
                      </a:solidFill>
                    </a:ln>
                  </pic:spPr>
                </pic:pic>
              </a:graphicData>
            </a:graphic>
          </wp:inline>
        </w:drawing>
      </w:r>
    </w:p>
    <w:p w14:paraId="5A3C5A77"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70</w:t>
      </w:r>
      <w:r>
        <w:rPr>
          <w:i w:val="0"/>
        </w:rPr>
        <w:fldChar w:fldCharType="end"/>
      </w:r>
      <w:r>
        <w:t xml:space="preserve"> : PHP2Shell Scanner on Live URLs</w:t>
      </w:r>
    </w:p>
    <w:p w14:paraId="58677752" w14:textId="77777777" w:rsidR="00FA1782" w:rsidRDefault="00000000">
      <w:r>
        <w:t xml:space="preserve">Cyderes also tested the full in-scope address space using Nuclei PHP2Shell templates. No hosts were found to be vulnerable and no web shell access was obtained.</w:t>
      </w:r>
    </w:p>
    <w:p w14:paraId="14597ACE" w14:textId="77777777" w:rsidR="00FA1782" w:rsidRDefault="00000000">
      <w:pPr>
        <w:jc w:val="center"/>
      </w:pPr>
      <w:r>
        <w:rPr>
          <w:noProof/>
        </w:rPr>
        <w:drawing>
          <wp:inline distT="0" distB="0" distL="0" distR="0" wp14:anchorId="72C7ABE4" wp14:editId="711A4D8D">
            <wp:extent cx="5486400" cy="2615207"/>
            <wp:effectExtent l="12700" t="12700" r="12700" b="12700"/>
            <wp:docPr id="2092834879" name="Picture 2092834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pic:nvPicPr>
                  <pic:blipFill>
                    <a:blip r:embed="rId82"/>
                    <a:stretch>
                      <a:fillRect/>
                    </a:stretch>
                  </pic:blipFill>
                  <pic:spPr>
                    <a:xfrm>
                      <a:off x="0" y="0"/>
                      <a:ext cx="5486400" cy="2615207"/>
                    </a:xfrm>
                    <a:prstGeom prst="rect">
                      <a:avLst/>
                    </a:prstGeom>
                    <a:ln w="12700">
                      <a:solidFill>
                        <a:srgbClr val="000000"/>
                      </a:solidFill>
                    </a:ln>
                  </pic:spPr>
                </pic:pic>
              </a:graphicData>
            </a:graphic>
          </wp:inline>
        </w:drawing>
      </w:r>
    </w:p>
    <w:p w14:paraId="47C8E789" w14:textId="77777777" w:rsidR="00FA1782" w:rsidRDefault="00000000">
      <w:pPr>
        <w:pStyle w:val="Caption2"/>
      </w:pPr>
      <w:r>
        <w:t xml:space="preserve">Figure </w:t>
      </w:r>
      <w:r>
        <w:rPr>
          <w:i w:val="0"/>
        </w:rPr>
        <w:fldChar w:fldCharType="begin"/>
      </w:r>
      <w:r>
        <w:instrText>SEQ Figure  \* ARABIC</w:instrText>
      </w:r>
      <w:r>
        <w:rPr>
          <w:i w:val="0"/>
        </w:rPr>
        <w:fldChar w:fldCharType="separate"/>
      </w:r>
      <w:r>
        <w:rPr>
          <w:noProof/>
        </w:rPr>
        <w:t>71</w:t>
      </w:r>
      <w:r>
        <w:rPr>
          <w:i w:val="0"/>
        </w:rPr>
        <w:fldChar w:fldCharType="end"/>
      </w:r>
      <w:r>
        <w:t xml:space="preserve"> : PHP2Shell Nuclei Template Scan</w:t>
      </w:r>
    </w:p>
    <w:p w14:paraId="01673D2D" w14:textId="77777777" w:rsidR="00FA1782" w:rsidRDefault="00000000">
      <w:pPr>
        <w:pStyle w:val="Heading3"/>
      </w:pPr>
      <w:bookmarkStart w:id="78" w:name="_Toc244101660"/>
      <w:r>
        <w:lastRenderedPageBreak/>
        <w:t>Node.js to Web Shell (Node2Shell)</w:t>
      </w:r>
      <w:bookmarkEnd w:id="78"/>
    </w:p>
    <w:p w14:paraId="70A2A8FB" w14:textId="77777777" w:rsidR="00FA1782" w:rsidRDefault="00000000">
      <w:r>
        <w:t xml:space="preserve">Cyderes tested the in-scope hosts for Node.js-based remote command execution leading to web shell access, known as Node2Shell, using a dedicated scanner against the full address space. No hosts were found to be vulnerable and no web shell access was obtained.</w:t>
      </w:r>
    </w:p>
    <w:p w14:paraId="2B39A9E2" w14:textId="77777777" w:rsidR="00FA1782" w:rsidRDefault="00000000">
      <w:pPr>
        <w:jc w:val="center"/>
      </w:pPr>
      <w:r>
        <w:rPr>
          <w:noProof/>
        </w:rPr>
        <w:drawing>
          <wp:inline distT="0" distB="0" distL="0" distR="0" wp14:anchorId="191E00A7" wp14:editId="2F0BC5D5">
            <wp:extent cx="5486400" cy="2454579"/>
            <wp:effectExtent l="12700" t="12700" r="12700" b="12700"/>
            <wp:docPr id="2092834880" name="Picture 2092834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png"/>
                    <pic:cNvPicPr/>
                  </pic:nvPicPr>
                  <pic:blipFill>
                    <a:blip r:embed="rId83"/>
                    <a:stretch>
                      <a:fillRect/>
                    </a:stretch>
                  </pic:blipFill>
                  <pic:spPr>
                    <a:xfrm>
                      <a:off x="0" y="0"/>
                      <a:ext cx="5486400" cy="2454579"/>
                    </a:xfrm>
                    <a:prstGeom prst="rect">
                      <a:avLst/>
                    </a:prstGeom>
                    <a:ln w="12700">
                      <a:solidFill>
                        <a:srgbClr val="000000"/>
                      </a:solidFill>
                    </a:ln>
                  </pic:spPr>
                </pic:pic>
              </a:graphicData>
            </a:graphic>
          </wp:inline>
        </w:drawing>
      </w:r>
    </w:p>
    <w:p w14:paraId="5E371C7D" w14:textId="77777777" w:rsidR="00DA3F03" w:rsidRDefault="00000000">
      <w:pPr>
        <w:pStyle w:val="Caption2"/>
      </w:pPr>
      <w:r>
        <w:t xml:space="preserve">Figure </w:t>
      </w:r>
      <w:r>
        <w:rPr>
          <w:i w:val="0"/>
        </w:rPr>
        <w:fldChar w:fldCharType="begin"/>
      </w:r>
      <w:r>
        <w:instrText>SEQ Figure  \* ARABIC</w:instrText>
      </w:r>
      <w:r>
        <w:rPr>
          <w:i w:val="0"/>
        </w:rPr>
        <w:fldChar w:fldCharType="separate"/>
      </w:r>
      <w:r>
        <w:rPr>
          <w:noProof/>
        </w:rPr>
        <w:t>72</w:t>
      </w:r>
      <w:r>
        <w:rPr>
          <w:i w:val="0"/>
        </w:rPr>
        <w:fldChar w:fldCharType="end"/>
      </w:r>
      <w:r>
        <w:t xml:space="preserve"> : Node2Shell Scanner</w:t>
      </w:r>
    </w:p>
    <w:p w14:paraId="034CDC01" w14:textId="77777777" w:rsidR="00DA3F03" w:rsidRDefault="00DA3F03">
      <w:pPr>
        <w:spacing w:before="0" w:after="160" w:line="278" w:lineRule="auto"/>
        <w:rPr>
          <w:i/>
          <w:sz w:val="18"/>
        </w:rPr>
      </w:pPr>
      <w:r>
        <w:br w:type="page"/>
      </w:r>
    </w:p>
    <w:p w14:paraId="36A0B7C1" w14:textId="77777777" w:rsidR="00F475ED" w:rsidRPr="00F475ED" w:rsidRDefault="00F475ED" w:rsidP="00F475ED">
      <w:pPr>
        <w:pStyle w:val="Heading2"/>
      </w:pPr>
      <w:bookmarkStart w:id="79" w:name="_Toc205183623"/>
      <w:bookmarkStart w:id="80" w:name="_Toc244101661"/>
      <w:r>
        <w:lastRenderedPageBreak/>
        <w:t>Key Vulnerabilities</w:t>
      </w:r>
      <w:bookmarkEnd w:id="79"/>
      <w:bookmarkEnd w:id="80"/>
    </w:p>
    <w:p w14:paraId="4EB63318" w14:textId="77777777" w:rsidR="00F475ED" w:rsidRPr="00F475ED" w:rsidRDefault="00F475ED" w:rsidP="00F475ED">
      <w:pPr>
        <w:pStyle w:val="Heading3"/>
      </w:pPr>
      <w:bookmarkStart w:id="81" w:name="_Toc244101662"/>
      <w:r>
        <w:t>External Network</w:t>
      </w:r>
      <w:bookmarkEnd w:id="81"/>
    </w:p>
    <w:tbl>
      <w:tblPr>
        <w:tblW w:w="10064"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1977"/>
        <w:gridCol w:w="6055"/>
        <w:gridCol w:w="2032"/>
      </w:tblGrid>
      <w:tr w:rsidR="00F475ED" w:rsidRPr="00F475ED" w14:paraId="5A0A0CE3" w14:textId="77777777" w:rsidTr="005C0267">
        <w:trPr>
          <w:trHeight w:val="300"/>
        </w:trPr>
        <w:tc>
          <w:tcPr>
            <w:tcW w:w="1977" w:type="dxa"/>
            <w:tcBorders>
              <w:top w:val="single" w:sz="6" w:space="0" w:color="D9D9D9"/>
              <w:left w:val="single" w:sz="6" w:space="0" w:color="D9D9D9"/>
              <w:bottom w:val="nil"/>
              <w:right w:val="nil"/>
            </w:tcBorders>
            <w:shd w:val="clear" w:color="auto" w:fill="E1FD95"/>
            <w:hideMark/>
          </w:tcPr>
          <w:p w14:paraId="3ED2F13E" w14:textId="77777777" w:rsidR="00F475ED" w:rsidRPr="00F475ED" w:rsidRDefault="00F475ED" w:rsidP="00F475ED">
            <w:pPr>
              <w:rPr>
                <w:b/>
              </w:rPr>
            </w:pPr>
            <w:r>
              <w:rPr>
                <w:b/>
              </w:rPr>
              <w:t>EXT-001</w:t>
            </w:r>
          </w:p>
        </w:tc>
        <w:tc>
          <w:tcPr>
            <w:tcW w:w="6055" w:type="dxa"/>
            <w:tcBorders>
              <w:top w:val="single" w:sz="6" w:space="0" w:color="D9D9D9"/>
              <w:left w:val="nil"/>
              <w:bottom w:val="nil"/>
              <w:right w:val="nil"/>
            </w:tcBorders>
            <w:shd w:val="clear" w:color="auto" w:fill="E1FD95"/>
            <w:hideMark/>
          </w:tcPr>
          <w:p w14:paraId="3D7DA2FA" w14:textId="77777777" w:rsidR="00F475ED" w:rsidRPr="00F475ED" w:rsidRDefault="00F475ED" w:rsidP="00F475ED">
            <w:pPr>
              <w:rPr>
                <w:b/>
              </w:rPr>
            </w:pPr>
            <w:r>
              <w:rPr>
                <w:b/>
              </w:rPr>
              <w:t>SSL Version 2 and 3 Protocol Detection</w:t>
            </w:r>
          </w:p>
        </w:tc>
        <w:tc>
          <w:tcPr>
            <w:tcW w:w="2032" w:type="dxa"/>
            <w:tcBorders>
              <w:top w:val="single" w:sz="6" w:space="0" w:color="D9D9D9"/>
              <w:left w:val="nil"/>
              <w:bottom w:val="nil"/>
              <w:right w:val="single" w:sz="6" w:space="0" w:color="D9D9D9"/>
            </w:tcBorders>
            <w:shd w:val="clear" w:color="auto" w:fill="FFDC00"/>
            <w:vAlign w:val="center"/>
            <w:hideMark/>
          </w:tcPr>
          <w:p w14:paraId="17E2274A" w14:textId="77777777" w:rsidR="00F475ED" w:rsidRPr="00F475ED" w:rsidRDefault="00F475ED" w:rsidP="00FA6048">
            <w:pPr>
              <w:jc w:val="center"/>
            </w:pPr>
            <w:r>
              <w:rPr>
                <w:b/>
                <w:bCs/>
                <w:color w:val="FFFFFF" w:themeColor="background1"/>
              </w:rPr>
              <w:t>Medium</w:t>
            </w:r>
          </w:p>
        </w:tc>
      </w:tr>
      <w:tr w:rsidR="00F475ED" w:rsidRPr="00F475ED" w14:paraId="7FCCFFC6" w14:textId="77777777" w:rsidTr="00FA6048">
        <w:trPr>
          <w:trHeight w:val="300"/>
        </w:trPr>
        <w:tc>
          <w:tcPr>
            <w:tcW w:w="10064" w:type="dxa"/>
            <w:gridSpan w:val="3"/>
            <w:tcBorders>
              <w:top w:val="nil"/>
              <w:left w:val="single" w:sz="6" w:space="0" w:color="D9D9D9"/>
              <w:bottom w:val="nil"/>
              <w:right w:val="single" w:sz="6" w:space="0" w:color="D9D9D9"/>
            </w:tcBorders>
            <w:hideMark/>
          </w:tcPr>
          <w:p w14:paraId="4E9D337C" w14:textId="77777777" w:rsidR="00F475ED" w:rsidRPr="004A717B" w:rsidRDefault="00F475ED" w:rsidP="00F475ED">
            <w:pPr>
              <w:rPr>
                <w:b/>
                <w:bCs/>
                <w:color w:val="025453"/>
              </w:rPr>
            </w:pPr>
            <w:r>
              <w:rPr>
                <w:b/>
                <w:bCs/>
                <w:color w:val="025453"/>
              </w:rPr>
              <w:t>Description</w:t>
            </w:r>
          </w:p>
        </w:tc>
      </w:tr>
      <w:tr w:rsidR="004A717B" w:rsidRPr="00F475ED" w14:paraId="3EF5CCD2" w14:textId="77777777" w:rsidTr="00FA6048">
        <w:trPr>
          <w:trHeight w:val="300"/>
        </w:trPr>
        <w:tc>
          <w:tcPr>
            <w:tcW w:w="10064" w:type="dxa"/>
            <w:gridSpan w:val="3"/>
            <w:tcBorders>
              <w:top w:val="nil"/>
              <w:left w:val="single" w:sz="6" w:space="0" w:color="D9D9D9"/>
              <w:bottom w:val="nil"/>
              <w:right w:val="single" w:sz="6" w:space="0" w:color="D9D9D9"/>
            </w:tcBorders>
          </w:tcPr>
          <w:p w14:paraId="767D4610" w14:textId="77777777" w:rsidR="00FA1782" w:rsidRDefault="00000000">
            <w:r>
              <w:t>The remote service accepts connections encrypted using SSL 2.0 and/or SSL 3.0. These versions of SSL are affected by several cryptographic flaws, including:</w:t>
              <w:br/>
              <w:br/>
              <w:t>An insecure padding scheme with CBC ciphers.</w:t>
              <w:br/>
              <w:t>Insecure session renegotiation and resumption schemes.</w:t>
              <w:br/>
              <w:br/>
              <w:t>An attacker can exploit these flaws to conduct man-in-the-middle attacks or to decrypt communications between the affected service and clients.</w:t>
              <w:br/>
              <w:br/>
              <w:t>Although SSL/TLS has a secure means for choosing the highest supported version of the protocol (so that these versions will be used only if the client or server support nothing better), many web browsers implement this in an unsafe way that allows an attacker to downgrade a connection (such as in POODLE). Therefore, it is recommended that these protocols be disabled entirely.</w:t>
              <w:br/>
              <w:br/>
              <w:t>NIST has determined that SSL 3.0 is no longer acceptable for secure communications. As of the date of enforcement found in PCI DSS v3.1, any version of SSL will not meet the PCI SSC's definition of 'strong cryptography'.</w:t>
            </w:r>
          </w:p>
        </w:tc>
      </w:tr>
      <w:tr w:rsidR="004A717B" w:rsidRPr="00F475ED" w14:paraId="2AF62262" w14:textId="77777777" w:rsidTr="00FA6048">
        <w:trPr>
          <w:trHeight w:val="300"/>
        </w:trPr>
        <w:tc>
          <w:tcPr>
            <w:tcW w:w="10064" w:type="dxa"/>
            <w:gridSpan w:val="3"/>
            <w:tcBorders>
              <w:top w:val="nil"/>
              <w:left w:val="single" w:sz="6" w:space="0" w:color="D9D9D9"/>
              <w:bottom w:val="nil"/>
              <w:right w:val="single" w:sz="6" w:space="0" w:color="D9D9D9"/>
            </w:tcBorders>
          </w:tcPr>
          <w:p w14:paraId="76BF7B9D" w14:textId="77777777" w:rsidR="00274BBF" w:rsidRPr="00274BBF" w:rsidRDefault="004A717B" w:rsidP="004A717B">
            <w:pPr>
              <w:rPr>
                <w:b/>
                <w:bCs/>
                <w:color w:val="025453"/>
              </w:rPr>
            </w:pPr>
            <w:r>
              <w:rPr>
                <w:b/>
                <w:bCs/>
                <w:color w:val="025453"/>
              </w:rPr>
              <w:t>Impact</w:t>
            </w:r>
          </w:p>
        </w:tc>
      </w:tr>
      <w:tr w:rsidR="00274BBF" w:rsidRPr="00F475ED" w14:paraId="58D54E7C" w14:textId="77777777" w:rsidTr="00FA6048">
        <w:trPr>
          <w:trHeight w:val="300"/>
        </w:trPr>
        <w:tc>
          <w:tcPr>
            <w:tcW w:w="10064" w:type="dxa"/>
            <w:gridSpan w:val="3"/>
            <w:tcBorders>
              <w:top w:val="nil"/>
              <w:left w:val="single" w:sz="6" w:space="0" w:color="D9D9D9"/>
              <w:bottom w:val="nil"/>
              <w:right w:val="single" w:sz="6" w:space="0" w:color="D9D9D9"/>
            </w:tcBorders>
          </w:tcPr>
          <w:p w14:paraId="3F91D641" w14:textId="77777777" w:rsidR="00FA1782" w:rsidRDefault="00000000">
            <w:r>
              <w:t>An attacker can perform the man in middle attack and sniff the traffic.</w:t>
            </w:r>
          </w:p>
        </w:tc>
      </w:tr>
      <w:tr w:rsidR="00274BBF" w:rsidRPr="00F475ED" w14:paraId="0B62D120" w14:textId="77777777" w:rsidTr="00FA6048">
        <w:trPr>
          <w:trHeight w:val="300"/>
        </w:trPr>
        <w:tc>
          <w:tcPr>
            <w:tcW w:w="10064" w:type="dxa"/>
            <w:gridSpan w:val="3"/>
            <w:tcBorders>
              <w:top w:val="nil"/>
              <w:left w:val="single" w:sz="6" w:space="0" w:color="D9D9D9"/>
              <w:bottom w:val="nil"/>
              <w:right w:val="single" w:sz="6" w:space="0" w:color="D9D9D9"/>
            </w:tcBorders>
          </w:tcPr>
          <w:p w14:paraId="0A30C0D8" w14:textId="77777777" w:rsidR="00274BBF" w:rsidRPr="00F475ED" w:rsidRDefault="00274BBF" w:rsidP="00274BBF">
            <w:r>
              <w:rPr>
                <w:b/>
                <w:bCs/>
                <w:color w:val="025453"/>
              </w:rPr>
              <w:t>Affected Assets</w:t>
            </w:r>
          </w:p>
        </w:tc>
      </w:tr>
      <w:tr w:rsidR="00274BBF" w:rsidRPr="00F475ED" w14:paraId="5BF28115" w14:textId="77777777" w:rsidTr="00FA6048">
        <w:trPr>
          <w:trHeight w:val="300"/>
        </w:trPr>
        <w:tc>
          <w:tcPr>
            <w:tcW w:w="10064" w:type="dxa"/>
            <w:gridSpan w:val="3"/>
            <w:tcBorders>
              <w:top w:val="nil"/>
              <w:left w:val="single" w:sz="6" w:space="0" w:color="D9D9D9"/>
              <w:bottom w:val="nil"/>
              <w:right w:val="single" w:sz="6" w:space="0" w:color="D9D9D9"/>
            </w:tcBorders>
          </w:tcPr>
          <w:p w14:paraId="68FD6402" w14:textId="77777777" w:rsidR="00712522" w:rsidRDefault="00102597">
            <w:pPr>
              <w:spacing w:before="0" w:after="0" w:line="240" w:lineRule="auto"/>
              <w:rPr>
                <w:rFonts w:asciiTheme="minorHAnsi" w:hAnsiTheme="minorHAnsi"/>
              </w:rPr>
            </w:pPr>
            <w:r>
              <w:t>52.73.186.125:443</w:t>
            </w:r>
          </w:p>
        </w:tc>
      </w:tr>
      <w:tr w:rsidR="004A717B" w:rsidRPr="00F475ED" w14:paraId="4CD0D235" w14:textId="77777777" w:rsidTr="00FA6048">
        <w:trPr>
          <w:trHeight w:val="300"/>
        </w:trPr>
        <w:tc>
          <w:tcPr>
            <w:tcW w:w="10064" w:type="dxa"/>
            <w:gridSpan w:val="3"/>
            <w:tcBorders>
              <w:top w:val="nil"/>
              <w:left w:val="single" w:sz="6" w:space="0" w:color="D9D9D9"/>
              <w:bottom w:val="nil"/>
              <w:right w:val="single" w:sz="6" w:space="0" w:color="D9D9D9"/>
            </w:tcBorders>
          </w:tcPr>
          <w:p w14:paraId="014EF31A" w14:textId="77777777" w:rsidR="00712522" w:rsidRDefault="00000000">
            <w:r>
              <w:rPr>
                <w:b/>
                <w:bCs/>
                <w:color w:val="025453"/>
              </w:rPr>
              <w:t>Replication Steps</w:t>
            </w:r>
          </w:p>
        </w:tc>
      </w:tr>
      <w:tr w:rsidR="00E80F05" w:rsidRPr="00F475ED" w14:paraId="6F99EDC5" w14:textId="77777777" w:rsidTr="00FA6048">
        <w:trPr>
          <w:trHeight w:val="300"/>
        </w:trPr>
        <w:tc>
          <w:tcPr>
            <w:tcW w:w="10064" w:type="dxa"/>
            <w:gridSpan w:val="3"/>
            <w:tcBorders>
              <w:top w:val="nil"/>
              <w:left w:val="single" w:sz="6" w:space="0" w:color="D9D9D9"/>
              <w:bottom w:val="nil"/>
              <w:right w:val="single" w:sz="6" w:space="0" w:color="D9D9D9"/>
            </w:tcBorders>
          </w:tcPr>
          <w:p w14:paraId="021D2A14" w14:textId="77777777" w:rsidR="00712522" w:rsidRDefault="00000000">
            <w:r>
              <w:t xml:space="preserve">Cyderes used sslscan against 52.73.186.125:443 and confirmed that the SSLv2, SSLv3, and TLS 1.0 protocols were enabled on the host.</w:t>
            </w:r>
          </w:p>
          <w:p w14:paraId="33E3F2A5" w14:textId="77777777" w:rsidR="00712522" w:rsidRDefault="00000000">
            <w:pPr>
              <w:jc w:val="center"/>
            </w:pPr>
            <w:r>
              <w:rPr>
                <w:noProof/>
              </w:rPr>
              <w:lastRenderedPageBreak/>
              <w:drawing>
                <wp:inline distT="0" distB="0" distL="0" distR="0" wp14:anchorId="4CC8C03D" wp14:editId="4C83BCE0">
                  <wp:extent cx="4846320" cy="2909276"/>
                  <wp:effectExtent l="12700" t="12700" r="12700" b="12700"/>
                  <wp:docPr id="2092834973" name="Picture 2092834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lv2v3.png"/>
                          <pic:cNvPicPr/>
                        </pic:nvPicPr>
                        <pic:blipFill>
                          <a:blip r:embed="rId57"/>
                          <a:stretch>
                            <a:fillRect/>
                          </a:stretch>
                        </pic:blipFill>
                        <pic:spPr>
                          <a:xfrm>
                            <a:off x="0" y="0"/>
                            <a:ext cx="4846320" cy="2909276"/>
                          </a:xfrm>
                          <a:prstGeom prst="rect">
                            <a:avLst/>
                          </a:prstGeom>
                          <a:ln w="12700">
                            <a:solidFill>
                              <a:srgbClr val="000000"/>
                            </a:solidFill>
                          </a:ln>
                        </pic:spPr>
                      </pic:pic>
                    </a:graphicData>
                  </a:graphic>
                </wp:inline>
              </w:drawing>
            </w:r>
          </w:p>
          <w:p w14:paraId="4AE07252" w14:textId="77777777" w:rsidR="00712522" w:rsidRDefault="00000000">
            <w:pPr>
              <w:pStyle w:val="Caption2"/>
            </w:pPr>
            <w:r>
              <w:t xml:space="preserve">Figure </w:t>
            </w:r>
            <w:r>
              <w:rPr>
                <w:i w:val="0"/>
              </w:rPr>
              <w:fldChar w:fldCharType="begin"/>
            </w:r>
            <w:r>
              <w:instrText>SEQ Figure  \* ARABIC</w:instrText>
            </w:r>
            <w:r>
              <w:rPr>
                <w:i w:val="0"/>
              </w:rPr>
              <w:fldChar w:fldCharType="separate"/>
            </w:r>
            <w:r>
              <w:rPr>
                <w:noProof/>
              </w:rPr>
              <w:t>73</w:t>
            </w:r>
            <w:r>
              <w:rPr>
                <w:i w:val="0"/>
              </w:rPr>
              <w:fldChar w:fldCharType="end"/>
            </w:r>
            <w:r>
              <w:t xml:space="preserve"> : SSLv2 / SSLv3 Enabled - sslscan</w:t>
            </w:r>
          </w:p>
          <w:p w14:paraId="1F8E7E1F" w14:textId="77777777" w:rsidR="00712522" w:rsidRDefault="00000000">
            <w:r>
              <w:t xml:space="preserve">Cyderes used the Nmap ssl-enum-ciphers NSE script against 52.73.186.125:443 and confirmed the weak 3DES and RC4 cipher suites offered over the legacy SSLv3 protocol.</w:t>
            </w:r>
          </w:p>
          <w:p w14:paraId="388925EE" w14:textId="77777777" w:rsidR="00712522" w:rsidRDefault="00000000">
            <w:pPr>
              <w:jc w:val="center"/>
            </w:pPr>
            <w:r>
              <w:rPr>
                <w:noProof/>
              </w:rPr>
              <w:lastRenderedPageBreak/>
              <w:drawing>
                <wp:inline distT="0" distB="0" distL="0" distR="0" wp14:anchorId="74F1B99C" wp14:editId="786A8683">
                  <wp:extent cx="4846320" cy="4644390"/>
                  <wp:effectExtent l="12700" t="12700" r="12700" b="12700"/>
                  <wp:docPr id="2092834974" name="Picture 2092834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4"/>
                          <a:stretch>
                            <a:fillRect/>
                          </a:stretch>
                        </pic:blipFill>
                        <pic:spPr>
                          <a:xfrm>
                            <a:off x="0" y="0"/>
                            <a:ext cx="4846320" cy="4644390"/>
                          </a:xfrm>
                          <a:prstGeom prst="rect">
                            <a:avLst/>
                          </a:prstGeom>
                          <a:ln w="12700">
                            <a:solidFill>
                              <a:srgbClr val="000000"/>
                            </a:solidFill>
                          </a:ln>
                        </pic:spPr>
                      </pic:pic>
                    </a:graphicData>
                  </a:graphic>
                </wp:inline>
              </w:drawing>
            </w:r>
          </w:p>
          <w:p w14:paraId="0080FDEC" w14:textId="77777777" w:rsidR="00712522" w:rsidRDefault="00000000">
            <w:pPr>
              <w:pStyle w:val="Caption2"/>
            </w:pPr>
            <w:r>
              <w:t xml:space="preserve">Figure </w:t>
            </w:r>
            <w:r>
              <w:rPr>
                <w:i w:val="0"/>
              </w:rPr>
              <w:fldChar w:fldCharType="begin"/>
            </w:r>
            <w:r>
              <w:instrText>SEQ Figure  \* ARABIC</w:instrText>
            </w:r>
            <w:r>
              <w:rPr>
                <w:i w:val="0"/>
              </w:rPr>
              <w:fldChar w:fldCharType="separate"/>
            </w:r>
            <w:r>
              <w:rPr>
                <w:noProof/>
              </w:rPr>
              <w:t>74</w:t>
            </w:r>
            <w:r>
              <w:rPr>
                <w:i w:val="0"/>
              </w:rPr>
              <w:fldChar w:fldCharType="end"/>
            </w:r>
            <w:r>
              <w:t xml:space="preserve"> : Weak Cipher Suites over SSLv3 - ssl-enum-ciphers</w:t>
            </w:r>
          </w:p>
        </w:tc>
      </w:tr>
      <w:tr w:rsidR="004A717B" w:rsidRPr="00F475ED" w14:paraId="5E1540F6" w14:textId="77777777" w:rsidTr="00FA6048">
        <w:trPr>
          <w:trHeight w:val="300"/>
        </w:trPr>
        <w:tc>
          <w:tcPr>
            <w:tcW w:w="10064" w:type="dxa"/>
            <w:gridSpan w:val="3"/>
            <w:tcBorders>
              <w:top w:val="nil"/>
              <w:left w:val="single" w:sz="6" w:space="0" w:color="D9D9D9"/>
              <w:bottom w:val="nil"/>
              <w:right w:val="single" w:sz="6" w:space="0" w:color="D9D9D9"/>
            </w:tcBorders>
          </w:tcPr>
          <w:p w14:paraId="7F4390C1" w14:textId="77777777" w:rsidR="004A717B" w:rsidRPr="00DC3897" w:rsidRDefault="004A717B" w:rsidP="00F475ED">
            <w:pPr>
              <w:rPr>
                <w:b/>
                <w:bCs/>
                <w:color w:val="025453"/>
              </w:rPr>
            </w:pPr>
            <w:r>
              <w:rPr>
                <w:b/>
                <w:bCs/>
                <w:color w:val="025453"/>
              </w:rPr>
              <w:lastRenderedPageBreak/>
              <w:t>Recommendations </w:t>
            </w:r>
          </w:p>
        </w:tc>
      </w:tr>
      <w:tr w:rsidR="00E80F05" w:rsidRPr="00F475ED" w14:paraId="2C883A91" w14:textId="77777777" w:rsidTr="00FA6048">
        <w:trPr>
          <w:trHeight w:val="300"/>
        </w:trPr>
        <w:tc>
          <w:tcPr>
            <w:tcW w:w="10064" w:type="dxa"/>
            <w:gridSpan w:val="3"/>
            <w:tcBorders>
              <w:top w:val="nil"/>
              <w:left w:val="single" w:sz="6" w:space="0" w:color="D9D9D9"/>
              <w:bottom w:val="nil"/>
              <w:right w:val="single" w:sz="6" w:space="0" w:color="D9D9D9"/>
            </w:tcBorders>
          </w:tcPr>
          <w:p w14:paraId="7069F927" w14:textId="77777777" w:rsidR="00FA1782" w:rsidRDefault="00000000">
            <w:pPr>
              <w:pStyle w:val="ListParagraph"/>
              <w:numPr>
                <w:ilvl w:val="0"/>
                <w:numId w:val="41"/>
              </w:numPr>
            </w:pPr>
            <w:r>
              <w:t>Use TLS 1.2 (with approved cipher suites) or higher instead.</w:t>
            </w:r>
          </w:p>
        </w:tc>
      </w:tr>
      <w:tr w:rsidR="00F475ED" w:rsidRPr="00F475ED" w14:paraId="63CF9CE8" w14:textId="77777777" w:rsidTr="00FA6048">
        <w:trPr>
          <w:trHeight w:val="300"/>
        </w:trPr>
        <w:tc>
          <w:tcPr>
            <w:tcW w:w="10064" w:type="dxa"/>
            <w:gridSpan w:val="3"/>
            <w:tcBorders>
              <w:top w:val="nil"/>
              <w:left w:val="single" w:sz="6" w:space="0" w:color="D9D9D9"/>
              <w:bottom w:val="nil"/>
              <w:right w:val="single" w:sz="6" w:space="0" w:color="D9D9D9"/>
            </w:tcBorders>
            <w:hideMark/>
          </w:tcPr>
          <w:p w14:paraId="013B87A6" w14:textId="77777777" w:rsidR="00F475ED" w:rsidRPr="00F475ED" w:rsidRDefault="00F475ED" w:rsidP="00F475ED">
            <w:pPr>
              <w:rPr>
                <w:b/>
                <w:bCs/>
              </w:rPr>
            </w:pPr>
            <w:r>
              <w:rPr>
                <w:b/>
                <w:bCs/>
                <w:color w:val="025453"/>
              </w:rPr>
              <w:t>Reference </w:t>
            </w:r>
          </w:p>
        </w:tc>
      </w:tr>
      <w:tr w:rsidR="00F475ED" w:rsidRPr="00F475ED" w14:paraId="6517A906" w14:textId="77777777" w:rsidTr="00FA6048">
        <w:trPr>
          <w:trHeight w:val="300"/>
        </w:trPr>
        <w:tc>
          <w:tcPr>
            <w:tcW w:w="10064" w:type="dxa"/>
            <w:gridSpan w:val="3"/>
            <w:tcBorders>
              <w:top w:val="nil"/>
              <w:left w:val="single" w:sz="6" w:space="0" w:color="D9D9D9"/>
              <w:bottom w:val="single" w:sz="6" w:space="0" w:color="D9D9D9"/>
              <w:right w:val="single" w:sz="6" w:space="0" w:color="D9D9D9"/>
            </w:tcBorders>
            <w:hideMark/>
          </w:tcPr>
          <w:p w14:paraId="2EC35390" w14:textId="77777777" w:rsidR="00FA1782" w:rsidRDefault="00000000">
            <w:pPr>
              <w:pStyle w:val="ListParagraph"/>
              <w:numPr>
                <w:ilvl w:val="0"/>
                <w:numId w:val="15"/>
              </w:numPr>
            </w:pPr>
            <w:r>
              <w:t>https://www.schneier.com/academic/paperfiles/paper-ssl.pdf</w:t>
            </w:r>
          </w:p>
          <w:p w14:paraId="1669941B" w14:textId="77777777" w:rsidR="00FA1782" w:rsidRDefault="00000000">
            <w:pPr>
              <w:pStyle w:val="ListParagraph"/>
              <w:numPr>
                <w:ilvl w:val="0"/>
                <w:numId w:val="15"/>
              </w:numPr>
            </w:pPr>
            <w:r>
              <w:t>https://www.openssl.org/~bodo/ssl-poodle.pdf</w:t>
            </w:r>
          </w:p>
          <w:p w14:paraId="6B638CA6" w14:textId="77777777" w:rsidR="00FA1782" w:rsidRDefault="00FA1782"/>
        </w:tc>
      </w:tr>
    </w:tbl>
    <w:p w14:paraId="57BC3A99" w14:textId="77777777" w:rsidR="00712522" w:rsidRDefault="00000000">
      <w:r>
        <w:br w:type="page"/>
      </w:r>
    </w:p>
    <w:tbl>
      <w:tblPr>
        <w:tblW w:w="10064"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1977"/>
        <w:gridCol w:w="6055"/>
        <w:gridCol w:w="2032"/>
      </w:tblGrid>
      <w:tr w:rsidR="00F475ED" w:rsidRPr="00F475ED" w14:paraId="03E8B4ED" w14:textId="77777777" w:rsidTr="005C0267">
        <w:trPr>
          <w:trHeight w:val="300"/>
        </w:trPr>
        <w:tc>
          <w:tcPr>
            <w:tcW w:w="1977" w:type="dxa"/>
            <w:tcBorders>
              <w:top w:val="single" w:sz="6" w:space="0" w:color="D9D9D9"/>
              <w:left w:val="single" w:sz="6" w:space="0" w:color="D9D9D9"/>
              <w:bottom w:val="nil"/>
              <w:right w:val="nil"/>
            </w:tcBorders>
            <w:shd w:val="clear" w:color="auto" w:fill="E1FD95"/>
            <w:hideMark/>
          </w:tcPr>
          <w:p w14:paraId="6B20DD3D" w14:textId="77777777" w:rsidR="00F475ED" w:rsidRPr="00F475ED" w:rsidRDefault="00F475ED" w:rsidP="00F475ED">
            <w:pPr>
              <w:rPr>
                <w:b/>
              </w:rPr>
            </w:pPr>
            <w:r>
              <w:rPr>
                <w:b/>
              </w:rPr>
              <w:lastRenderedPageBreak/>
              <w:t>EXT-002</w:t>
            </w:r>
          </w:p>
        </w:tc>
        <w:tc>
          <w:tcPr>
            <w:tcW w:w="6055" w:type="dxa"/>
            <w:tcBorders>
              <w:top w:val="single" w:sz="6" w:space="0" w:color="D9D9D9"/>
              <w:left w:val="nil"/>
              <w:bottom w:val="nil"/>
              <w:right w:val="nil"/>
            </w:tcBorders>
            <w:shd w:val="clear" w:color="auto" w:fill="E1FD95"/>
            <w:hideMark/>
          </w:tcPr>
          <w:p w14:paraId="66D46F4F" w14:textId="77777777" w:rsidR="00F475ED" w:rsidRPr="00F475ED" w:rsidRDefault="00F475ED" w:rsidP="00F475ED">
            <w:pPr>
              <w:rPr>
                <w:b/>
              </w:rPr>
            </w:pPr>
            <w:r>
              <w:rPr>
                <w:b/>
              </w:rPr>
              <w:t>HTTP Host Header Attacks</w:t>
            </w:r>
          </w:p>
        </w:tc>
        <w:tc>
          <w:tcPr>
            <w:tcW w:w="2032" w:type="dxa"/>
            <w:tcBorders>
              <w:top w:val="single" w:sz="6" w:space="0" w:color="D9D9D9"/>
              <w:left w:val="nil"/>
              <w:bottom w:val="nil"/>
              <w:right w:val="single" w:sz="6" w:space="0" w:color="D9D9D9"/>
            </w:tcBorders>
            <w:shd w:val="clear" w:color="auto" w:fill="7FDBFF"/>
            <w:vAlign w:val="center"/>
            <w:hideMark/>
          </w:tcPr>
          <w:p w14:paraId="7EBF172A" w14:textId="77777777" w:rsidR="00F475ED" w:rsidRPr="00F475ED" w:rsidRDefault="00F475ED" w:rsidP="00FA6048">
            <w:pPr>
              <w:jc w:val="center"/>
            </w:pPr>
            <w:r>
              <w:rPr>
                <w:b/>
                <w:bCs/>
                <w:color w:val="FFFFFF" w:themeColor="background1"/>
              </w:rPr>
              <w:t>Low</w:t>
            </w:r>
          </w:p>
        </w:tc>
      </w:tr>
      <w:tr w:rsidR="00F475ED" w:rsidRPr="00F475ED" w14:paraId="4D84326B" w14:textId="77777777" w:rsidTr="00FA6048">
        <w:trPr>
          <w:trHeight w:val="300"/>
        </w:trPr>
        <w:tc>
          <w:tcPr>
            <w:tcW w:w="10064" w:type="dxa"/>
            <w:gridSpan w:val="3"/>
            <w:tcBorders>
              <w:top w:val="nil"/>
              <w:left w:val="single" w:sz="6" w:space="0" w:color="D9D9D9"/>
              <w:bottom w:val="nil"/>
              <w:right w:val="single" w:sz="6" w:space="0" w:color="D9D9D9"/>
            </w:tcBorders>
            <w:hideMark/>
          </w:tcPr>
          <w:p w14:paraId="11719595" w14:textId="77777777" w:rsidR="00F475ED" w:rsidRPr="004A717B" w:rsidRDefault="00F475ED" w:rsidP="00F475ED">
            <w:pPr>
              <w:rPr>
                <w:b/>
                <w:bCs/>
                <w:color w:val="025453"/>
              </w:rPr>
            </w:pPr>
            <w:r>
              <w:rPr>
                <w:b/>
                <w:bCs/>
                <w:color w:val="025453"/>
              </w:rPr>
              <w:t>Description</w:t>
            </w:r>
          </w:p>
        </w:tc>
      </w:tr>
      <w:tr w:rsidR="004A717B" w:rsidRPr="00F475ED" w14:paraId="05400D41" w14:textId="77777777" w:rsidTr="00FA6048">
        <w:trPr>
          <w:trHeight w:val="300"/>
        </w:trPr>
        <w:tc>
          <w:tcPr>
            <w:tcW w:w="10064" w:type="dxa"/>
            <w:gridSpan w:val="3"/>
            <w:tcBorders>
              <w:top w:val="nil"/>
              <w:left w:val="single" w:sz="6" w:space="0" w:color="D9D9D9"/>
              <w:bottom w:val="nil"/>
              <w:right w:val="single" w:sz="6" w:space="0" w:color="D9D9D9"/>
            </w:tcBorders>
          </w:tcPr>
          <w:p w14:paraId="638F2309" w14:textId="77777777" w:rsidR="00AE2714" w:rsidRDefault="00000000">
            <w:r>
              <w:t>HTTP Host Header attacks occur when an application trusts client-controlled host-related headers without properly validating them. In addition to the standard Host header, applications and reverse proxies may process headers such as X-Forwarded-Host, X-Host, and X-Forwarded-Server to determine the requested hostname. Improper handling of these headers can allow adversaries to influence application behavior or construct requests using an attacker-controlled hostname.</w:t>
            </w:r>
          </w:p>
        </w:tc>
      </w:tr>
      <w:tr w:rsidR="004A717B" w:rsidRPr="00F475ED" w14:paraId="62BE0794" w14:textId="77777777" w:rsidTr="00FA6048">
        <w:trPr>
          <w:trHeight w:val="300"/>
        </w:trPr>
        <w:tc>
          <w:tcPr>
            <w:tcW w:w="10064" w:type="dxa"/>
            <w:gridSpan w:val="3"/>
            <w:tcBorders>
              <w:top w:val="nil"/>
              <w:left w:val="single" w:sz="6" w:space="0" w:color="D9D9D9"/>
              <w:bottom w:val="nil"/>
              <w:right w:val="single" w:sz="6" w:space="0" w:color="D9D9D9"/>
            </w:tcBorders>
          </w:tcPr>
          <w:p w14:paraId="05492932" w14:textId="77777777" w:rsidR="00274BBF" w:rsidRPr="00274BBF" w:rsidRDefault="004A717B" w:rsidP="004A717B">
            <w:pPr>
              <w:rPr>
                <w:b/>
                <w:bCs/>
                <w:color w:val="025453"/>
              </w:rPr>
            </w:pPr>
            <w:r>
              <w:rPr>
                <w:b/>
                <w:bCs/>
                <w:color w:val="025453"/>
              </w:rPr>
              <w:t>Impact</w:t>
            </w:r>
          </w:p>
        </w:tc>
      </w:tr>
      <w:tr w:rsidR="00274BBF" w:rsidRPr="00F475ED" w14:paraId="36DE439E" w14:textId="77777777" w:rsidTr="00FA6048">
        <w:trPr>
          <w:trHeight w:val="300"/>
        </w:trPr>
        <w:tc>
          <w:tcPr>
            <w:tcW w:w="10064" w:type="dxa"/>
            <w:gridSpan w:val="3"/>
            <w:tcBorders>
              <w:top w:val="nil"/>
              <w:left w:val="single" w:sz="6" w:space="0" w:color="D9D9D9"/>
              <w:bottom w:val="nil"/>
              <w:right w:val="single" w:sz="6" w:space="0" w:color="D9D9D9"/>
            </w:tcBorders>
          </w:tcPr>
          <w:p w14:paraId="2F359D3F" w14:textId="77777777" w:rsidR="00AE2714" w:rsidRDefault="00000000">
            <w:r>
              <w:t>Successful exploitation can allow adversaries to manipulate password-reset links, redirects, absolute URLs, or other application-generated content. Depending on the application's functionality and infrastructure, host header manipulation can also contribute to cache poisoning, access-control bypasses, phishing attacks, or other security issues.</w:t>
            </w:r>
          </w:p>
        </w:tc>
      </w:tr>
      <w:tr w:rsidR="00274BBF" w:rsidRPr="00F475ED" w14:paraId="0AD7AD6D" w14:textId="77777777" w:rsidTr="00FA6048">
        <w:trPr>
          <w:trHeight w:val="300"/>
        </w:trPr>
        <w:tc>
          <w:tcPr>
            <w:tcW w:w="10064" w:type="dxa"/>
            <w:gridSpan w:val="3"/>
            <w:tcBorders>
              <w:top w:val="nil"/>
              <w:left w:val="single" w:sz="6" w:space="0" w:color="D9D9D9"/>
              <w:bottom w:val="nil"/>
              <w:right w:val="single" w:sz="6" w:space="0" w:color="D9D9D9"/>
            </w:tcBorders>
          </w:tcPr>
          <w:p w14:paraId="07D4D40D" w14:textId="77777777" w:rsidR="00274BBF" w:rsidRPr="00F475ED" w:rsidRDefault="00274BBF" w:rsidP="00274BBF">
            <w:r>
              <w:rPr>
                <w:b/>
                <w:bCs/>
                <w:color w:val="025453"/>
              </w:rPr>
              <w:t>Affected Assets</w:t>
            </w:r>
          </w:p>
        </w:tc>
      </w:tr>
      <w:tr w:rsidR="00274BBF" w:rsidRPr="00F475ED" w14:paraId="12B19F38" w14:textId="77777777" w:rsidTr="00FA6048">
        <w:trPr>
          <w:trHeight w:val="300"/>
        </w:trPr>
        <w:tc>
          <w:tcPr>
            <w:tcW w:w="10064" w:type="dxa"/>
            <w:gridSpan w:val="3"/>
            <w:tcBorders>
              <w:top w:val="nil"/>
              <w:left w:val="single" w:sz="6" w:space="0" w:color="D9D9D9"/>
              <w:bottom w:val="nil"/>
              <w:right w:val="single" w:sz="6" w:space="0" w:color="D9D9D9"/>
            </w:tcBorders>
          </w:tcPr>
          <w:p w14:paraId="0F24D2A4" w14:textId="77777777" w:rsidR="00AE2714" w:rsidRDefault="00000000">
            <w:r>
              <w:rPr>
                <w:color w:val="000000"/>
              </w:rPr>
              <w:t>autodiscover.advocapinsurance.com:80</w:t>
            </w:r>
          </w:p>
        </w:tc>
      </w:tr>
      <w:tr w:rsidR="004A717B" w:rsidRPr="00F475ED" w14:paraId="04C4F435" w14:textId="77777777" w:rsidTr="00FA6048">
        <w:trPr>
          <w:trHeight w:val="300"/>
        </w:trPr>
        <w:tc>
          <w:tcPr>
            <w:tcW w:w="10064" w:type="dxa"/>
            <w:gridSpan w:val="3"/>
            <w:tcBorders>
              <w:top w:val="nil"/>
              <w:left w:val="single" w:sz="6" w:space="0" w:color="D9D9D9"/>
              <w:bottom w:val="nil"/>
              <w:right w:val="single" w:sz="6" w:space="0" w:color="D9D9D9"/>
            </w:tcBorders>
          </w:tcPr>
          <w:p w14:paraId="4335DF51" w14:textId="77777777" w:rsidR="00712522" w:rsidRDefault="00000000">
            <w:r>
              <w:rPr>
                <w:b/>
                <w:bCs/>
                <w:color w:val="025453"/>
              </w:rPr>
              <w:t>Replication Steps</w:t>
            </w:r>
          </w:p>
        </w:tc>
      </w:tr>
      <w:tr w:rsidR="00E80F05" w:rsidRPr="00F475ED" w14:paraId="5EE44519" w14:textId="77777777" w:rsidTr="00FA6048">
        <w:trPr>
          <w:trHeight w:val="300"/>
        </w:trPr>
        <w:tc>
          <w:tcPr>
            <w:tcW w:w="10064" w:type="dxa"/>
            <w:gridSpan w:val="3"/>
            <w:tcBorders>
              <w:top w:val="nil"/>
              <w:left w:val="single" w:sz="6" w:space="0" w:color="D9D9D9"/>
              <w:bottom w:val="nil"/>
              <w:right w:val="single" w:sz="6" w:space="0" w:color="D9D9D9"/>
            </w:tcBorders>
          </w:tcPr>
          <w:p w14:paraId="12D93733" w14:textId="77777777" w:rsidR="00AE2714" w:rsidRDefault="00000000">
            <w:r>
              <w:t xml:space="preserve">Cyderes sent a normal request to autodiscover.advocapinsurance.com using GET / HTTP/1.1 with the legitimate Host header. The server responded with a 301 redirect to the public hostname https://autodiscover.advocapinsurance.com/.</w:t>
            </w:r>
          </w:p>
          <w:p w14:paraId="32275DDE" w14:textId="77777777" w:rsidR="00712522" w:rsidRDefault="00000000">
            <w:pPr>
              <w:jc w:val="center"/>
            </w:pPr>
            <w:r>
              <w:rPr>
                <w:noProof/>
              </w:rPr>
              <w:drawing>
                <wp:inline distT="0" distB="0" distL="0" distR="0" wp14:anchorId="7D2B7507" wp14:editId="7D2B7508">
                  <wp:extent cx="5486400" cy="1127662"/>
                  <wp:effectExtent l="12700" t="12700" r="12700" b="12700"/>
                  <wp:docPr id="2100900001" name="Picture ho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_2.png"/>
                          <pic:cNvPicPr/>
                        </pic:nvPicPr>
                        <pic:blipFill>
                          <a:blip r:embed="rId85"/>
                          <a:stretch>
                            <a:fillRect/>
                          </a:stretch>
                        </pic:blipFill>
                        <pic:spPr>
                          <a:xfrm>
                            <a:off x="0" y="0"/>
                            <a:ext cx="5486400" cy="1127662"/>
                          </a:xfrm>
                          <a:prstGeom prst="rect">
                            <a:avLst/>
                          </a:prstGeom>
                          <a:ln w="12700">
                            <a:solidFill>
                              <a:srgbClr val="000000"/>
                            </a:solidFill>
                          </a:ln>
                        </pic:spPr>
                      </pic:pic>
                    </a:graphicData>
                  </a:graphic>
                </wp:inline>
              </w:drawing>
            </w:r>
          </w:p>
          <w:p w14:paraId="2B48EC49" w14:textId="77777777" w:rsidR="00AE2714" w:rsidRDefault="00000000">
            <w:pPr>
              <w:pStyle w:val="Caption2"/>
            </w:pPr>
            <w:r>
              <w:t xml:space="preserve">Figure </w:t>
            </w:r>
            <w:r>
              <w:rPr>
                <w:i w:val="0"/>
              </w:rPr>
              <w:fldChar w:fldCharType="begin"/>
            </w:r>
            <w:r>
              <w:instrText>SEQ Figure  \* ARABIC</w:instrText>
            </w:r>
            <w:r>
              <w:rPr>
                <w:i w:val="0"/>
              </w:rPr>
              <w:fldChar w:fldCharType="separate"/>
            </w:r>
            <w:r>
              <w:rPr>
                <w:noProof/>
              </w:rPr>
              <w:t>75</w:t>
            </w:r>
            <w:r>
              <w:rPr>
                <w:i w:val="0"/>
              </w:rPr>
              <w:fldChar w:fldCharType="end"/>
            </w:r>
            <w:r>
              <w:t xml:space="preserve"> : Baseline Request with Legitimate Host Header</w:t>
            </w:r>
          </w:p>
          <w:p w14:paraId="279D6FCF" w14:textId="77777777" w:rsidR="00AE2714" w:rsidRDefault="00000000">
            <w:r>
              <w:t xml:space="preserve">Cyderes then replaced the Host header with a Burp Collaborator domain. The server responded with a 301 redirect, and the Location header pointed to the supplied domain, showing that the client-controlled Host header is trusted.</w:t>
            </w:r>
          </w:p>
          <w:p w14:paraId="5DD71005" w14:textId="77777777" w:rsidR="00712522" w:rsidRDefault="00000000">
            <w:pPr>
              <w:jc w:val="center"/>
            </w:pPr>
            <w:r>
              <w:rPr>
                <w:noProof/>
              </w:rPr>
              <w:lastRenderedPageBreak/>
              <w:drawing>
                <wp:inline distT="0" distB="0" distL="0" distR="0" wp14:anchorId="7D2B7507" wp14:editId="7D2B7508">
                  <wp:extent cx="5486400" cy="1165171"/>
                  <wp:effectExtent l="12700" t="12700" r="12700" b="12700"/>
                  <wp:docPr id="2100000009" name="Picture 21000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_2.png"/>
                          <pic:cNvPicPr/>
                        </pic:nvPicPr>
                        <pic:blipFill>
                          <a:blip r:embed="rId76"/>
                          <a:stretch>
                            <a:fillRect/>
                          </a:stretch>
                        </pic:blipFill>
                        <pic:spPr>
                          <a:xfrm>
                            <a:off x="0" y="0"/>
                            <a:ext cx="5486400" cy="1165171"/>
                          </a:xfrm>
                          <a:prstGeom prst="rect">
                            <a:avLst/>
                          </a:prstGeom>
                          <a:ln w="12700">
                            <a:solidFill>
                              <a:srgbClr val="000000"/>
                            </a:solidFill>
                          </a:ln>
                        </pic:spPr>
                      </pic:pic>
                    </a:graphicData>
                  </a:graphic>
                </wp:inline>
              </w:drawing>
            </w:r>
          </w:p>
          <w:p w14:paraId="1E8E7605" w14:textId="77777777" w:rsidR="00AE2714" w:rsidRDefault="00000000">
            <w:pPr>
              <w:pStyle w:val="Caption2"/>
            </w:pPr>
            <w:r>
              <w:t xml:space="preserve">Figure </w:t>
            </w:r>
            <w:r>
              <w:rPr>
                <w:i w:val="0"/>
              </w:rPr>
              <w:fldChar w:fldCharType="begin"/>
            </w:r>
            <w:r>
              <w:instrText>SEQ Figure  \* ARABIC</w:instrText>
            </w:r>
            <w:r>
              <w:rPr>
                <w:i w:val="0"/>
              </w:rPr>
              <w:fldChar w:fldCharType="separate"/>
            </w:r>
            <w:r>
              <w:rPr>
                <w:noProof/>
              </w:rPr>
              <w:t>76</w:t>
            </w:r>
            <w:r>
              <w:rPr>
                <w:i w:val="0"/>
              </w:rPr>
              <w:fldChar w:fldCharType="end"/>
            </w:r>
            <w:r>
              <w:t xml:space="preserve"> : Attacker-Controlled Host Header Reflected in Redirect Location</w:t>
            </w:r>
          </w:p>
          <w:p w14:paraId="5A526E5D" w14:textId="77777777" w:rsidR="00AE2714" w:rsidRDefault="00000000">
            <w:r>
              <w:t xml:space="preserve">Cyderes followed the redirect and confirmed that the request was received by the Burp Collaborator server with the Referer header set to http://autodiscover.advocapinsurance.com/, confirming that a user could be redirected to an attacker-controlled host.</w:t>
            </w:r>
          </w:p>
          <w:p w14:paraId="2760C9BE" w14:textId="77777777" w:rsidR="00712522" w:rsidRDefault="00000000">
            <w:pPr>
              <w:jc w:val="center"/>
            </w:pPr>
            <w:r>
              <w:rPr>
                <w:noProof/>
              </w:rPr>
              <w:drawing>
                <wp:inline distT="0" distB="0" distL="0" distR="0" wp14:anchorId="7D2B750A" wp14:editId="7D2B750B">
                  <wp:extent cx="5486400" cy="1160643"/>
                  <wp:effectExtent l="12700" t="12700" r="12700" b="12700"/>
                  <wp:docPr id="2100000012" name="Picture 21000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_3.png"/>
                          <pic:cNvPicPr/>
                        </pic:nvPicPr>
                        <pic:blipFill>
                          <a:blip r:embed="rId77"/>
                          <a:stretch>
                            <a:fillRect/>
                          </a:stretch>
                        </pic:blipFill>
                        <pic:spPr>
                          <a:xfrm>
                            <a:off x="0" y="0"/>
                            <a:ext cx="5486400" cy="1160643"/>
                          </a:xfrm>
                          <a:prstGeom prst="rect">
                            <a:avLst/>
                          </a:prstGeom>
                          <a:ln w="12700">
                            <a:solidFill>
                              <a:srgbClr val="000000"/>
                            </a:solidFill>
                          </a:ln>
                        </pic:spPr>
                      </pic:pic>
                    </a:graphicData>
                  </a:graphic>
                </wp:inline>
              </w:drawing>
            </w:r>
          </w:p>
          <w:p w14:paraId="47283D56" w14:textId="77777777" w:rsidR="00AE2714" w:rsidRDefault="00000000">
            <w:pPr>
              <w:pStyle w:val="Caption2"/>
            </w:pPr>
            <w:r>
              <w:t xml:space="preserve">Figure </w:t>
            </w:r>
            <w:r>
              <w:rPr>
                <w:i w:val="0"/>
              </w:rPr>
              <w:fldChar w:fldCharType="begin"/>
            </w:r>
            <w:r>
              <w:instrText>SEQ Figure  \* ARABIC</w:instrText>
            </w:r>
            <w:r>
              <w:rPr>
                <w:i w:val="0"/>
              </w:rPr>
              <w:fldChar w:fldCharType="separate"/>
            </w:r>
            <w:r>
              <w:rPr>
                <w:noProof/>
              </w:rPr>
              <w:t>77</w:t>
            </w:r>
            <w:r>
              <w:rPr>
                <w:i w:val="0"/>
              </w:rPr>
              <w:fldChar w:fldCharType="end"/>
            </w:r>
            <w:r>
              <w:t xml:space="preserve"> : Redirected Request Received by Burp Collaborator</w:t>
            </w:r>
          </w:p>
          <w:p w14:paraId="6DC5F8BC" w14:textId="77777777" w:rsidR="00AE2714" w:rsidRDefault="00AE2714"/>
        </w:tc>
      </w:tr>
      <w:tr w:rsidR="004A717B" w:rsidRPr="00F475ED" w14:paraId="6B57045E" w14:textId="77777777" w:rsidTr="00FA6048">
        <w:trPr>
          <w:trHeight w:val="300"/>
        </w:trPr>
        <w:tc>
          <w:tcPr>
            <w:tcW w:w="10064" w:type="dxa"/>
            <w:gridSpan w:val="3"/>
            <w:tcBorders>
              <w:top w:val="nil"/>
              <w:left w:val="single" w:sz="6" w:space="0" w:color="D9D9D9"/>
              <w:bottom w:val="nil"/>
              <w:right w:val="single" w:sz="6" w:space="0" w:color="D9D9D9"/>
            </w:tcBorders>
          </w:tcPr>
          <w:p w14:paraId="763BB336" w14:textId="77777777" w:rsidR="004A717B" w:rsidRPr="00DC3897" w:rsidRDefault="004A717B" w:rsidP="00F475ED">
            <w:pPr>
              <w:rPr>
                <w:b/>
                <w:bCs/>
                <w:color w:val="025453"/>
              </w:rPr>
            </w:pPr>
            <w:r>
              <w:rPr>
                <w:b/>
                <w:bCs/>
                <w:color w:val="025453"/>
              </w:rPr>
              <w:lastRenderedPageBreak/>
              <w:t>Recommendations </w:t>
            </w:r>
          </w:p>
        </w:tc>
      </w:tr>
      <w:tr w:rsidR="00E80F05" w:rsidRPr="00F475ED" w14:paraId="37F33221" w14:textId="77777777" w:rsidTr="00FA6048">
        <w:trPr>
          <w:trHeight w:val="300"/>
        </w:trPr>
        <w:tc>
          <w:tcPr>
            <w:tcW w:w="10064" w:type="dxa"/>
            <w:gridSpan w:val="3"/>
            <w:tcBorders>
              <w:top w:val="nil"/>
              <w:left w:val="single" w:sz="6" w:space="0" w:color="D9D9D9"/>
              <w:bottom w:val="nil"/>
              <w:right w:val="single" w:sz="6" w:space="0" w:color="D9D9D9"/>
            </w:tcBorders>
          </w:tcPr>
          <w:p w14:paraId="044F7DC4" w14:textId="77777777" w:rsidR="00AE2714" w:rsidRDefault="00000000">
            <w:pPr>
              <w:pStyle w:val="ListParagraph"/>
              <w:numPr>
                <w:ilvl w:val="0"/>
                <w:numId w:val="27"/>
              </w:numPr>
            </w:pPr>
            <w:r>
              <w:t>Applications should validate the Host header and all supported host-related headers against an explicit allowlist of trusted hostnames.</w:t>
            </w:r>
          </w:p>
          <w:p w14:paraId="7898862A" w14:textId="77777777" w:rsidR="00AE2714" w:rsidRDefault="00000000">
            <w:pPr>
              <w:pStyle w:val="ListParagraph"/>
              <w:numPr>
                <w:ilvl w:val="0"/>
                <w:numId w:val="27"/>
              </w:numPr>
            </w:pPr>
            <w:r>
              <w:t>Reverse proxies and load balancers should remove or overwrite client-supplied forwarding headers before forwarding requests to backend applications.</w:t>
            </w:r>
          </w:p>
          <w:p w14:paraId="14310756" w14:textId="4B2D5A7C" w:rsidR="00AE2714" w:rsidRDefault="00000000" w:rsidP="006B4CD0">
            <w:pPr>
              <w:pStyle w:val="ListParagraph"/>
              <w:numPr>
                <w:ilvl w:val="0"/>
                <w:numId w:val="27"/>
              </w:numPr>
            </w:pPr>
            <w:r>
              <w:t>Applications should use a trusted, server-side canonical hostname when generating password-reset links, redirects, absolute URLs, and other security-sensitive content instead of relying on client-controlled headers.</w:t>
            </w:r>
          </w:p>
        </w:tc>
      </w:tr>
      <w:tr w:rsidR="00F475ED" w:rsidRPr="00F475ED" w14:paraId="5A237466" w14:textId="77777777" w:rsidTr="00FA6048">
        <w:trPr>
          <w:trHeight w:val="300"/>
        </w:trPr>
        <w:tc>
          <w:tcPr>
            <w:tcW w:w="10064" w:type="dxa"/>
            <w:gridSpan w:val="3"/>
            <w:tcBorders>
              <w:top w:val="nil"/>
              <w:left w:val="single" w:sz="6" w:space="0" w:color="D9D9D9"/>
              <w:bottom w:val="nil"/>
              <w:right w:val="single" w:sz="6" w:space="0" w:color="D9D9D9"/>
            </w:tcBorders>
            <w:hideMark/>
          </w:tcPr>
          <w:p w14:paraId="07D6E532" w14:textId="77777777" w:rsidR="00F475ED" w:rsidRPr="00F475ED" w:rsidRDefault="00F475ED" w:rsidP="00F475ED">
            <w:pPr>
              <w:rPr>
                <w:b/>
                <w:bCs/>
              </w:rPr>
            </w:pPr>
            <w:r>
              <w:rPr>
                <w:b/>
                <w:bCs/>
                <w:color w:val="025453"/>
              </w:rPr>
              <w:t>Reference </w:t>
            </w:r>
          </w:p>
        </w:tc>
      </w:tr>
      <w:tr w:rsidR="00F475ED" w:rsidRPr="00F475ED" w14:paraId="1D4F350B" w14:textId="77777777" w:rsidTr="00FA6048">
        <w:trPr>
          <w:trHeight w:val="300"/>
        </w:trPr>
        <w:tc>
          <w:tcPr>
            <w:tcW w:w="10064" w:type="dxa"/>
            <w:gridSpan w:val="3"/>
            <w:tcBorders>
              <w:top w:val="nil"/>
              <w:left w:val="single" w:sz="6" w:space="0" w:color="D9D9D9"/>
              <w:bottom w:val="single" w:sz="6" w:space="0" w:color="D9D9D9"/>
              <w:right w:val="single" w:sz="6" w:space="0" w:color="D9D9D9"/>
            </w:tcBorders>
            <w:hideMark/>
          </w:tcPr>
          <w:p w14:paraId="1D35409A" w14:textId="77777777" w:rsidR="00AE2714" w:rsidRDefault="00000000">
            <w:pPr>
              <w:pStyle w:val="ListParagraph"/>
              <w:numPr>
                <w:ilvl w:val="0"/>
                <w:numId w:val="28"/>
              </w:numPr>
            </w:pPr>
            <w:r>
              <w:t>http://acunetix.com/blog/articles/automated-detection-of-host-header-attacks/</w:t>
            </w:r>
          </w:p>
          <w:p w14:paraId="1EFC1BBB" w14:textId="77777777" w:rsidR="00AE2714" w:rsidRDefault="00000000">
            <w:pPr>
              <w:pStyle w:val="ListParagraph"/>
              <w:numPr>
                <w:ilvl w:val="0"/>
                <w:numId w:val="28"/>
              </w:numPr>
            </w:pPr>
            <w:r>
              <w:t>https://portswigger.net/web-security/host-header#how-to-prevent-http-host-header-attacks</w:t>
            </w:r>
          </w:p>
          <w:p w14:paraId="48C088DC" w14:textId="77777777" w:rsidR="00AE2714" w:rsidRDefault="00AE2714"/>
        </w:tc>
      </w:tr>
    </w:tbl>
    <w:p w14:paraId="02B2A7AA" w14:textId="77777777" w:rsidR="00712522" w:rsidRDefault="00000000">
      <w:r>
        <w:br w:type="page"/>
      </w:r>
    </w:p>
    <w:tbl>
      <w:tblPr>
        <w:tblW w:w="10064"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1977"/>
        <w:gridCol w:w="6055"/>
        <w:gridCol w:w="2032"/>
      </w:tblGrid>
      <w:tr w:rsidR="00F475ED" w:rsidRPr="00F475ED" w14:paraId="25F1A3BA" w14:textId="77777777" w:rsidTr="005C0267">
        <w:trPr>
          <w:trHeight w:val="300"/>
        </w:trPr>
        <w:tc>
          <w:tcPr>
            <w:tcW w:w="1977" w:type="dxa"/>
            <w:tcBorders>
              <w:top w:val="single" w:sz="6" w:space="0" w:color="D9D9D9"/>
              <w:left w:val="single" w:sz="6" w:space="0" w:color="D9D9D9"/>
              <w:bottom w:val="nil"/>
              <w:right w:val="nil"/>
            </w:tcBorders>
            <w:shd w:val="clear" w:color="auto" w:fill="E1FD95"/>
            <w:hideMark/>
          </w:tcPr>
          <w:p w14:paraId="1AD6CEDF" w14:textId="77777777" w:rsidR="00F475ED" w:rsidRPr="00F475ED" w:rsidRDefault="00F475ED" w:rsidP="00F475ED">
            <w:pPr>
              <w:rPr>
                <w:b/>
              </w:rPr>
            </w:pPr>
            <w:r>
              <w:rPr>
                <w:b/>
              </w:rPr>
              <w:lastRenderedPageBreak/>
              <w:t>EXT-003</w:t>
            </w:r>
          </w:p>
        </w:tc>
        <w:tc>
          <w:tcPr>
            <w:tcW w:w="6055" w:type="dxa"/>
            <w:tcBorders>
              <w:top w:val="single" w:sz="6" w:space="0" w:color="D9D9D9"/>
              <w:left w:val="nil"/>
              <w:bottom w:val="nil"/>
              <w:right w:val="nil"/>
            </w:tcBorders>
            <w:shd w:val="clear" w:color="auto" w:fill="E1FD95"/>
            <w:hideMark/>
          </w:tcPr>
          <w:p w14:paraId="3DCAF7A3" w14:textId="77777777" w:rsidR="00F475ED" w:rsidRPr="00F475ED" w:rsidRDefault="00F475ED" w:rsidP="00F475ED">
            <w:pPr>
              <w:rPr>
                <w:b/>
              </w:rPr>
            </w:pPr>
            <w:bookmarkStart w:id="82" w:name="_SMB_signing_not"/>
            <w:bookmarkEnd w:id="82"/>
            <w:r>
              <w:rPr>
                <w:b/>
              </w:rPr>
              <w:t>SSL Self-Signed Certificate</w:t>
            </w:r>
          </w:p>
        </w:tc>
        <w:tc>
          <w:tcPr>
            <w:tcW w:w="2032" w:type="dxa"/>
            <w:tcBorders>
              <w:top w:val="single" w:sz="6" w:space="0" w:color="D9D9D9"/>
              <w:left w:val="nil"/>
              <w:bottom w:val="nil"/>
              <w:right w:val="single" w:sz="6" w:space="0" w:color="D9D9D9"/>
            </w:tcBorders>
            <w:shd w:val="clear" w:color="auto" w:fill="7FDBFF"/>
            <w:vAlign w:val="center"/>
            <w:hideMark/>
          </w:tcPr>
          <w:p w14:paraId="2E8B02A8" w14:textId="77777777" w:rsidR="00F475ED" w:rsidRPr="00F475ED" w:rsidRDefault="00F475ED" w:rsidP="00FA6048">
            <w:pPr>
              <w:jc w:val="center"/>
            </w:pPr>
            <w:r>
              <w:rPr>
                <w:b/>
                <w:bCs/>
                <w:color w:val="FFFFFF" w:themeColor="background1"/>
              </w:rPr>
              <w:t>Low</w:t>
            </w:r>
          </w:p>
        </w:tc>
      </w:tr>
      <w:tr w:rsidR="00F475ED" w:rsidRPr="00F475ED" w14:paraId="4C6BB77F" w14:textId="77777777" w:rsidTr="00FA6048">
        <w:trPr>
          <w:trHeight w:val="300"/>
        </w:trPr>
        <w:tc>
          <w:tcPr>
            <w:tcW w:w="10064" w:type="dxa"/>
            <w:gridSpan w:val="3"/>
            <w:tcBorders>
              <w:top w:val="nil"/>
              <w:left w:val="single" w:sz="6" w:space="0" w:color="D9D9D9"/>
              <w:bottom w:val="nil"/>
              <w:right w:val="single" w:sz="6" w:space="0" w:color="D9D9D9"/>
            </w:tcBorders>
            <w:hideMark/>
          </w:tcPr>
          <w:p w14:paraId="4222CEFE" w14:textId="77777777" w:rsidR="00F475ED" w:rsidRPr="004A717B" w:rsidRDefault="00F475ED" w:rsidP="00F475ED">
            <w:pPr>
              <w:rPr>
                <w:b/>
                <w:bCs/>
                <w:color w:val="025453"/>
              </w:rPr>
            </w:pPr>
            <w:r>
              <w:rPr>
                <w:b/>
                <w:bCs/>
                <w:color w:val="025453"/>
              </w:rPr>
              <w:t>Description</w:t>
            </w:r>
          </w:p>
        </w:tc>
      </w:tr>
      <w:tr w:rsidR="004A717B" w:rsidRPr="00F475ED" w14:paraId="40453B38" w14:textId="77777777" w:rsidTr="00FA6048">
        <w:trPr>
          <w:trHeight w:val="300"/>
        </w:trPr>
        <w:tc>
          <w:tcPr>
            <w:tcW w:w="10064" w:type="dxa"/>
            <w:gridSpan w:val="3"/>
            <w:tcBorders>
              <w:top w:val="nil"/>
              <w:left w:val="single" w:sz="6" w:space="0" w:color="D9D9D9"/>
              <w:bottom w:val="nil"/>
              <w:right w:val="single" w:sz="6" w:space="0" w:color="D9D9D9"/>
            </w:tcBorders>
          </w:tcPr>
          <w:p w14:paraId="5B6B5914" w14:textId="77777777" w:rsidR="00FA1782" w:rsidRDefault="00000000">
            <w:r>
              <w:t>A self-signed certificate is an identity certificate that is signed by the same entity whose identity it certifies. The X.509 certificate chain for this service is not signed by a recognized certificate authority. In public key infrastructure (PKI) arrangements, a digital signature from a certificate authority (CA) attests that a particular public key certificate is valid. Each CA has one or more root keys, and the certificates associated with those public keys are "trust anchors" that use a special type of self-signed certificates.</w:t>
            </w:r>
          </w:p>
        </w:tc>
      </w:tr>
      <w:tr w:rsidR="004A717B" w:rsidRPr="00F475ED" w14:paraId="2E7711F1" w14:textId="77777777" w:rsidTr="00FA6048">
        <w:trPr>
          <w:trHeight w:val="300"/>
        </w:trPr>
        <w:tc>
          <w:tcPr>
            <w:tcW w:w="10064" w:type="dxa"/>
            <w:gridSpan w:val="3"/>
            <w:tcBorders>
              <w:top w:val="nil"/>
              <w:left w:val="single" w:sz="6" w:space="0" w:color="D9D9D9"/>
              <w:bottom w:val="nil"/>
              <w:right w:val="single" w:sz="6" w:space="0" w:color="D9D9D9"/>
            </w:tcBorders>
          </w:tcPr>
          <w:p w14:paraId="3AFD9CD9" w14:textId="77777777" w:rsidR="00274BBF" w:rsidRPr="00274BBF" w:rsidRDefault="004A717B" w:rsidP="004A717B">
            <w:pPr>
              <w:rPr>
                <w:b/>
                <w:bCs/>
                <w:color w:val="025453"/>
              </w:rPr>
            </w:pPr>
            <w:r>
              <w:rPr>
                <w:b/>
                <w:bCs/>
                <w:color w:val="025453"/>
              </w:rPr>
              <w:t>Impact</w:t>
            </w:r>
          </w:p>
        </w:tc>
      </w:tr>
      <w:tr w:rsidR="00274BBF" w:rsidRPr="00F475ED" w14:paraId="4F2F0950" w14:textId="77777777" w:rsidTr="00FA6048">
        <w:trPr>
          <w:trHeight w:val="300"/>
        </w:trPr>
        <w:tc>
          <w:tcPr>
            <w:tcW w:w="10064" w:type="dxa"/>
            <w:gridSpan w:val="3"/>
            <w:tcBorders>
              <w:top w:val="nil"/>
              <w:left w:val="single" w:sz="6" w:space="0" w:color="D9D9D9"/>
              <w:bottom w:val="nil"/>
              <w:right w:val="single" w:sz="6" w:space="0" w:color="D9D9D9"/>
            </w:tcBorders>
          </w:tcPr>
          <w:p w14:paraId="28F80D9D" w14:textId="77777777" w:rsidR="00FA1782" w:rsidRDefault="00000000">
            <w:r>
              <w:t>If the remote host is a public host in production, this nullifies the use of SSL as anyone could establish a man-in-the-middle attack against the remote host.</w:t>
            </w:r>
          </w:p>
        </w:tc>
      </w:tr>
      <w:tr w:rsidR="00274BBF" w:rsidRPr="00F475ED" w14:paraId="4340D3EA" w14:textId="77777777" w:rsidTr="00FA6048">
        <w:trPr>
          <w:trHeight w:val="300"/>
        </w:trPr>
        <w:tc>
          <w:tcPr>
            <w:tcW w:w="10064" w:type="dxa"/>
            <w:gridSpan w:val="3"/>
            <w:tcBorders>
              <w:top w:val="nil"/>
              <w:left w:val="single" w:sz="6" w:space="0" w:color="D9D9D9"/>
              <w:bottom w:val="nil"/>
              <w:right w:val="single" w:sz="6" w:space="0" w:color="D9D9D9"/>
            </w:tcBorders>
          </w:tcPr>
          <w:p w14:paraId="5A8534A0" w14:textId="77777777" w:rsidR="00274BBF" w:rsidRPr="00F475ED" w:rsidRDefault="00274BBF" w:rsidP="00274BBF">
            <w:r>
              <w:rPr>
                <w:b/>
                <w:bCs/>
                <w:color w:val="025453"/>
              </w:rPr>
              <w:t>Affected Assets</w:t>
            </w:r>
          </w:p>
        </w:tc>
      </w:tr>
      <w:tr w:rsidR="00274BBF" w:rsidRPr="00F475ED" w14:paraId="654124C6" w14:textId="77777777" w:rsidTr="00FA6048">
        <w:trPr>
          <w:trHeight w:val="300"/>
        </w:trPr>
        <w:tc>
          <w:tcPr>
            <w:tcW w:w="10064" w:type="dxa"/>
            <w:gridSpan w:val="3"/>
            <w:tcBorders>
              <w:top w:val="nil"/>
              <w:left w:val="single" w:sz="6" w:space="0" w:color="D9D9D9"/>
              <w:bottom w:val="nil"/>
              <w:right w:val="single" w:sz="6" w:space="0" w:color="D9D9D9"/>
            </w:tcBorders>
          </w:tcPr>
          <w:p w14:paraId="290E802A" w14:textId="77777777" w:rsidR="00FA1782" w:rsidRDefault="00000000">
            <w:r>
              <w:t>128.245.16.50:443</w:t>
            </w:r>
          </w:p>
          <w:p w14:paraId="2C57A207" w14:textId="77777777" w:rsidR="00FA1782" w:rsidRDefault="00000000">
            <w:r>
              <w:t>128.245.32.10:443</w:t>
            </w:r>
          </w:p>
          <w:p w14:paraId="38EFA70F" w14:textId="77777777" w:rsidR="00FA1782" w:rsidRDefault="00000000">
            <w:r>
              <w:t>128.245.48.11:443</w:t>
            </w:r>
          </w:p>
          <w:p w14:paraId="5CE8ACFC" w14:textId="77777777" w:rsidR="00FA1782" w:rsidRDefault="00000000">
            <w:r>
              <w:t>view.engage.pnfp.com</w:t>
            </w:r>
          </w:p>
        </w:tc>
      </w:tr>
      <w:tr w:rsidR="004A717B" w:rsidRPr="00F475ED" w14:paraId="3F5B71FC" w14:textId="77777777" w:rsidTr="00FA6048">
        <w:trPr>
          <w:trHeight w:val="300"/>
        </w:trPr>
        <w:tc>
          <w:tcPr>
            <w:tcW w:w="10064" w:type="dxa"/>
            <w:gridSpan w:val="3"/>
            <w:tcBorders>
              <w:top w:val="nil"/>
              <w:left w:val="single" w:sz="6" w:space="0" w:color="D9D9D9"/>
              <w:bottom w:val="nil"/>
              <w:right w:val="single" w:sz="6" w:space="0" w:color="D9D9D9"/>
            </w:tcBorders>
          </w:tcPr>
          <w:p w14:paraId="0F2CA8FC" w14:textId="77777777" w:rsidR="00712522" w:rsidRDefault="00000000">
            <w:r>
              <w:rPr>
                <w:b/>
                <w:bCs/>
                <w:color w:val="025453"/>
              </w:rPr>
              <w:t>Replication Steps</w:t>
            </w:r>
          </w:p>
        </w:tc>
      </w:tr>
      <w:tr w:rsidR="00E80F05" w:rsidRPr="00F475ED" w14:paraId="4366973B" w14:textId="77777777" w:rsidTr="00FA6048">
        <w:trPr>
          <w:trHeight w:val="300"/>
        </w:trPr>
        <w:tc>
          <w:tcPr>
            <w:tcW w:w="10064" w:type="dxa"/>
            <w:gridSpan w:val="3"/>
            <w:tcBorders>
              <w:top w:val="nil"/>
              <w:left w:val="single" w:sz="6" w:space="0" w:color="D9D9D9"/>
              <w:bottom w:val="nil"/>
              <w:right w:val="single" w:sz="6" w:space="0" w:color="D9D9D9"/>
            </w:tcBorders>
          </w:tcPr>
          <w:p w14:paraId="3230B15B" w14:textId="77777777" w:rsidR="00712522" w:rsidRDefault="00000000">
            <w:r>
              <w:t xml:space="preserve">Cyderes used the Nmap ssl-cert NSE script against 128.245.48.11:443 and confirmed a self-signed certificate where the Subject and Issuer were identical, showing localhost.localdomain and MyCompany.</w:t>
            </w:r>
          </w:p>
          <w:p w14:paraId="1110BD9D" w14:textId="77777777" w:rsidR="00712522" w:rsidRDefault="00000000">
            <w:pPr>
              <w:jc w:val="center"/>
            </w:pPr>
            <w:r>
              <w:rPr>
                <w:noProof/>
              </w:rPr>
              <w:drawing>
                <wp:inline distT="0" distB="0" distL="0" distR="0" wp14:anchorId="464A41FA" wp14:editId="29D1E917">
                  <wp:extent cx="4846320" cy="1201441"/>
                  <wp:effectExtent l="12700" t="12700" r="12700" b="12700"/>
                  <wp:docPr id="2092834966" name="Picture 2092834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0"/>
                          <a:stretch>
                            <a:fillRect/>
                          </a:stretch>
                        </pic:blipFill>
                        <pic:spPr>
                          <a:xfrm>
                            <a:off x="0" y="0"/>
                            <a:ext cx="4846320" cy="1201441"/>
                          </a:xfrm>
                          <a:prstGeom prst="rect">
                            <a:avLst/>
                          </a:prstGeom>
                          <a:ln w="12700">
                            <a:solidFill>
                              <a:srgbClr val="000000"/>
                            </a:solidFill>
                          </a:ln>
                        </pic:spPr>
                      </pic:pic>
                    </a:graphicData>
                  </a:graphic>
                </wp:inline>
              </w:drawing>
            </w:r>
          </w:p>
          <w:p w14:paraId="4A46E370" w14:textId="77777777" w:rsidR="00712522" w:rsidRDefault="00000000">
            <w:pPr>
              <w:pStyle w:val="Caption2"/>
            </w:pPr>
            <w:r>
              <w:t xml:space="preserve">Figure </w:t>
            </w:r>
            <w:r>
              <w:rPr>
                <w:i w:val="0"/>
              </w:rPr>
              <w:fldChar w:fldCharType="begin"/>
            </w:r>
            <w:r>
              <w:instrText>SEQ Figure  \* ARABIC</w:instrText>
            </w:r>
            <w:r>
              <w:rPr>
                <w:i w:val="0"/>
              </w:rPr>
              <w:fldChar w:fldCharType="separate"/>
            </w:r>
            <w:r>
              <w:rPr>
                <w:noProof/>
              </w:rPr>
              <w:t>78</w:t>
            </w:r>
            <w:r>
              <w:rPr>
                <w:i w:val="0"/>
              </w:rPr>
              <w:fldChar w:fldCharType="end"/>
            </w:r>
            <w:r>
              <w:t xml:space="preserve"> : Self-Signed Certificate - 128.245.48.11</w:t>
            </w:r>
          </w:p>
          <w:p w14:paraId="1C900A65" w14:textId="77777777" w:rsidR="00712522" w:rsidRDefault="00000000">
            <w:r>
              <w:lastRenderedPageBreak/>
              <w:t xml:space="preserve">Cyderes confirmed a self-signed certificate on 128.245.32.10:443 with an identical Subject and Issuer.</w:t>
            </w:r>
          </w:p>
          <w:p w14:paraId="5CEB7BD6" w14:textId="77777777" w:rsidR="00712522" w:rsidRDefault="00000000">
            <w:pPr>
              <w:jc w:val="center"/>
            </w:pPr>
            <w:r>
              <w:rPr>
                <w:noProof/>
              </w:rPr>
              <w:drawing>
                <wp:inline distT="0" distB="0" distL="0" distR="0" wp14:anchorId="74E7E5F4" wp14:editId="7F6DB03B">
                  <wp:extent cx="4846320" cy="1353749"/>
                  <wp:effectExtent l="12700" t="12700" r="12700" b="12700"/>
                  <wp:docPr id="2092834967" name="Picture 2092834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6"/>
                          <a:stretch>
                            <a:fillRect/>
                          </a:stretch>
                        </pic:blipFill>
                        <pic:spPr>
                          <a:xfrm>
                            <a:off x="0" y="0"/>
                            <a:ext cx="4846320" cy="1353749"/>
                          </a:xfrm>
                          <a:prstGeom prst="rect">
                            <a:avLst/>
                          </a:prstGeom>
                          <a:ln w="12700">
                            <a:solidFill>
                              <a:srgbClr val="000000"/>
                            </a:solidFill>
                          </a:ln>
                        </pic:spPr>
                      </pic:pic>
                    </a:graphicData>
                  </a:graphic>
                </wp:inline>
              </w:drawing>
            </w:r>
          </w:p>
          <w:p w14:paraId="50FAB4F5" w14:textId="77777777" w:rsidR="00712522" w:rsidRDefault="00000000">
            <w:pPr>
              <w:pStyle w:val="Caption2"/>
            </w:pPr>
            <w:r>
              <w:t xml:space="preserve">Figure </w:t>
            </w:r>
            <w:r>
              <w:rPr>
                <w:i w:val="0"/>
              </w:rPr>
              <w:fldChar w:fldCharType="begin"/>
            </w:r>
            <w:r>
              <w:instrText>SEQ Figure  \* ARABIC</w:instrText>
            </w:r>
            <w:r>
              <w:rPr>
                <w:i w:val="0"/>
              </w:rPr>
              <w:fldChar w:fldCharType="separate"/>
            </w:r>
            <w:r>
              <w:rPr>
                <w:noProof/>
              </w:rPr>
              <w:t>79</w:t>
            </w:r>
            <w:r>
              <w:rPr>
                <w:i w:val="0"/>
              </w:rPr>
              <w:fldChar w:fldCharType="end"/>
            </w:r>
            <w:r>
              <w:t xml:space="preserve"> : Self-Signed Certificate - 128.245.32.10</w:t>
            </w:r>
          </w:p>
          <w:p w14:paraId="3CFCEA47" w14:textId="77777777" w:rsidR="00712522" w:rsidRDefault="00000000">
            <w:r>
              <w:t xml:space="preserve">Cyderes confirmed a self-signed certificate on 128.245.16.50:443 with an identical Subject and Issuer.</w:t>
            </w:r>
          </w:p>
          <w:p w14:paraId="4DB48660" w14:textId="77777777" w:rsidR="00712522" w:rsidRDefault="00000000">
            <w:pPr>
              <w:jc w:val="center"/>
            </w:pPr>
            <w:r>
              <w:rPr>
                <w:noProof/>
              </w:rPr>
              <w:drawing>
                <wp:inline distT="0" distB="0" distL="0" distR="0" wp14:anchorId="2E0ECB89" wp14:editId="08A3033E">
                  <wp:extent cx="4846320" cy="1318521"/>
                  <wp:effectExtent l="12700" t="12700" r="12700" b="12700"/>
                  <wp:docPr id="2092834968" name="Picture 2092834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7"/>
                          <a:stretch>
                            <a:fillRect/>
                          </a:stretch>
                        </pic:blipFill>
                        <pic:spPr>
                          <a:xfrm>
                            <a:off x="0" y="0"/>
                            <a:ext cx="4846320" cy="1318521"/>
                          </a:xfrm>
                          <a:prstGeom prst="rect">
                            <a:avLst/>
                          </a:prstGeom>
                          <a:ln w="12700">
                            <a:solidFill>
                              <a:srgbClr val="000000"/>
                            </a:solidFill>
                          </a:ln>
                        </pic:spPr>
                      </pic:pic>
                    </a:graphicData>
                  </a:graphic>
                </wp:inline>
              </w:drawing>
            </w:r>
          </w:p>
          <w:p w14:paraId="2193EFE3" w14:textId="77777777" w:rsidR="00712522" w:rsidRDefault="00000000">
            <w:pPr>
              <w:pStyle w:val="Caption2"/>
            </w:pPr>
            <w:r>
              <w:t xml:space="preserve">Figure </w:t>
            </w:r>
            <w:r>
              <w:rPr>
                <w:i w:val="0"/>
              </w:rPr>
              <w:fldChar w:fldCharType="begin"/>
            </w:r>
            <w:r>
              <w:instrText>SEQ Figure  \* ARABIC</w:instrText>
            </w:r>
            <w:r>
              <w:rPr>
                <w:i w:val="0"/>
              </w:rPr>
              <w:fldChar w:fldCharType="separate"/>
            </w:r>
            <w:r>
              <w:rPr>
                <w:noProof/>
              </w:rPr>
              <w:t>80</w:t>
            </w:r>
            <w:r>
              <w:rPr>
                <w:i w:val="0"/>
              </w:rPr>
              <w:fldChar w:fldCharType="end"/>
            </w:r>
            <w:r>
              <w:t xml:space="preserve"> : Self-Signed Certificate - 128.245.16.50</w:t>
            </w:r>
          </w:p>
        </w:tc>
      </w:tr>
      <w:tr w:rsidR="004A717B" w:rsidRPr="00F475ED" w14:paraId="79D66729" w14:textId="77777777" w:rsidTr="00FA6048">
        <w:trPr>
          <w:trHeight w:val="300"/>
        </w:trPr>
        <w:tc>
          <w:tcPr>
            <w:tcW w:w="10064" w:type="dxa"/>
            <w:gridSpan w:val="3"/>
            <w:tcBorders>
              <w:top w:val="nil"/>
              <w:left w:val="single" w:sz="6" w:space="0" w:color="D9D9D9"/>
              <w:bottom w:val="nil"/>
              <w:right w:val="single" w:sz="6" w:space="0" w:color="D9D9D9"/>
            </w:tcBorders>
          </w:tcPr>
          <w:p w14:paraId="51C47C03" w14:textId="77777777" w:rsidR="004A717B" w:rsidRPr="00DC3897" w:rsidRDefault="004A717B" w:rsidP="00F475ED">
            <w:pPr>
              <w:rPr>
                <w:b/>
                <w:bCs/>
                <w:color w:val="025453"/>
              </w:rPr>
            </w:pPr>
            <w:r>
              <w:rPr>
                <w:b/>
                <w:bCs/>
                <w:color w:val="025453"/>
              </w:rPr>
              <w:lastRenderedPageBreak/>
              <w:t>Recommendations </w:t>
            </w:r>
          </w:p>
        </w:tc>
      </w:tr>
      <w:tr w:rsidR="00E80F05" w:rsidRPr="00F475ED" w14:paraId="13A46EC7" w14:textId="77777777" w:rsidTr="00FA6048">
        <w:trPr>
          <w:trHeight w:val="300"/>
        </w:trPr>
        <w:tc>
          <w:tcPr>
            <w:tcW w:w="10064" w:type="dxa"/>
            <w:gridSpan w:val="3"/>
            <w:tcBorders>
              <w:top w:val="nil"/>
              <w:left w:val="single" w:sz="6" w:space="0" w:color="D9D9D9"/>
              <w:bottom w:val="nil"/>
              <w:right w:val="single" w:sz="6" w:space="0" w:color="D9D9D9"/>
            </w:tcBorders>
          </w:tcPr>
          <w:p w14:paraId="31409B90" w14:textId="77777777" w:rsidR="00FA1782" w:rsidRDefault="00000000">
            <w:pPr>
              <w:pStyle w:val="ListParagraph"/>
              <w:numPr>
                <w:ilvl w:val="0"/>
                <w:numId w:val="40"/>
              </w:numPr>
            </w:pPr>
            <w:r>
              <w:t>Windows: A self-signed certificate is an identity certificate that is signed by the same entity whose identity it certifies. The X.509 certificate chain for this service is not signed by a recognized certificate authority. In public key infrastructure (PKI) arrangements, a digital signature from a certificate authority (CA) attests that a particular public key certificate is valid. Each CA has one or more root keys, and the certificates associated with those public keys are "trust anchors" that use a special type of self-signed certificates.</w:t>
            </w:r>
          </w:p>
          <w:p w14:paraId="169CACF8" w14:textId="77777777" w:rsidR="00FA1782" w:rsidRDefault="00000000">
            <w:pPr>
              <w:pStyle w:val="ListParagraph"/>
              <w:numPr>
                <w:ilvl w:val="0"/>
                <w:numId w:val="40"/>
              </w:numPr>
            </w:pPr>
            <w:r>
              <w:t>Linux: If the remote host is a public host in production, this nullifies the use of SSL as anyone could establish a man-in-the-middle attack against the remote host.</w:t>
            </w:r>
          </w:p>
        </w:tc>
      </w:tr>
      <w:tr w:rsidR="00F475ED" w:rsidRPr="00F475ED" w14:paraId="2DC4B991" w14:textId="77777777" w:rsidTr="00FA6048">
        <w:trPr>
          <w:trHeight w:val="300"/>
        </w:trPr>
        <w:tc>
          <w:tcPr>
            <w:tcW w:w="10064" w:type="dxa"/>
            <w:gridSpan w:val="3"/>
            <w:tcBorders>
              <w:top w:val="nil"/>
              <w:left w:val="single" w:sz="6" w:space="0" w:color="D9D9D9"/>
              <w:bottom w:val="nil"/>
              <w:right w:val="single" w:sz="6" w:space="0" w:color="D9D9D9"/>
            </w:tcBorders>
            <w:hideMark/>
          </w:tcPr>
          <w:p w14:paraId="263A831D" w14:textId="77777777" w:rsidR="00F475ED" w:rsidRPr="00F475ED" w:rsidRDefault="00F475ED" w:rsidP="00F475ED">
            <w:pPr>
              <w:rPr>
                <w:b/>
                <w:bCs/>
              </w:rPr>
            </w:pPr>
            <w:r>
              <w:rPr>
                <w:b/>
                <w:bCs/>
                <w:color w:val="025453"/>
              </w:rPr>
              <w:t>Reference </w:t>
            </w:r>
          </w:p>
        </w:tc>
      </w:tr>
      <w:tr w:rsidR="00F475ED" w:rsidRPr="00F475ED" w14:paraId="107692F6" w14:textId="77777777" w:rsidTr="00FA6048">
        <w:trPr>
          <w:trHeight w:val="300"/>
        </w:trPr>
        <w:tc>
          <w:tcPr>
            <w:tcW w:w="10064" w:type="dxa"/>
            <w:gridSpan w:val="3"/>
            <w:tcBorders>
              <w:top w:val="nil"/>
              <w:left w:val="single" w:sz="6" w:space="0" w:color="D9D9D9"/>
              <w:bottom w:val="single" w:sz="6" w:space="0" w:color="D9D9D9"/>
              <w:right w:val="single" w:sz="6" w:space="0" w:color="D9D9D9"/>
            </w:tcBorders>
            <w:hideMark/>
          </w:tcPr>
          <w:p w14:paraId="6F0FB4D5" w14:textId="77777777" w:rsidR="00FA1782" w:rsidRDefault="00FA1782">
            <w:pPr>
              <w:pStyle w:val="ListParagraph"/>
              <w:numPr>
                <w:ilvl w:val="0"/>
                <w:numId w:val="29"/>
              </w:numPr>
            </w:pPr>
            <w:r>
              <w:t>https://en.wikipedia.org/wiki/Self-signed_certificate</w:t>
            </w:r>
          </w:p>
          <w:p w14:paraId="48994252" w14:textId="77777777" w:rsidR="00FA1782" w:rsidRDefault="00FA1782">
            <w:pPr>
              <w:pStyle w:val="ListParagraph"/>
              <w:numPr>
                <w:ilvl w:val="0"/>
                <w:numId w:val="29"/>
              </w:numPr>
            </w:pPr>
            <w:r>
              <w:t>https://www.sslshopper.com/article-how-to-create-a-self-signed-certificate.html</w:t>
            </w:r>
          </w:p>
          <w:p w14:paraId="3A920FD8" w14:textId="77777777" w:rsidR="00FA1782" w:rsidRDefault="00FA1782"/>
        </w:tc>
      </w:tr>
    </w:tbl>
    <w:p w14:paraId="2FF09167" w14:textId="77777777" w:rsidR="00712522" w:rsidRDefault="00000000">
      <w:r>
        <w:br w:type="page"/>
      </w:r>
    </w:p>
    <w:tbl>
      <w:tblPr>
        <w:tblW w:w="10064"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1977"/>
        <w:gridCol w:w="6055"/>
        <w:gridCol w:w="2032"/>
      </w:tblGrid>
      <w:tr w:rsidR="00F475ED" w:rsidRPr="00F475ED" w14:paraId="55E5A08C" w14:textId="77777777" w:rsidTr="005C0267">
        <w:trPr>
          <w:trHeight w:val="300"/>
        </w:trPr>
        <w:tc>
          <w:tcPr>
            <w:tcW w:w="1977" w:type="dxa"/>
            <w:tcBorders>
              <w:top w:val="single" w:sz="6" w:space="0" w:color="D9D9D9"/>
              <w:left w:val="single" w:sz="6" w:space="0" w:color="D9D9D9"/>
              <w:bottom w:val="nil"/>
              <w:right w:val="nil"/>
            </w:tcBorders>
            <w:shd w:val="clear" w:color="auto" w:fill="E1FD95"/>
            <w:hideMark/>
          </w:tcPr>
          <w:p w14:paraId="3B06F270" w14:textId="77777777" w:rsidR="00F475ED" w:rsidRPr="00F475ED" w:rsidRDefault="00F475ED" w:rsidP="00F475ED">
            <w:pPr>
              <w:rPr>
                <w:b/>
              </w:rPr>
            </w:pPr>
            <w:r>
              <w:rPr>
                <w:b/>
              </w:rPr>
              <w:lastRenderedPageBreak/>
              <w:t>EXT-004</w:t>
            </w:r>
          </w:p>
        </w:tc>
        <w:tc>
          <w:tcPr>
            <w:tcW w:w="6055" w:type="dxa"/>
            <w:tcBorders>
              <w:top w:val="single" w:sz="6" w:space="0" w:color="D9D9D9"/>
              <w:left w:val="nil"/>
              <w:bottom w:val="nil"/>
              <w:right w:val="nil"/>
            </w:tcBorders>
            <w:shd w:val="clear" w:color="auto" w:fill="E1FD95"/>
            <w:hideMark/>
          </w:tcPr>
          <w:p w14:paraId="148F7A3F" w14:textId="77777777" w:rsidR="00F475ED" w:rsidRPr="00F475ED" w:rsidRDefault="00F475ED" w:rsidP="00F475ED">
            <w:pPr>
              <w:rPr>
                <w:b/>
              </w:rPr>
            </w:pPr>
            <w:r>
              <w:rPr>
                <w:b/>
              </w:rPr>
              <w:t>SSL Medium Strength Cipher Suites Supported (SWEET32)</w:t>
            </w:r>
          </w:p>
        </w:tc>
        <w:tc>
          <w:tcPr>
            <w:tcW w:w="2032" w:type="dxa"/>
            <w:tcBorders>
              <w:top w:val="single" w:sz="6" w:space="0" w:color="D9D9D9"/>
              <w:left w:val="nil"/>
              <w:bottom w:val="nil"/>
              <w:right w:val="single" w:sz="6" w:space="0" w:color="D9D9D9"/>
            </w:tcBorders>
            <w:shd w:val="clear" w:color="auto" w:fill="7FDBFF"/>
            <w:vAlign w:val="center"/>
            <w:hideMark/>
          </w:tcPr>
          <w:p w14:paraId="5F518845" w14:textId="77777777" w:rsidR="00F475ED" w:rsidRPr="00F475ED" w:rsidRDefault="00F475ED" w:rsidP="00FA6048">
            <w:pPr>
              <w:jc w:val="center"/>
            </w:pPr>
            <w:r>
              <w:rPr>
                <w:b/>
                <w:bCs/>
                <w:color w:val="FFFFFF" w:themeColor="background1"/>
              </w:rPr>
              <w:t>Low</w:t>
            </w:r>
          </w:p>
        </w:tc>
      </w:tr>
      <w:tr w:rsidR="00F475ED" w:rsidRPr="00F475ED" w14:paraId="562313E0" w14:textId="77777777" w:rsidTr="00FA6048">
        <w:trPr>
          <w:trHeight w:val="300"/>
        </w:trPr>
        <w:tc>
          <w:tcPr>
            <w:tcW w:w="10064" w:type="dxa"/>
            <w:gridSpan w:val="3"/>
            <w:tcBorders>
              <w:top w:val="nil"/>
              <w:left w:val="single" w:sz="6" w:space="0" w:color="D9D9D9"/>
              <w:bottom w:val="nil"/>
              <w:right w:val="single" w:sz="6" w:space="0" w:color="D9D9D9"/>
            </w:tcBorders>
            <w:hideMark/>
          </w:tcPr>
          <w:p w14:paraId="654D00C3" w14:textId="77777777" w:rsidR="00F475ED" w:rsidRPr="004A717B" w:rsidRDefault="00F475ED" w:rsidP="00F475ED">
            <w:pPr>
              <w:rPr>
                <w:b/>
                <w:bCs/>
                <w:color w:val="025453"/>
              </w:rPr>
            </w:pPr>
            <w:r>
              <w:rPr>
                <w:b/>
                <w:bCs/>
                <w:color w:val="025453"/>
              </w:rPr>
              <w:t>Description</w:t>
            </w:r>
          </w:p>
        </w:tc>
      </w:tr>
      <w:tr w:rsidR="004A717B" w:rsidRPr="00F475ED" w14:paraId="16614BBF" w14:textId="77777777" w:rsidTr="00FA6048">
        <w:trPr>
          <w:trHeight w:val="300"/>
        </w:trPr>
        <w:tc>
          <w:tcPr>
            <w:tcW w:w="10064" w:type="dxa"/>
            <w:gridSpan w:val="3"/>
            <w:tcBorders>
              <w:top w:val="nil"/>
              <w:left w:val="single" w:sz="6" w:space="0" w:color="D9D9D9"/>
              <w:bottom w:val="nil"/>
              <w:right w:val="single" w:sz="6" w:space="0" w:color="D9D9D9"/>
            </w:tcBorders>
          </w:tcPr>
          <w:p w14:paraId="1ABE6CD1" w14:textId="77777777" w:rsidR="00FA1782" w:rsidRDefault="00000000">
            <w:r>
              <w:t>The remote host supports the use of SSL ciphers that offer medium strength encryption. Nessus regards medium strength as any encryption that uses key lengths at least 64 bits and less than 112 bits, or else that uses the 3DES encryption suite.</w:t>
            </w:r>
          </w:p>
        </w:tc>
      </w:tr>
      <w:tr w:rsidR="004A717B" w:rsidRPr="00F475ED" w14:paraId="764806A7" w14:textId="77777777" w:rsidTr="00FA6048">
        <w:trPr>
          <w:trHeight w:val="300"/>
        </w:trPr>
        <w:tc>
          <w:tcPr>
            <w:tcW w:w="10064" w:type="dxa"/>
            <w:gridSpan w:val="3"/>
            <w:tcBorders>
              <w:top w:val="nil"/>
              <w:left w:val="single" w:sz="6" w:space="0" w:color="D9D9D9"/>
              <w:bottom w:val="nil"/>
              <w:right w:val="single" w:sz="6" w:space="0" w:color="D9D9D9"/>
            </w:tcBorders>
          </w:tcPr>
          <w:p w14:paraId="2DA38C3F" w14:textId="77777777" w:rsidR="00274BBF" w:rsidRPr="00274BBF" w:rsidRDefault="004A717B" w:rsidP="004A717B">
            <w:pPr>
              <w:rPr>
                <w:b/>
                <w:bCs/>
                <w:color w:val="025453"/>
              </w:rPr>
            </w:pPr>
            <w:r>
              <w:rPr>
                <w:b/>
                <w:bCs/>
                <w:color w:val="025453"/>
              </w:rPr>
              <w:t>Impact</w:t>
            </w:r>
          </w:p>
        </w:tc>
      </w:tr>
      <w:tr w:rsidR="00274BBF" w:rsidRPr="00F475ED" w14:paraId="221F3DDC" w14:textId="77777777" w:rsidTr="00FA6048">
        <w:trPr>
          <w:trHeight w:val="300"/>
        </w:trPr>
        <w:tc>
          <w:tcPr>
            <w:tcW w:w="10064" w:type="dxa"/>
            <w:gridSpan w:val="3"/>
            <w:tcBorders>
              <w:top w:val="nil"/>
              <w:left w:val="single" w:sz="6" w:space="0" w:color="D9D9D9"/>
              <w:bottom w:val="nil"/>
              <w:right w:val="single" w:sz="6" w:space="0" w:color="D9D9D9"/>
            </w:tcBorders>
          </w:tcPr>
          <w:p w14:paraId="44343698" w14:textId="77777777" w:rsidR="00FA1782" w:rsidRDefault="00000000">
            <w:r>
              <w:t>The remote host supports TLS cipher suites that use 64-bit block ciphers such as Triple DES (3DES), which makes it vulnerable to the SWEET32 birthday attack (CVE-2016-2183). When a large amount of data (about 32 GB) is encrypted with the same key in one long-lived connection, repeated ciphertext blocks begin to appear. A Man-in-the-Middle (MitM) attacker who captures enough of this traffic can use those repeats to recover sensitive data from HTTPS sessions, such as session cookies, and hijack the user’s authenticated session.</w:t>
            </w:r>
          </w:p>
        </w:tc>
      </w:tr>
      <w:tr w:rsidR="00274BBF" w:rsidRPr="00F475ED" w14:paraId="24B58467" w14:textId="77777777" w:rsidTr="00FA6048">
        <w:trPr>
          <w:trHeight w:val="300"/>
        </w:trPr>
        <w:tc>
          <w:tcPr>
            <w:tcW w:w="10064" w:type="dxa"/>
            <w:gridSpan w:val="3"/>
            <w:tcBorders>
              <w:top w:val="nil"/>
              <w:left w:val="single" w:sz="6" w:space="0" w:color="D9D9D9"/>
              <w:bottom w:val="nil"/>
              <w:right w:val="single" w:sz="6" w:space="0" w:color="D9D9D9"/>
            </w:tcBorders>
          </w:tcPr>
          <w:p w14:paraId="2394F631" w14:textId="77777777" w:rsidR="00274BBF" w:rsidRPr="00F475ED" w:rsidRDefault="00274BBF" w:rsidP="00274BBF">
            <w:r>
              <w:rPr>
                <w:b/>
                <w:bCs/>
                <w:color w:val="025453"/>
              </w:rPr>
              <w:t>Affected Assets</w:t>
            </w:r>
          </w:p>
        </w:tc>
      </w:tr>
      <w:tr w:rsidR="00274BBF" w:rsidRPr="00F475ED" w14:paraId="54DB8BDF" w14:textId="77777777" w:rsidTr="00FA6048">
        <w:trPr>
          <w:trHeight w:val="300"/>
        </w:trPr>
        <w:tc>
          <w:tcPr>
            <w:tcW w:w="10064" w:type="dxa"/>
            <w:gridSpan w:val="3"/>
            <w:tcBorders>
              <w:top w:val="nil"/>
              <w:left w:val="single" w:sz="6" w:space="0" w:color="D9D9D9"/>
              <w:bottom w:val="nil"/>
              <w:right w:val="single" w:sz="6" w:space="0" w:color="D9D9D9"/>
            </w:tcBorders>
          </w:tcPr>
          <w:p w14:paraId="62A52BA6" w14:textId="77777777" w:rsidR="00FA1782" w:rsidRDefault="00000000">
            <w:r>
              <w:t>52.73.186.125:443</w:t>
            </w:r>
          </w:p>
          <w:p w14:paraId="75885D09" w14:textId="77777777" w:rsidR="00FA1782" w:rsidRDefault="00000000">
            <w:r>
              <w:t>188.114.96.2:443,8443</w:t>
            </w:r>
          </w:p>
          <w:p w14:paraId="0B662B64" w14:textId="77777777" w:rsidR="00FA1782" w:rsidRDefault="00000000">
            <w:r>
              <w:t>188.114.96.3:443,8443</w:t>
            </w:r>
          </w:p>
          <w:p w14:paraId="699B5E63" w14:textId="77777777" w:rsidR="00FA1782" w:rsidRDefault="00000000">
            <w:r>
              <w:t>188.114.97.2:443,8443</w:t>
            </w:r>
          </w:p>
          <w:p w14:paraId="0880EB9D" w14:textId="77777777" w:rsidR="00FA1782" w:rsidRDefault="00000000">
            <w:r>
              <w:t>188.114.97.3:443,8443</w:t>
            </w:r>
          </w:p>
        </w:tc>
      </w:tr>
      <w:tr w:rsidR="004A717B" w:rsidRPr="00F475ED" w14:paraId="484383A1" w14:textId="77777777" w:rsidTr="00FA6048">
        <w:trPr>
          <w:trHeight w:val="300"/>
        </w:trPr>
        <w:tc>
          <w:tcPr>
            <w:tcW w:w="10064" w:type="dxa"/>
            <w:gridSpan w:val="3"/>
            <w:tcBorders>
              <w:top w:val="nil"/>
              <w:left w:val="single" w:sz="6" w:space="0" w:color="D9D9D9"/>
              <w:bottom w:val="nil"/>
              <w:right w:val="single" w:sz="6" w:space="0" w:color="D9D9D9"/>
            </w:tcBorders>
          </w:tcPr>
          <w:p w14:paraId="0591DFCE" w14:textId="77777777" w:rsidR="00712522" w:rsidRDefault="00000000">
            <w:r>
              <w:rPr>
                <w:b/>
                <w:bCs/>
                <w:color w:val="025453"/>
              </w:rPr>
              <w:t>Replication Steps</w:t>
            </w:r>
          </w:p>
        </w:tc>
      </w:tr>
      <w:tr w:rsidR="00E80F05" w:rsidRPr="00F475ED" w14:paraId="064DD9EE" w14:textId="77777777" w:rsidTr="00FA6048">
        <w:trPr>
          <w:trHeight w:val="300"/>
        </w:trPr>
        <w:tc>
          <w:tcPr>
            <w:tcW w:w="10064" w:type="dxa"/>
            <w:gridSpan w:val="3"/>
            <w:tcBorders>
              <w:top w:val="nil"/>
              <w:left w:val="single" w:sz="6" w:space="0" w:color="D9D9D9"/>
              <w:bottom w:val="nil"/>
              <w:right w:val="single" w:sz="6" w:space="0" w:color="D9D9D9"/>
            </w:tcBorders>
          </w:tcPr>
          <w:p w14:paraId="611D8E41" w14:textId="77777777" w:rsidR="00712522" w:rsidRDefault="00000000">
            <w:r>
              <w:t xml:space="preserve">Cyderes used the Nmap ssl-enum-ciphers NSE script against 188.114.96.3:443 and confirmed the service accepted the 64-bit block cipher suite TLS_RSA_WITH_3DES_EDE_CBC_SHA, making it vulnerable to the SWEET32 attack tracked as CVE-2016-2183. Multiple hosts were confirmed vulnerable.</w:t>
            </w:r>
          </w:p>
          <w:p w14:paraId="45E73A7D" w14:textId="77777777" w:rsidR="00712522" w:rsidRDefault="00000000">
            <w:pPr>
              <w:jc w:val="center"/>
            </w:pPr>
            <w:r>
              <w:rPr>
                <w:noProof/>
              </w:rPr>
              <w:lastRenderedPageBreak/>
              <w:drawing>
                <wp:inline distT="0" distB="0" distL="0" distR="0" wp14:anchorId="29B73EB6" wp14:editId="75ED8DFA">
                  <wp:extent cx="4846320" cy="3856883"/>
                  <wp:effectExtent l="12700" t="12700" r="12700" b="12700"/>
                  <wp:docPr id="2092834942" name="Picture 2092834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1"/>
                          <a:stretch>
                            <a:fillRect/>
                          </a:stretch>
                        </pic:blipFill>
                        <pic:spPr>
                          <a:xfrm>
                            <a:off x="0" y="0"/>
                            <a:ext cx="4846320" cy="3856883"/>
                          </a:xfrm>
                          <a:prstGeom prst="rect">
                            <a:avLst/>
                          </a:prstGeom>
                          <a:ln w="12700">
                            <a:solidFill>
                              <a:srgbClr val="000000"/>
                            </a:solidFill>
                          </a:ln>
                        </pic:spPr>
                      </pic:pic>
                    </a:graphicData>
                  </a:graphic>
                </wp:inline>
              </w:drawing>
            </w:r>
          </w:p>
          <w:p w14:paraId="52BBB64F" w14:textId="77777777" w:rsidR="00712522" w:rsidRDefault="00000000">
            <w:pPr>
              <w:pStyle w:val="Caption2"/>
            </w:pPr>
            <w:r>
              <w:t xml:space="preserve">Figure </w:t>
            </w:r>
            <w:r>
              <w:rPr>
                <w:i w:val="0"/>
              </w:rPr>
              <w:fldChar w:fldCharType="begin"/>
            </w:r>
            <w:r>
              <w:instrText>SEQ Figure  \* ARABIC</w:instrText>
            </w:r>
            <w:r>
              <w:rPr>
                <w:i w:val="0"/>
              </w:rPr>
              <w:fldChar w:fldCharType="separate"/>
            </w:r>
            <w:r>
              <w:rPr>
                <w:noProof/>
              </w:rPr>
              <w:t>81</w:t>
            </w:r>
            <w:r>
              <w:rPr>
                <w:i w:val="0"/>
              </w:rPr>
              <w:fldChar w:fldCharType="end"/>
            </w:r>
            <w:r>
              <w:t xml:space="preserve"> : SWEET32 64-bit Block Cipher 3DES Accepted</w:t>
            </w:r>
          </w:p>
        </w:tc>
      </w:tr>
      <w:tr w:rsidR="004A717B" w:rsidRPr="00F475ED" w14:paraId="7F2C789A" w14:textId="77777777" w:rsidTr="00FA6048">
        <w:trPr>
          <w:trHeight w:val="300"/>
        </w:trPr>
        <w:tc>
          <w:tcPr>
            <w:tcW w:w="10064" w:type="dxa"/>
            <w:gridSpan w:val="3"/>
            <w:tcBorders>
              <w:top w:val="nil"/>
              <w:left w:val="single" w:sz="6" w:space="0" w:color="D9D9D9"/>
              <w:bottom w:val="nil"/>
              <w:right w:val="single" w:sz="6" w:space="0" w:color="D9D9D9"/>
            </w:tcBorders>
          </w:tcPr>
          <w:p w14:paraId="73AE4225" w14:textId="77777777" w:rsidR="004A717B" w:rsidRPr="00DC3897" w:rsidRDefault="004A717B" w:rsidP="00F475ED">
            <w:pPr>
              <w:rPr>
                <w:b/>
                <w:bCs/>
                <w:color w:val="025453"/>
              </w:rPr>
            </w:pPr>
            <w:r>
              <w:rPr>
                <w:b/>
                <w:bCs/>
                <w:color w:val="025453"/>
              </w:rPr>
              <w:lastRenderedPageBreak/>
              <w:t>Recommendations </w:t>
            </w:r>
          </w:p>
        </w:tc>
      </w:tr>
      <w:tr w:rsidR="00E80F05" w:rsidRPr="00F475ED" w14:paraId="09B63366" w14:textId="77777777" w:rsidTr="00FA6048">
        <w:trPr>
          <w:trHeight w:val="300"/>
        </w:trPr>
        <w:tc>
          <w:tcPr>
            <w:tcW w:w="10064" w:type="dxa"/>
            <w:gridSpan w:val="3"/>
            <w:tcBorders>
              <w:top w:val="nil"/>
              <w:left w:val="single" w:sz="6" w:space="0" w:color="D9D9D9"/>
              <w:bottom w:val="nil"/>
              <w:right w:val="single" w:sz="6" w:space="0" w:color="D9D9D9"/>
            </w:tcBorders>
          </w:tcPr>
          <w:p w14:paraId="681BB330" w14:textId="77777777" w:rsidR="00FA1782" w:rsidRDefault="00000000">
            <w:pPr>
              <w:pStyle w:val="ListParagraph"/>
              <w:numPr>
                <w:ilvl w:val="0"/>
                <w:numId w:val="39"/>
              </w:numPr>
            </w:pPr>
            <w:r>
              <w:t xml:space="preserve">Reconfigure the affected application if possible to avoid use of medium strength ciphers.</w:t>
            </w:r>
          </w:p>
        </w:tc>
      </w:tr>
      <w:tr w:rsidR="00F475ED" w:rsidRPr="00F475ED" w14:paraId="4CD3254B" w14:textId="77777777" w:rsidTr="00FA6048">
        <w:trPr>
          <w:trHeight w:val="300"/>
        </w:trPr>
        <w:tc>
          <w:tcPr>
            <w:tcW w:w="10064" w:type="dxa"/>
            <w:gridSpan w:val="3"/>
            <w:tcBorders>
              <w:top w:val="nil"/>
              <w:left w:val="single" w:sz="6" w:space="0" w:color="D9D9D9"/>
              <w:bottom w:val="nil"/>
              <w:right w:val="single" w:sz="6" w:space="0" w:color="D9D9D9"/>
            </w:tcBorders>
            <w:hideMark/>
          </w:tcPr>
          <w:p w14:paraId="2DDE864E" w14:textId="77777777" w:rsidR="00F475ED" w:rsidRPr="00F475ED" w:rsidRDefault="00F475ED" w:rsidP="00F475ED">
            <w:pPr>
              <w:rPr>
                <w:b/>
                <w:bCs/>
              </w:rPr>
            </w:pPr>
            <w:r>
              <w:rPr>
                <w:b/>
                <w:bCs/>
                <w:color w:val="025453"/>
              </w:rPr>
              <w:t>Reference </w:t>
            </w:r>
          </w:p>
        </w:tc>
      </w:tr>
      <w:tr w:rsidR="00F475ED" w:rsidRPr="00F475ED" w14:paraId="5567A4C2" w14:textId="77777777" w:rsidTr="00FA6048">
        <w:trPr>
          <w:trHeight w:val="300"/>
        </w:trPr>
        <w:tc>
          <w:tcPr>
            <w:tcW w:w="10064" w:type="dxa"/>
            <w:gridSpan w:val="3"/>
            <w:tcBorders>
              <w:top w:val="nil"/>
              <w:left w:val="single" w:sz="6" w:space="0" w:color="D9D9D9"/>
              <w:bottom w:val="single" w:sz="6" w:space="0" w:color="D9D9D9"/>
              <w:right w:val="single" w:sz="6" w:space="0" w:color="D9D9D9"/>
            </w:tcBorders>
            <w:hideMark/>
          </w:tcPr>
          <w:p w14:paraId="5B4A889C" w14:textId="77777777" w:rsidR="00FA1782" w:rsidRDefault="00FA1782">
            <w:pPr>
              <w:pStyle w:val="ListParagraph"/>
              <w:numPr>
                <w:ilvl w:val="0"/>
                <w:numId w:val="39"/>
              </w:numPr>
            </w:pPr>
            <w:r>
              <w:t>https://sweet32.info</w:t>
            </w:r>
          </w:p>
        </w:tc>
      </w:tr>
    </w:tbl>
    <w:p w14:paraId="04288963" w14:textId="77777777" w:rsidR="00712522" w:rsidRDefault="00000000">
      <w:r>
        <w:br w:type="page"/>
      </w:r>
    </w:p>
    <w:tbl>
      <w:tblPr>
        <w:tblW w:w="10064"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1977"/>
        <w:gridCol w:w="6055"/>
        <w:gridCol w:w="2032"/>
      </w:tblGrid>
      <w:tr w:rsidR="00F475ED" w:rsidRPr="00F475ED" w14:paraId="3DAB738D" w14:textId="77777777" w:rsidTr="005C0267">
        <w:trPr>
          <w:trHeight w:val="300"/>
        </w:trPr>
        <w:tc>
          <w:tcPr>
            <w:tcW w:w="1977" w:type="dxa"/>
            <w:tcBorders>
              <w:top w:val="single" w:sz="6" w:space="0" w:color="D9D9D9"/>
              <w:left w:val="single" w:sz="6" w:space="0" w:color="D9D9D9"/>
              <w:bottom w:val="nil"/>
              <w:right w:val="nil"/>
            </w:tcBorders>
            <w:shd w:val="clear" w:color="auto" w:fill="E1FD95"/>
            <w:hideMark/>
          </w:tcPr>
          <w:p w14:paraId="222B4574" w14:textId="77777777" w:rsidR="00F475ED" w:rsidRPr="00F475ED" w:rsidRDefault="00F475ED" w:rsidP="00F475ED">
            <w:pPr>
              <w:rPr>
                <w:b/>
              </w:rPr>
            </w:pPr>
            <w:r>
              <w:rPr>
                <w:b/>
              </w:rPr>
              <w:lastRenderedPageBreak/>
              <w:t>EXT-005</w:t>
            </w:r>
          </w:p>
        </w:tc>
        <w:tc>
          <w:tcPr>
            <w:tcW w:w="6055" w:type="dxa"/>
            <w:tcBorders>
              <w:top w:val="single" w:sz="6" w:space="0" w:color="D9D9D9"/>
              <w:left w:val="nil"/>
              <w:bottom w:val="nil"/>
              <w:right w:val="nil"/>
            </w:tcBorders>
            <w:shd w:val="clear" w:color="auto" w:fill="E1FD95"/>
            <w:hideMark/>
          </w:tcPr>
          <w:p w14:paraId="7114263D" w14:textId="77777777" w:rsidR="00F475ED" w:rsidRPr="00F475ED" w:rsidRDefault="00F475ED" w:rsidP="00F475ED">
            <w:pPr>
              <w:rPr>
                <w:b/>
              </w:rPr>
            </w:pPr>
            <w:r>
              <w:rPr>
                <w:b/>
              </w:rPr>
              <w:t>SSH Authentication Method</w:t>
            </w:r>
          </w:p>
        </w:tc>
        <w:tc>
          <w:tcPr>
            <w:tcW w:w="2032" w:type="dxa"/>
            <w:tcBorders>
              <w:top w:val="single" w:sz="6" w:space="0" w:color="D9D9D9"/>
              <w:left w:val="nil"/>
              <w:bottom w:val="nil"/>
              <w:right w:val="single" w:sz="6" w:space="0" w:color="D9D9D9"/>
            </w:tcBorders>
            <w:shd w:val="clear" w:color="auto" w:fill="7FDBFF"/>
            <w:vAlign w:val="center"/>
            <w:hideMark/>
          </w:tcPr>
          <w:p w14:paraId="2D0BEDB8" w14:textId="77777777" w:rsidR="00F475ED" w:rsidRPr="00F475ED" w:rsidRDefault="00F475ED" w:rsidP="00FA6048">
            <w:pPr>
              <w:jc w:val="center"/>
            </w:pPr>
            <w:r>
              <w:rPr>
                <w:b/>
                <w:bCs/>
                <w:color w:val="FFFFFF" w:themeColor="background1"/>
              </w:rPr>
              <w:t>Low</w:t>
            </w:r>
          </w:p>
        </w:tc>
      </w:tr>
      <w:tr w:rsidR="00F475ED" w:rsidRPr="00F475ED" w14:paraId="4D339CBC" w14:textId="77777777" w:rsidTr="00FA6048">
        <w:trPr>
          <w:trHeight w:val="300"/>
        </w:trPr>
        <w:tc>
          <w:tcPr>
            <w:tcW w:w="10064" w:type="dxa"/>
            <w:gridSpan w:val="3"/>
            <w:tcBorders>
              <w:top w:val="nil"/>
              <w:left w:val="single" w:sz="6" w:space="0" w:color="D9D9D9"/>
              <w:bottom w:val="nil"/>
              <w:right w:val="single" w:sz="6" w:space="0" w:color="D9D9D9"/>
            </w:tcBorders>
            <w:hideMark/>
          </w:tcPr>
          <w:p w14:paraId="757CBB8A" w14:textId="77777777" w:rsidR="00F475ED" w:rsidRPr="004A717B" w:rsidRDefault="00F475ED" w:rsidP="00F475ED">
            <w:pPr>
              <w:rPr>
                <w:b/>
                <w:bCs/>
                <w:color w:val="025453"/>
              </w:rPr>
            </w:pPr>
            <w:r>
              <w:rPr>
                <w:b/>
                <w:bCs/>
                <w:color w:val="025453"/>
              </w:rPr>
              <w:t>Description</w:t>
            </w:r>
          </w:p>
        </w:tc>
      </w:tr>
      <w:tr w:rsidR="004A717B" w:rsidRPr="00F475ED" w14:paraId="2D7D2425" w14:textId="77777777" w:rsidTr="00FA6048">
        <w:trPr>
          <w:trHeight w:val="300"/>
        </w:trPr>
        <w:tc>
          <w:tcPr>
            <w:tcW w:w="10064" w:type="dxa"/>
            <w:gridSpan w:val="3"/>
            <w:tcBorders>
              <w:top w:val="nil"/>
              <w:left w:val="single" w:sz="6" w:space="0" w:color="D9D9D9"/>
              <w:bottom w:val="nil"/>
              <w:right w:val="single" w:sz="6" w:space="0" w:color="D9D9D9"/>
            </w:tcBorders>
          </w:tcPr>
          <w:p w14:paraId="5010BF06" w14:textId="77777777" w:rsidR="00FA1782" w:rsidRDefault="00000000">
            <w:r>
              <w:t>Password-based authentication in Secure Shell (SSH) allows users to log in using a username and password combination. While convenient, this method is more susceptible to attacks such as brute-force, password guessing, and credential stuffing. If weak or reused passwords are used, an attacker may gain unauthorized access to the system. Best security practices recommend using key-based authentication instead of password-based authentication to strengthen SSH access controls.</w:t>
            </w:r>
          </w:p>
        </w:tc>
      </w:tr>
      <w:tr w:rsidR="004A717B" w:rsidRPr="00F475ED" w14:paraId="1FCAF129" w14:textId="77777777" w:rsidTr="00FA6048">
        <w:trPr>
          <w:trHeight w:val="300"/>
        </w:trPr>
        <w:tc>
          <w:tcPr>
            <w:tcW w:w="10064" w:type="dxa"/>
            <w:gridSpan w:val="3"/>
            <w:tcBorders>
              <w:top w:val="nil"/>
              <w:left w:val="single" w:sz="6" w:space="0" w:color="D9D9D9"/>
              <w:bottom w:val="nil"/>
              <w:right w:val="single" w:sz="6" w:space="0" w:color="D9D9D9"/>
            </w:tcBorders>
          </w:tcPr>
          <w:p w14:paraId="34E0668D" w14:textId="77777777" w:rsidR="00274BBF" w:rsidRPr="00274BBF" w:rsidRDefault="004A717B" w:rsidP="004A717B">
            <w:pPr>
              <w:rPr>
                <w:b/>
                <w:bCs/>
                <w:color w:val="025453"/>
              </w:rPr>
            </w:pPr>
            <w:r>
              <w:rPr>
                <w:b/>
                <w:bCs/>
                <w:color w:val="025453"/>
              </w:rPr>
              <w:t>Impact</w:t>
            </w:r>
          </w:p>
        </w:tc>
      </w:tr>
      <w:tr w:rsidR="00274BBF" w:rsidRPr="00F475ED" w14:paraId="5B218750" w14:textId="77777777" w:rsidTr="00FA6048">
        <w:trPr>
          <w:trHeight w:val="300"/>
        </w:trPr>
        <w:tc>
          <w:tcPr>
            <w:tcW w:w="10064" w:type="dxa"/>
            <w:gridSpan w:val="3"/>
            <w:tcBorders>
              <w:top w:val="nil"/>
              <w:left w:val="single" w:sz="6" w:space="0" w:color="D9D9D9"/>
              <w:bottom w:val="nil"/>
              <w:right w:val="single" w:sz="6" w:space="0" w:color="D9D9D9"/>
            </w:tcBorders>
          </w:tcPr>
          <w:p w14:paraId="479285BD" w14:textId="77777777" w:rsidR="00FA1782" w:rsidRDefault="00000000">
            <w:r>
              <w:t>Password-based SSH authentication increases the risk of brute-force, password-guessing, and credential-stuffing attacks. If weak or reused credentials are compromised, an attacker could potentially gain unauthorized access to the affected SSH services and underlying systems.</w:t>
            </w:r>
          </w:p>
        </w:tc>
      </w:tr>
      <w:tr w:rsidR="00274BBF" w:rsidRPr="00F475ED" w14:paraId="2D4FC60D" w14:textId="77777777" w:rsidTr="00FA6048">
        <w:trPr>
          <w:trHeight w:val="300"/>
        </w:trPr>
        <w:tc>
          <w:tcPr>
            <w:tcW w:w="10064" w:type="dxa"/>
            <w:gridSpan w:val="3"/>
            <w:tcBorders>
              <w:top w:val="nil"/>
              <w:left w:val="single" w:sz="6" w:space="0" w:color="D9D9D9"/>
              <w:bottom w:val="nil"/>
              <w:right w:val="single" w:sz="6" w:space="0" w:color="D9D9D9"/>
            </w:tcBorders>
          </w:tcPr>
          <w:p w14:paraId="3050F83B" w14:textId="77777777" w:rsidR="00274BBF" w:rsidRPr="00F475ED" w:rsidRDefault="00274BBF" w:rsidP="00274BBF">
            <w:r>
              <w:rPr>
                <w:b/>
                <w:bCs/>
                <w:color w:val="025453"/>
              </w:rPr>
              <w:t>Affected Assets</w:t>
            </w:r>
          </w:p>
        </w:tc>
      </w:tr>
      <w:tr w:rsidR="00274BBF" w:rsidRPr="00F475ED" w14:paraId="2CDB6140" w14:textId="77777777" w:rsidTr="00FA6048">
        <w:trPr>
          <w:trHeight w:val="300"/>
        </w:trPr>
        <w:tc>
          <w:tcPr>
            <w:tcW w:w="10064" w:type="dxa"/>
            <w:gridSpan w:val="3"/>
            <w:tcBorders>
              <w:top w:val="nil"/>
              <w:left w:val="single" w:sz="6" w:space="0" w:color="D9D9D9"/>
              <w:bottom w:val="nil"/>
              <w:right w:val="single" w:sz="6" w:space="0" w:color="D9D9D9"/>
            </w:tcBorders>
          </w:tcPr>
          <w:p w14:paraId="686DB9A9" w14:textId="77777777" w:rsidR="00FA1782" w:rsidRDefault="00000000">
            <w:r>
              <w:rPr>
                <w:color w:val="000000"/>
              </w:rPr>
              <w:t>69.64.24.135:22</w:t>
            </w:r>
          </w:p>
          <w:p w14:paraId="54787989" w14:textId="77777777" w:rsidR="00FA1782" w:rsidRDefault="00000000">
            <w:r>
              <w:rPr>
                <w:color w:val="000000"/>
              </w:rPr>
              <w:t>199.187.144.52:22000</w:t>
            </w:r>
          </w:p>
        </w:tc>
      </w:tr>
      <w:tr w:rsidR="004A717B" w:rsidRPr="00F475ED" w14:paraId="526F75D5" w14:textId="77777777" w:rsidTr="00FA6048">
        <w:trPr>
          <w:trHeight w:val="300"/>
        </w:trPr>
        <w:tc>
          <w:tcPr>
            <w:tcW w:w="10064" w:type="dxa"/>
            <w:gridSpan w:val="3"/>
            <w:tcBorders>
              <w:top w:val="nil"/>
              <w:left w:val="single" w:sz="6" w:space="0" w:color="D9D9D9"/>
              <w:bottom w:val="nil"/>
              <w:right w:val="single" w:sz="6" w:space="0" w:color="D9D9D9"/>
            </w:tcBorders>
          </w:tcPr>
          <w:p w14:paraId="772E9DFA" w14:textId="77777777" w:rsidR="00712522" w:rsidRDefault="00000000">
            <w:r>
              <w:rPr>
                <w:b/>
                <w:bCs/>
                <w:color w:val="025453"/>
              </w:rPr>
              <w:t>Replication Steps</w:t>
            </w:r>
          </w:p>
        </w:tc>
      </w:tr>
      <w:tr w:rsidR="00E80F05" w:rsidRPr="00F475ED" w14:paraId="5B7823B0" w14:textId="77777777" w:rsidTr="00FA6048">
        <w:trPr>
          <w:trHeight w:val="300"/>
        </w:trPr>
        <w:tc>
          <w:tcPr>
            <w:tcW w:w="10064" w:type="dxa"/>
            <w:gridSpan w:val="3"/>
            <w:tcBorders>
              <w:top w:val="nil"/>
              <w:left w:val="single" w:sz="6" w:space="0" w:color="D9D9D9"/>
              <w:bottom w:val="nil"/>
              <w:right w:val="single" w:sz="6" w:space="0" w:color="D9D9D9"/>
            </w:tcBorders>
          </w:tcPr>
          <w:p w14:paraId="19084984" w14:textId="77777777" w:rsidR="00712522" w:rsidRDefault="00000000">
            <w:r>
              <w:t xml:space="preserve">Cyderes used the Nmap ssh-auth-methods NSE script against 69.64.24.135:22 and confirmed the service supported password, public-key, and keyboard-interactive authentication. Password-based authentication increases exposure to brute-force attacks.</w:t>
            </w:r>
          </w:p>
          <w:p w14:paraId="6DF91E53" w14:textId="77777777" w:rsidR="00712522" w:rsidRDefault="00000000">
            <w:pPr>
              <w:jc w:val="center"/>
            </w:pPr>
            <w:r>
              <w:rPr>
                <w:noProof/>
              </w:rPr>
              <w:drawing>
                <wp:inline distT="0" distB="0" distL="0" distR="0" wp14:anchorId="6B8DF5BD" wp14:editId="4019574F">
                  <wp:extent cx="4846320" cy="1363251"/>
                  <wp:effectExtent l="12700" t="12700" r="12700" b="12700"/>
                  <wp:docPr id="2092834953" name="Picture 2092834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846320" cy="1363251"/>
                          </a:xfrm>
                          <a:prstGeom prst="rect">
                            <a:avLst/>
                          </a:prstGeom>
                          <a:ln w="12700">
                            <a:solidFill>
                              <a:srgbClr val="000000"/>
                            </a:solidFill>
                          </a:ln>
                        </pic:spPr>
                      </pic:pic>
                    </a:graphicData>
                  </a:graphic>
                </wp:inline>
              </w:drawing>
            </w:r>
          </w:p>
          <w:p w14:paraId="090D3A09" w14:textId="77777777" w:rsidR="00712522" w:rsidRDefault="00000000">
            <w:pPr>
              <w:pStyle w:val="Caption2"/>
            </w:pPr>
            <w:r>
              <w:t xml:space="preserve">Figure </w:t>
            </w:r>
            <w:r>
              <w:rPr>
                <w:i w:val="0"/>
              </w:rPr>
              <w:fldChar w:fldCharType="begin"/>
            </w:r>
            <w:r>
              <w:instrText>SEQ Figure  \* ARABIC</w:instrText>
            </w:r>
            <w:r>
              <w:rPr>
                <w:i w:val="0"/>
              </w:rPr>
              <w:fldChar w:fldCharType="separate"/>
            </w:r>
            <w:r>
              <w:rPr>
                <w:noProof/>
              </w:rPr>
              <w:t>82</w:t>
            </w:r>
            <w:r>
              <w:rPr>
                <w:i w:val="0"/>
              </w:rPr>
              <w:fldChar w:fldCharType="end"/>
            </w:r>
            <w:r>
              <w:t xml:space="preserve"> : SSH Supported Authentication Methods</w:t>
            </w:r>
          </w:p>
        </w:tc>
      </w:tr>
      <w:tr w:rsidR="004A717B" w:rsidRPr="00F475ED" w14:paraId="6F80009F" w14:textId="77777777" w:rsidTr="00FA6048">
        <w:trPr>
          <w:trHeight w:val="300"/>
        </w:trPr>
        <w:tc>
          <w:tcPr>
            <w:tcW w:w="10064" w:type="dxa"/>
            <w:gridSpan w:val="3"/>
            <w:tcBorders>
              <w:top w:val="nil"/>
              <w:left w:val="single" w:sz="6" w:space="0" w:color="D9D9D9"/>
              <w:bottom w:val="nil"/>
              <w:right w:val="single" w:sz="6" w:space="0" w:color="D9D9D9"/>
            </w:tcBorders>
          </w:tcPr>
          <w:p w14:paraId="2AFE0E86" w14:textId="77777777" w:rsidR="004A717B" w:rsidRPr="00DC3897" w:rsidRDefault="004A717B" w:rsidP="00F475ED">
            <w:pPr>
              <w:rPr>
                <w:b/>
                <w:bCs/>
                <w:color w:val="025453"/>
              </w:rPr>
            </w:pPr>
            <w:r>
              <w:rPr>
                <w:b/>
                <w:bCs/>
                <w:color w:val="025453"/>
              </w:rPr>
              <w:t>Recommendations </w:t>
            </w:r>
          </w:p>
        </w:tc>
      </w:tr>
      <w:tr w:rsidR="00E80F05" w:rsidRPr="00F475ED" w14:paraId="78AA9705" w14:textId="77777777" w:rsidTr="00FA6048">
        <w:trPr>
          <w:trHeight w:val="300"/>
        </w:trPr>
        <w:tc>
          <w:tcPr>
            <w:tcW w:w="10064" w:type="dxa"/>
            <w:gridSpan w:val="3"/>
            <w:tcBorders>
              <w:top w:val="nil"/>
              <w:left w:val="single" w:sz="6" w:space="0" w:color="D9D9D9"/>
              <w:bottom w:val="nil"/>
              <w:right w:val="single" w:sz="6" w:space="0" w:color="D9D9D9"/>
            </w:tcBorders>
          </w:tcPr>
          <w:p w14:paraId="1CA4BAB7" w14:textId="77777777" w:rsidR="00FA1782" w:rsidRDefault="00000000">
            <w:pPr>
              <w:pStyle w:val="ListParagraph"/>
              <w:numPr>
                <w:ilvl w:val="0"/>
                <w:numId w:val="37"/>
              </w:numPr>
            </w:pPr>
            <w:r>
              <w:lastRenderedPageBreak/>
              <w:t>Disable SSH password authentication and enable key-based authentication instead.</w:t>
            </w:r>
          </w:p>
          <w:p w14:paraId="769BC822" w14:textId="77777777" w:rsidR="00FA1782" w:rsidRDefault="00000000">
            <w:pPr>
              <w:pStyle w:val="ListParagraph"/>
              <w:numPr>
                <w:ilvl w:val="0"/>
                <w:numId w:val="37"/>
              </w:numPr>
            </w:pPr>
            <w:r>
              <w:t>Implement account lockout or rate-limiting mechanisms to mitigate brute-force attacks.</w:t>
            </w:r>
          </w:p>
          <w:p w14:paraId="5159AF65" w14:textId="77777777" w:rsidR="00FA1782" w:rsidRDefault="00000000">
            <w:pPr>
              <w:pStyle w:val="ListParagraph"/>
              <w:numPr>
                <w:ilvl w:val="0"/>
                <w:numId w:val="37"/>
              </w:numPr>
            </w:pPr>
            <w:r>
              <w:t>Restrict SSH access using firewall rules or allow access only from trusted IP addresses.</w:t>
            </w:r>
          </w:p>
        </w:tc>
      </w:tr>
      <w:tr w:rsidR="00F475ED" w:rsidRPr="00F475ED" w14:paraId="51B003DF" w14:textId="77777777" w:rsidTr="00FA6048">
        <w:trPr>
          <w:trHeight w:val="300"/>
        </w:trPr>
        <w:tc>
          <w:tcPr>
            <w:tcW w:w="10064" w:type="dxa"/>
            <w:gridSpan w:val="3"/>
            <w:tcBorders>
              <w:top w:val="nil"/>
              <w:left w:val="single" w:sz="6" w:space="0" w:color="D9D9D9"/>
              <w:bottom w:val="nil"/>
              <w:right w:val="single" w:sz="6" w:space="0" w:color="D9D9D9"/>
            </w:tcBorders>
            <w:hideMark/>
          </w:tcPr>
          <w:p w14:paraId="43709925" w14:textId="77777777" w:rsidR="00F475ED" w:rsidRPr="00F475ED" w:rsidRDefault="00F475ED" w:rsidP="00F475ED">
            <w:pPr>
              <w:rPr>
                <w:b/>
                <w:bCs/>
              </w:rPr>
            </w:pPr>
            <w:r>
              <w:rPr>
                <w:b/>
                <w:bCs/>
                <w:color w:val="025453"/>
              </w:rPr>
              <w:t>Reference </w:t>
            </w:r>
          </w:p>
        </w:tc>
      </w:tr>
      <w:tr w:rsidR="00F475ED" w:rsidRPr="00F475ED" w14:paraId="1C1E4AB7" w14:textId="77777777" w:rsidTr="00FA6048">
        <w:trPr>
          <w:trHeight w:val="300"/>
        </w:trPr>
        <w:tc>
          <w:tcPr>
            <w:tcW w:w="10064" w:type="dxa"/>
            <w:gridSpan w:val="3"/>
            <w:tcBorders>
              <w:top w:val="nil"/>
              <w:left w:val="single" w:sz="6" w:space="0" w:color="D9D9D9"/>
              <w:bottom w:val="single" w:sz="6" w:space="0" w:color="D9D9D9"/>
              <w:right w:val="single" w:sz="6" w:space="0" w:color="D9D9D9"/>
            </w:tcBorders>
            <w:hideMark/>
          </w:tcPr>
          <w:p w14:paraId="68915D46" w14:textId="77777777" w:rsidR="00FA1782" w:rsidRDefault="00000000">
            <w:pPr>
              <w:pStyle w:val="ListParagraph"/>
              <w:numPr>
                <w:ilvl w:val="0"/>
                <w:numId w:val="38"/>
              </w:numPr>
            </w:pPr>
            <w:r>
              <w:t>https://www.openssh.com/security.html</w:t>
            </w:r>
          </w:p>
          <w:p w14:paraId="2BB42969" w14:textId="77777777" w:rsidR="00FA1782" w:rsidRDefault="00000000">
            <w:pPr>
              <w:pStyle w:val="ListParagraph"/>
              <w:numPr>
                <w:ilvl w:val="0"/>
                <w:numId w:val="38"/>
              </w:numPr>
            </w:pPr>
            <w:r>
              <w:t>https://www.cisecurity.org/benchmark</w:t>
            </w:r>
          </w:p>
          <w:p w14:paraId="39A578F6" w14:textId="77777777" w:rsidR="00FA1782" w:rsidRDefault="00000000">
            <w:pPr>
              <w:pStyle w:val="ListParagraph"/>
              <w:numPr>
                <w:ilvl w:val="0"/>
                <w:numId w:val="38"/>
              </w:numPr>
            </w:pPr>
            <w:r>
              <w:t>https://cheatsheetseries.owasp.org/cheatsheets/Authentication_Cheat_Sheet.html</w:t>
            </w:r>
          </w:p>
        </w:tc>
      </w:tr>
    </w:tbl>
    <w:p w14:paraId="5124FDAF" w14:textId="77777777" w:rsidR="00712522" w:rsidRDefault="00000000">
      <w:r>
        <w:br w:type="page"/>
      </w:r>
    </w:p>
    <w:tbl>
      <w:tblPr>
        <w:tblW w:w="10064"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1977"/>
        <w:gridCol w:w="6055"/>
        <w:gridCol w:w="2032"/>
      </w:tblGrid>
      <w:tr w:rsidR="00F475ED" w:rsidRPr="00F475ED" w14:paraId="7AA486AE" w14:textId="77777777" w:rsidTr="005C0267">
        <w:trPr>
          <w:trHeight w:val="300"/>
        </w:trPr>
        <w:tc>
          <w:tcPr>
            <w:tcW w:w="1977" w:type="dxa"/>
            <w:tcBorders>
              <w:top w:val="single" w:sz="6" w:space="0" w:color="D9D9D9"/>
              <w:left w:val="single" w:sz="6" w:space="0" w:color="D9D9D9"/>
              <w:bottom w:val="nil"/>
              <w:right w:val="nil"/>
            </w:tcBorders>
            <w:shd w:val="clear" w:color="auto" w:fill="E1FD95"/>
            <w:hideMark/>
          </w:tcPr>
          <w:p w14:paraId="13250D0D" w14:textId="77777777" w:rsidR="00F475ED" w:rsidRPr="00F475ED" w:rsidRDefault="00F475ED" w:rsidP="00F475ED">
            <w:pPr>
              <w:rPr>
                <w:b/>
              </w:rPr>
            </w:pPr>
            <w:r>
              <w:rPr>
                <w:b/>
              </w:rPr>
              <w:lastRenderedPageBreak/>
              <w:t>EXT-006</w:t>
            </w:r>
          </w:p>
        </w:tc>
        <w:tc>
          <w:tcPr>
            <w:tcW w:w="6055" w:type="dxa"/>
            <w:tcBorders>
              <w:top w:val="single" w:sz="6" w:space="0" w:color="D9D9D9"/>
              <w:left w:val="nil"/>
              <w:bottom w:val="nil"/>
              <w:right w:val="nil"/>
            </w:tcBorders>
            <w:shd w:val="clear" w:color="auto" w:fill="E1FD95"/>
            <w:hideMark/>
          </w:tcPr>
          <w:p w14:paraId="0F726379" w14:textId="77777777" w:rsidR="00F475ED" w:rsidRPr="00F475ED" w:rsidRDefault="00F475ED" w:rsidP="00F475ED">
            <w:pPr>
              <w:rPr>
                <w:b/>
              </w:rPr>
            </w:pPr>
            <w:r>
              <w:rPr>
                <w:b/>
              </w:rPr>
              <w:t>SSL Certificate Expiry</w:t>
            </w:r>
          </w:p>
        </w:tc>
        <w:tc>
          <w:tcPr>
            <w:tcW w:w="2032" w:type="dxa"/>
            <w:tcBorders>
              <w:top w:val="single" w:sz="6" w:space="0" w:color="D9D9D9"/>
              <w:left w:val="nil"/>
              <w:bottom w:val="nil"/>
              <w:right w:val="single" w:sz="6" w:space="0" w:color="D9D9D9"/>
            </w:tcBorders>
            <w:shd w:val="clear" w:color="auto" w:fill="7FDBFF"/>
            <w:vAlign w:val="center"/>
            <w:hideMark/>
          </w:tcPr>
          <w:p w14:paraId="325ED1D4" w14:textId="77777777" w:rsidR="00F475ED" w:rsidRPr="00F475ED" w:rsidRDefault="00F475ED" w:rsidP="00FA6048">
            <w:pPr>
              <w:jc w:val="center"/>
            </w:pPr>
            <w:r>
              <w:rPr>
                <w:b/>
                <w:bCs/>
                <w:color w:val="FFFFFF" w:themeColor="background1"/>
              </w:rPr>
              <w:t>Low</w:t>
            </w:r>
          </w:p>
        </w:tc>
      </w:tr>
      <w:tr w:rsidR="00F475ED" w:rsidRPr="00F475ED" w14:paraId="02B18072" w14:textId="77777777" w:rsidTr="00FA6048">
        <w:trPr>
          <w:trHeight w:val="300"/>
        </w:trPr>
        <w:tc>
          <w:tcPr>
            <w:tcW w:w="10064" w:type="dxa"/>
            <w:gridSpan w:val="3"/>
            <w:tcBorders>
              <w:top w:val="nil"/>
              <w:left w:val="single" w:sz="6" w:space="0" w:color="D9D9D9"/>
              <w:bottom w:val="nil"/>
              <w:right w:val="single" w:sz="6" w:space="0" w:color="D9D9D9"/>
            </w:tcBorders>
            <w:hideMark/>
          </w:tcPr>
          <w:p w14:paraId="14CFCB28" w14:textId="77777777" w:rsidR="00F475ED" w:rsidRPr="004A717B" w:rsidRDefault="00F475ED" w:rsidP="00F475ED">
            <w:pPr>
              <w:rPr>
                <w:b/>
                <w:bCs/>
                <w:color w:val="025453"/>
              </w:rPr>
            </w:pPr>
            <w:r>
              <w:rPr>
                <w:b/>
                <w:bCs/>
                <w:color w:val="025453"/>
              </w:rPr>
              <w:t>Description</w:t>
            </w:r>
          </w:p>
        </w:tc>
      </w:tr>
      <w:tr w:rsidR="004A717B" w:rsidRPr="00F475ED" w14:paraId="0ABBF6ED" w14:textId="77777777" w:rsidTr="00FA6048">
        <w:trPr>
          <w:trHeight w:val="300"/>
        </w:trPr>
        <w:tc>
          <w:tcPr>
            <w:tcW w:w="10064" w:type="dxa"/>
            <w:gridSpan w:val="3"/>
            <w:tcBorders>
              <w:top w:val="nil"/>
              <w:left w:val="single" w:sz="6" w:space="0" w:color="D9D9D9"/>
              <w:bottom w:val="nil"/>
              <w:right w:val="single" w:sz="6" w:space="0" w:color="D9D9D9"/>
            </w:tcBorders>
          </w:tcPr>
          <w:p w14:paraId="6E9950C1" w14:textId="77777777" w:rsidR="00FA1782" w:rsidRDefault="00000000">
            <w:r>
              <w:t xml:space="preserve">It has been observed that the certificate has been expired on the following hosts.</w:t>
            </w:r>
          </w:p>
        </w:tc>
      </w:tr>
      <w:tr w:rsidR="004A717B" w:rsidRPr="00F475ED" w14:paraId="61C925A4" w14:textId="77777777" w:rsidTr="00FA6048">
        <w:trPr>
          <w:trHeight w:val="300"/>
        </w:trPr>
        <w:tc>
          <w:tcPr>
            <w:tcW w:w="10064" w:type="dxa"/>
            <w:gridSpan w:val="3"/>
            <w:tcBorders>
              <w:top w:val="nil"/>
              <w:left w:val="single" w:sz="6" w:space="0" w:color="D9D9D9"/>
              <w:bottom w:val="nil"/>
              <w:right w:val="single" w:sz="6" w:space="0" w:color="D9D9D9"/>
            </w:tcBorders>
          </w:tcPr>
          <w:p w14:paraId="67FCA169" w14:textId="77777777" w:rsidR="00274BBF" w:rsidRPr="00274BBF" w:rsidRDefault="004A717B" w:rsidP="004A717B">
            <w:pPr>
              <w:rPr>
                <w:b/>
                <w:bCs/>
                <w:color w:val="025453"/>
              </w:rPr>
            </w:pPr>
            <w:r>
              <w:rPr>
                <w:b/>
                <w:bCs/>
                <w:color w:val="025453"/>
              </w:rPr>
              <w:t>Impact</w:t>
            </w:r>
          </w:p>
        </w:tc>
      </w:tr>
      <w:tr w:rsidR="00274BBF" w:rsidRPr="00F475ED" w14:paraId="6F656452" w14:textId="77777777" w:rsidTr="00FA6048">
        <w:trPr>
          <w:trHeight w:val="300"/>
        </w:trPr>
        <w:tc>
          <w:tcPr>
            <w:tcW w:w="10064" w:type="dxa"/>
            <w:gridSpan w:val="3"/>
            <w:tcBorders>
              <w:top w:val="nil"/>
              <w:left w:val="single" w:sz="6" w:space="0" w:color="D9D9D9"/>
              <w:bottom w:val="nil"/>
              <w:right w:val="single" w:sz="6" w:space="0" w:color="D9D9D9"/>
            </w:tcBorders>
          </w:tcPr>
          <w:p w14:paraId="7CB5DF03" w14:textId="77777777" w:rsidR="00FA1782" w:rsidRDefault="00000000">
            <w:r>
              <w:t xml:space="preserve">Letting an SSL Certificate expire can have a number of consequences for the website owner and also for the end user.</w:t>
            </w:r>
          </w:p>
          <w:p w14:paraId="68397F82" w14:textId="77777777" w:rsidR="00FA1782" w:rsidRDefault="00000000">
            <w:r>
              <w:t>Website Owner:</w:t>
            </w:r>
          </w:p>
          <w:p w14:paraId="00DD7D2A" w14:textId="77777777" w:rsidR="00FA1782" w:rsidRDefault="00000000">
            <w:pPr>
              <w:pStyle w:val="ListParagraph"/>
              <w:numPr>
                <w:ilvl w:val="0"/>
                <w:numId w:val="16"/>
              </w:numPr>
            </w:pPr>
            <w:r>
              <w:t>Reduction in trust as the site becomes unsecure</w:t>
            </w:r>
          </w:p>
          <w:p w14:paraId="4C176D0E" w14:textId="77777777" w:rsidR="00FA1782" w:rsidRDefault="00000000">
            <w:pPr>
              <w:pStyle w:val="ListParagraph"/>
              <w:numPr>
                <w:ilvl w:val="0"/>
                <w:numId w:val="16"/>
              </w:numPr>
            </w:pPr>
            <w:r>
              <w:t>Decline in sales and revenue with increased shopping basket abandonments - Corporate brand and reputation adversely affected putting the business at risk</w:t>
            </w:r>
          </w:p>
          <w:p w14:paraId="39BF7FCA" w14:textId="77777777" w:rsidR="00FA1782" w:rsidRDefault="00000000">
            <w:r>
              <w:t>Website User:</w:t>
            </w:r>
          </w:p>
          <w:p w14:paraId="02963530" w14:textId="77777777" w:rsidR="00FA1782" w:rsidRDefault="00000000">
            <w:pPr>
              <w:pStyle w:val="ListParagraph"/>
              <w:numPr>
                <w:ilvl w:val="0"/>
                <w:numId w:val="17"/>
              </w:numPr>
            </w:pPr>
            <w:r>
              <w:t>Warning error messages displayed by browsers when visiting the site</w:t>
            </w:r>
          </w:p>
          <w:p w14:paraId="57832CE1" w14:textId="77777777" w:rsidR="00FA1782" w:rsidRDefault="00000000">
            <w:pPr>
              <w:pStyle w:val="ListParagraph"/>
              <w:numPr>
                <w:ilvl w:val="0"/>
                <w:numId w:val="17"/>
              </w:numPr>
            </w:pPr>
            <w:r>
              <w:t>Personal information at risk from man-in-the-middle attacks</w:t>
            </w:r>
          </w:p>
          <w:p w14:paraId="49F5A26F" w14:textId="4BA01003" w:rsidR="00FA1782" w:rsidRDefault="00000000" w:rsidP="00E5364B">
            <w:pPr>
              <w:pStyle w:val="ListParagraph"/>
              <w:numPr>
                <w:ilvl w:val="0"/>
                <w:numId w:val="17"/>
              </w:numPr>
            </w:pPr>
            <w:r>
              <w:t xml:space="preserve">Individual susceptible to fraud and identity theft</w:t>
            </w:r>
          </w:p>
        </w:tc>
      </w:tr>
      <w:tr w:rsidR="00274BBF" w:rsidRPr="00F475ED" w14:paraId="22546343" w14:textId="77777777" w:rsidTr="00FA6048">
        <w:trPr>
          <w:trHeight w:val="300"/>
        </w:trPr>
        <w:tc>
          <w:tcPr>
            <w:tcW w:w="10064" w:type="dxa"/>
            <w:gridSpan w:val="3"/>
            <w:tcBorders>
              <w:top w:val="nil"/>
              <w:left w:val="single" w:sz="6" w:space="0" w:color="D9D9D9"/>
              <w:bottom w:val="nil"/>
              <w:right w:val="single" w:sz="6" w:space="0" w:color="D9D9D9"/>
            </w:tcBorders>
          </w:tcPr>
          <w:p w14:paraId="1FC6A27D" w14:textId="77777777" w:rsidR="00274BBF" w:rsidRPr="00F475ED" w:rsidRDefault="00274BBF" w:rsidP="00274BBF">
            <w:r>
              <w:rPr>
                <w:b/>
                <w:bCs/>
                <w:color w:val="025453"/>
              </w:rPr>
              <w:t>Affected Assets</w:t>
            </w:r>
          </w:p>
        </w:tc>
      </w:tr>
      <w:tr w:rsidR="00274BBF" w:rsidRPr="00F475ED" w14:paraId="037F46EA" w14:textId="77777777" w:rsidTr="00FA6048">
        <w:trPr>
          <w:trHeight w:val="300"/>
        </w:trPr>
        <w:tc>
          <w:tcPr>
            <w:tcW w:w="10064" w:type="dxa"/>
            <w:gridSpan w:val="3"/>
            <w:tcBorders>
              <w:top w:val="nil"/>
              <w:left w:val="single" w:sz="6" w:space="0" w:color="D9D9D9"/>
              <w:bottom w:val="nil"/>
              <w:right w:val="single" w:sz="6" w:space="0" w:color="D9D9D9"/>
            </w:tcBorders>
          </w:tcPr>
          <w:p w14:paraId="1A70D09E" w14:textId="77777777" w:rsidR="00FA1782" w:rsidRDefault="00000000">
            <w:r>
              <w:t>12.132.105.215:443</w:t>
            </w:r>
          </w:p>
          <w:p w14:paraId="74FFF79D" w14:textId="77777777" w:rsidR="00FA1782" w:rsidRDefault="00000000">
            <w:r>
              <w:t>128.17.80.127:443</w:t>
            </w:r>
          </w:p>
          <w:p w14:paraId="1ACB4769" w14:textId="77777777" w:rsidR="00FA1782" w:rsidRDefault="00000000">
            <w:r>
              <w:t>52.73.186.125:443</w:t>
            </w:r>
          </w:p>
        </w:tc>
      </w:tr>
      <w:tr w:rsidR="004A717B" w:rsidRPr="00F475ED" w14:paraId="7FBDCCC7" w14:textId="77777777" w:rsidTr="00FA6048">
        <w:trPr>
          <w:trHeight w:val="300"/>
        </w:trPr>
        <w:tc>
          <w:tcPr>
            <w:tcW w:w="10064" w:type="dxa"/>
            <w:gridSpan w:val="3"/>
            <w:tcBorders>
              <w:top w:val="nil"/>
              <w:left w:val="single" w:sz="6" w:space="0" w:color="D9D9D9"/>
              <w:bottom w:val="nil"/>
              <w:right w:val="single" w:sz="6" w:space="0" w:color="D9D9D9"/>
            </w:tcBorders>
          </w:tcPr>
          <w:p w14:paraId="44D02239" w14:textId="77777777" w:rsidR="00712522" w:rsidRDefault="00000000">
            <w:r>
              <w:rPr>
                <w:b/>
                <w:bCs/>
                <w:color w:val="025453"/>
              </w:rPr>
              <w:t>Replication Steps</w:t>
            </w:r>
          </w:p>
        </w:tc>
      </w:tr>
      <w:tr w:rsidR="00E80F05" w:rsidRPr="00F475ED" w14:paraId="22BAE5BD" w14:textId="77777777" w:rsidTr="00FA6048">
        <w:trPr>
          <w:trHeight w:val="300"/>
        </w:trPr>
        <w:tc>
          <w:tcPr>
            <w:tcW w:w="10064" w:type="dxa"/>
            <w:gridSpan w:val="3"/>
            <w:tcBorders>
              <w:top w:val="nil"/>
              <w:left w:val="single" w:sz="6" w:space="0" w:color="D9D9D9"/>
              <w:bottom w:val="nil"/>
              <w:right w:val="single" w:sz="6" w:space="0" w:color="D9D9D9"/>
            </w:tcBorders>
          </w:tcPr>
          <w:p w14:paraId="2F65F9F6" w14:textId="77777777" w:rsidR="00712522" w:rsidRDefault="00000000">
            <w:r>
              <w:t xml:space="preserve">Cyderes used the Nmap ssl-cert NSE script against 52.73.186.125:443 and confirmed the certificate was expired, valid only through April 4, 2021.</w:t>
            </w:r>
          </w:p>
          <w:p w14:paraId="76331C05" w14:textId="77777777" w:rsidR="00712522" w:rsidRDefault="00000000">
            <w:pPr>
              <w:jc w:val="center"/>
            </w:pPr>
            <w:r>
              <w:rPr>
                <w:noProof/>
              </w:rPr>
              <w:lastRenderedPageBreak/>
              <w:drawing>
                <wp:inline distT="0" distB="0" distL="0" distR="0" wp14:anchorId="356CA310" wp14:editId="23B85E60">
                  <wp:extent cx="4846320" cy="1155931"/>
                  <wp:effectExtent l="12700" t="12700" r="12700" b="12700"/>
                  <wp:docPr id="2092834943" name="Picture 2092834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4846320" cy="1155931"/>
                          </a:xfrm>
                          <a:prstGeom prst="rect">
                            <a:avLst/>
                          </a:prstGeom>
                          <a:ln w="12700">
                            <a:solidFill>
                              <a:srgbClr val="000000"/>
                            </a:solidFill>
                          </a:ln>
                        </pic:spPr>
                      </pic:pic>
                    </a:graphicData>
                  </a:graphic>
                </wp:inline>
              </w:drawing>
            </w:r>
          </w:p>
          <w:p w14:paraId="21C6DADD" w14:textId="77777777" w:rsidR="00712522" w:rsidRDefault="00000000">
            <w:pPr>
              <w:pStyle w:val="Caption2"/>
            </w:pPr>
            <w:r>
              <w:t xml:space="preserve">Figure </w:t>
            </w:r>
            <w:r>
              <w:rPr>
                <w:i w:val="0"/>
              </w:rPr>
              <w:fldChar w:fldCharType="begin"/>
            </w:r>
            <w:r>
              <w:instrText>SEQ Figure  \* ARABIC</w:instrText>
            </w:r>
            <w:r>
              <w:rPr>
                <w:i w:val="0"/>
              </w:rPr>
              <w:fldChar w:fldCharType="separate"/>
            </w:r>
            <w:r>
              <w:rPr>
                <w:noProof/>
              </w:rPr>
              <w:t>83</w:t>
            </w:r>
            <w:r>
              <w:rPr>
                <w:i w:val="0"/>
              </w:rPr>
              <w:fldChar w:fldCharType="end"/>
            </w:r>
            <w:r>
              <w:t xml:space="preserve"> : Expired SSL Certificate - 52.73.186.125</w:t>
            </w:r>
          </w:p>
          <w:p w14:paraId="64C70B40" w14:textId="77777777" w:rsidR="00712522" w:rsidRDefault="00000000">
            <w:r>
              <w:t xml:space="preserve">Cyderes inspected the certificate on 12.132.105.215:443 and confirmed it was expired, valid only through January 23, 2026.</w:t>
            </w:r>
          </w:p>
          <w:p w14:paraId="43079494" w14:textId="77777777" w:rsidR="00712522" w:rsidRDefault="00000000">
            <w:pPr>
              <w:jc w:val="center"/>
            </w:pPr>
            <w:r>
              <w:rPr>
                <w:noProof/>
              </w:rPr>
              <w:drawing>
                <wp:inline distT="0" distB="0" distL="0" distR="0" wp14:anchorId="7309603D" wp14:editId="49BDFC6B">
                  <wp:extent cx="4846320" cy="1209466"/>
                  <wp:effectExtent l="12700" t="12700" r="12700" b="12700"/>
                  <wp:docPr id="2092834944" name="Picture 2092834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8"/>
                          <a:stretch>
                            <a:fillRect/>
                          </a:stretch>
                        </pic:blipFill>
                        <pic:spPr>
                          <a:xfrm>
                            <a:off x="0" y="0"/>
                            <a:ext cx="4846320" cy="1209466"/>
                          </a:xfrm>
                          <a:prstGeom prst="rect">
                            <a:avLst/>
                          </a:prstGeom>
                          <a:ln w="12700">
                            <a:solidFill>
                              <a:srgbClr val="000000"/>
                            </a:solidFill>
                          </a:ln>
                        </pic:spPr>
                      </pic:pic>
                    </a:graphicData>
                  </a:graphic>
                </wp:inline>
              </w:drawing>
            </w:r>
          </w:p>
          <w:p w14:paraId="14DBD50C" w14:textId="77777777" w:rsidR="00712522" w:rsidRDefault="00000000">
            <w:pPr>
              <w:pStyle w:val="Caption2"/>
            </w:pPr>
            <w:r>
              <w:t xml:space="preserve">Figure </w:t>
            </w:r>
            <w:r>
              <w:rPr>
                <w:i w:val="0"/>
              </w:rPr>
              <w:fldChar w:fldCharType="begin"/>
            </w:r>
            <w:r>
              <w:instrText>SEQ Figure  \* ARABIC</w:instrText>
            </w:r>
            <w:r>
              <w:rPr>
                <w:i w:val="0"/>
              </w:rPr>
              <w:fldChar w:fldCharType="separate"/>
            </w:r>
            <w:r>
              <w:rPr>
                <w:noProof/>
              </w:rPr>
              <w:t>84</w:t>
            </w:r>
            <w:r>
              <w:rPr>
                <w:i w:val="0"/>
              </w:rPr>
              <w:fldChar w:fldCharType="end"/>
            </w:r>
            <w:r>
              <w:t xml:space="preserve"> : Expired SSL Certificate - 12.132.105.215</w:t>
            </w:r>
          </w:p>
          <w:p w14:paraId="5088FAAF" w14:textId="77777777" w:rsidR="00712522" w:rsidRDefault="00000000">
            <w:r>
              <w:t xml:space="preserve">Cyderes inspected the certificate on 128.17.80.127:443 and confirmed it was expired, valid only through May 30, 2024.</w:t>
            </w:r>
          </w:p>
          <w:p w14:paraId="3205F6CC" w14:textId="77777777" w:rsidR="00712522" w:rsidRDefault="00000000">
            <w:pPr>
              <w:jc w:val="center"/>
            </w:pPr>
            <w:r>
              <w:rPr>
                <w:noProof/>
              </w:rPr>
              <w:drawing>
                <wp:inline distT="0" distB="0" distL="0" distR="0" wp14:anchorId="1889833E" wp14:editId="6E7CAA5A">
                  <wp:extent cx="4846320" cy="1092568"/>
                  <wp:effectExtent l="12700" t="12700" r="12700" b="12700"/>
                  <wp:docPr id="2092834945" name="Picture 2092834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9"/>
                          <a:stretch>
                            <a:fillRect/>
                          </a:stretch>
                        </pic:blipFill>
                        <pic:spPr>
                          <a:xfrm>
                            <a:off x="0" y="0"/>
                            <a:ext cx="4846320" cy="1092568"/>
                          </a:xfrm>
                          <a:prstGeom prst="rect">
                            <a:avLst/>
                          </a:prstGeom>
                          <a:ln w="12700">
                            <a:solidFill>
                              <a:srgbClr val="000000"/>
                            </a:solidFill>
                          </a:ln>
                        </pic:spPr>
                      </pic:pic>
                    </a:graphicData>
                  </a:graphic>
                </wp:inline>
              </w:drawing>
            </w:r>
          </w:p>
          <w:p w14:paraId="29D9C72D" w14:textId="77777777" w:rsidR="00712522" w:rsidRDefault="00000000">
            <w:pPr>
              <w:pStyle w:val="Caption2"/>
            </w:pPr>
            <w:r>
              <w:t xml:space="preserve">Figure </w:t>
            </w:r>
            <w:r>
              <w:rPr>
                <w:i w:val="0"/>
              </w:rPr>
              <w:fldChar w:fldCharType="begin"/>
            </w:r>
            <w:r>
              <w:instrText>SEQ Figure  \* ARABIC</w:instrText>
            </w:r>
            <w:r>
              <w:rPr>
                <w:i w:val="0"/>
              </w:rPr>
              <w:fldChar w:fldCharType="separate"/>
            </w:r>
            <w:r>
              <w:rPr>
                <w:noProof/>
              </w:rPr>
              <w:t>85</w:t>
            </w:r>
            <w:r>
              <w:rPr>
                <w:i w:val="0"/>
              </w:rPr>
              <w:fldChar w:fldCharType="end"/>
            </w:r>
            <w:r>
              <w:t xml:space="preserve"> : Expired SSL Certificate - 128.17.80.127</w:t>
            </w:r>
          </w:p>
        </w:tc>
      </w:tr>
      <w:tr w:rsidR="004A717B" w:rsidRPr="00F475ED" w14:paraId="2A756DD8" w14:textId="77777777" w:rsidTr="00FA6048">
        <w:trPr>
          <w:trHeight w:val="300"/>
        </w:trPr>
        <w:tc>
          <w:tcPr>
            <w:tcW w:w="10064" w:type="dxa"/>
            <w:gridSpan w:val="3"/>
            <w:tcBorders>
              <w:top w:val="nil"/>
              <w:left w:val="single" w:sz="6" w:space="0" w:color="D9D9D9"/>
              <w:bottom w:val="nil"/>
              <w:right w:val="single" w:sz="6" w:space="0" w:color="D9D9D9"/>
            </w:tcBorders>
          </w:tcPr>
          <w:p w14:paraId="770C35B6" w14:textId="77777777" w:rsidR="004A717B" w:rsidRPr="00DC3897" w:rsidRDefault="004A717B" w:rsidP="00F475ED">
            <w:pPr>
              <w:rPr>
                <w:b/>
                <w:bCs/>
                <w:color w:val="025453"/>
              </w:rPr>
            </w:pPr>
            <w:r>
              <w:rPr>
                <w:b/>
                <w:bCs/>
                <w:color w:val="025453"/>
              </w:rPr>
              <w:lastRenderedPageBreak/>
              <w:t>Recommendations </w:t>
            </w:r>
          </w:p>
        </w:tc>
      </w:tr>
      <w:tr w:rsidR="00E80F05" w:rsidRPr="00F475ED" w14:paraId="69B2D54D" w14:textId="77777777" w:rsidTr="00FA6048">
        <w:trPr>
          <w:trHeight w:val="300"/>
        </w:trPr>
        <w:tc>
          <w:tcPr>
            <w:tcW w:w="10064" w:type="dxa"/>
            <w:gridSpan w:val="3"/>
            <w:tcBorders>
              <w:top w:val="nil"/>
              <w:left w:val="single" w:sz="6" w:space="0" w:color="D9D9D9"/>
              <w:bottom w:val="nil"/>
              <w:right w:val="single" w:sz="6" w:space="0" w:color="D9D9D9"/>
            </w:tcBorders>
          </w:tcPr>
          <w:p w14:paraId="7603D281" w14:textId="77777777" w:rsidR="00FA1782" w:rsidRDefault="00000000">
            <w:pPr>
              <w:pStyle w:val="ListParagraph"/>
              <w:numPr>
                <w:ilvl w:val="0"/>
                <w:numId w:val="18"/>
              </w:numPr>
            </w:pPr>
            <w:r>
              <w:t>Regularly monitor and audit all SSL/TLS certificates to identify those nearing expiration and ensure timely renewal.</w:t>
            </w:r>
          </w:p>
          <w:p w14:paraId="0BAF934E" w14:textId="77777777" w:rsidR="00FA1782" w:rsidRDefault="00000000">
            <w:pPr>
              <w:pStyle w:val="ListParagraph"/>
              <w:numPr>
                <w:ilvl w:val="0"/>
                <w:numId w:val="18"/>
              </w:numPr>
            </w:pPr>
            <w:r>
              <w:t>Immediately replace any expired certificates to maintain secure, trusted, and uninterrupted communications.</w:t>
            </w:r>
          </w:p>
        </w:tc>
      </w:tr>
      <w:tr w:rsidR="00F475ED" w:rsidRPr="00F475ED" w14:paraId="02A342E2" w14:textId="77777777" w:rsidTr="00FA6048">
        <w:trPr>
          <w:trHeight w:val="300"/>
        </w:trPr>
        <w:tc>
          <w:tcPr>
            <w:tcW w:w="10064" w:type="dxa"/>
            <w:gridSpan w:val="3"/>
            <w:tcBorders>
              <w:top w:val="nil"/>
              <w:left w:val="single" w:sz="6" w:space="0" w:color="D9D9D9"/>
              <w:bottom w:val="nil"/>
              <w:right w:val="single" w:sz="6" w:space="0" w:color="D9D9D9"/>
            </w:tcBorders>
            <w:hideMark/>
          </w:tcPr>
          <w:p w14:paraId="0CADCD22" w14:textId="77777777" w:rsidR="00F475ED" w:rsidRPr="00F475ED" w:rsidRDefault="00F475ED" w:rsidP="00F475ED">
            <w:pPr>
              <w:rPr>
                <w:b/>
                <w:bCs/>
              </w:rPr>
            </w:pPr>
            <w:r>
              <w:rPr>
                <w:b/>
                <w:bCs/>
                <w:color w:val="025453"/>
              </w:rPr>
              <w:t>Reference </w:t>
            </w:r>
          </w:p>
        </w:tc>
      </w:tr>
      <w:tr w:rsidR="00F475ED" w:rsidRPr="00F475ED" w14:paraId="461F2579" w14:textId="77777777" w:rsidTr="00FA6048">
        <w:trPr>
          <w:trHeight w:val="300"/>
        </w:trPr>
        <w:tc>
          <w:tcPr>
            <w:tcW w:w="10064" w:type="dxa"/>
            <w:gridSpan w:val="3"/>
            <w:tcBorders>
              <w:top w:val="nil"/>
              <w:left w:val="single" w:sz="6" w:space="0" w:color="D9D9D9"/>
              <w:bottom w:val="single" w:sz="6" w:space="0" w:color="D9D9D9"/>
              <w:right w:val="single" w:sz="6" w:space="0" w:color="D9D9D9"/>
            </w:tcBorders>
            <w:hideMark/>
          </w:tcPr>
          <w:p w14:paraId="4C498E0D" w14:textId="77777777" w:rsidR="00FA1782" w:rsidRDefault="00000000">
            <w:pPr>
              <w:pStyle w:val="ListParagraph"/>
              <w:numPr>
                <w:ilvl w:val="0"/>
                <w:numId w:val="42"/>
              </w:numPr>
            </w:pPr>
            <w:r>
              <w:lastRenderedPageBreak/>
              <w:t>https://www.digicert.com/ssl-certificate-installation.htm</w:t>
            </w:r>
          </w:p>
          <w:p w14:paraId="3CDB5A2C" w14:textId="77777777" w:rsidR="00FA1782" w:rsidRDefault="00000000">
            <w:pPr>
              <w:pStyle w:val="ListParagraph"/>
              <w:numPr>
                <w:ilvl w:val="0"/>
                <w:numId w:val="42"/>
              </w:numPr>
            </w:pPr>
            <w:r>
              <w:t>https://www.nist.gov/publications/guidelines-selection-configuration-and-use-transport-layer-security-tls-implementations?pub_id=915295</w:t>
            </w:r>
          </w:p>
        </w:tc>
      </w:tr>
    </w:tbl>
    <w:p w14:paraId="33ED647B" w14:textId="77777777" w:rsidR="00712522" w:rsidRDefault="00000000">
      <w:r>
        <w:br w:type="page"/>
      </w:r>
    </w:p>
    <w:tbl>
      <w:tblPr>
        <w:tblW w:w="10064"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1977"/>
        <w:gridCol w:w="6055"/>
        <w:gridCol w:w="2032"/>
      </w:tblGrid>
      <w:tr w:rsidR="00F475ED" w:rsidRPr="00F475ED" w14:paraId="4BB2D349" w14:textId="77777777" w:rsidTr="005C0267">
        <w:trPr>
          <w:trHeight w:val="300"/>
        </w:trPr>
        <w:tc>
          <w:tcPr>
            <w:tcW w:w="1977" w:type="dxa"/>
            <w:tcBorders>
              <w:top w:val="single" w:sz="6" w:space="0" w:color="D9D9D9"/>
              <w:left w:val="single" w:sz="6" w:space="0" w:color="D9D9D9"/>
              <w:bottom w:val="nil"/>
              <w:right w:val="nil"/>
            </w:tcBorders>
            <w:shd w:val="clear" w:color="auto" w:fill="E1FD95"/>
            <w:hideMark/>
          </w:tcPr>
          <w:p w14:paraId="35348E23" w14:textId="77777777" w:rsidR="00F475ED" w:rsidRPr="00F475ED" w:rsidRDefault="00F475ED" w:rsidP="00F475ED">
            <w:pPr>
              <w:rPr>
                <w:b/>
              </w:rPr>
            </w:pPr>
            <w:r>
              <w:rPr>
                <w:b/>
              </w:rPr>
              <w:lastRenderedPageBreak/>
              <w:t>EXT-007</w:t>
            </w:r>
          </w:p>
        </w:tc>
        <w:tc>
          <w:tcPr>
            <w:tcW w:w="6055" w:type="dxa"/>
            <w:tcBorders>
              <w:top w:val="single" w:sz="6" w:space="0" w:color="D9D9D9"/>
              <w:left w:val="nil"/>
              <w:bottom w:val="nil"/>
              <w:right w:val="nil"/>
            </w:tcBorders>
            <w:shd w:val="clear" w:color="auto" w:fill="E1FD95"/>
            <w:hideMark/>
          </w:tcPr>
          <w:p w14:paraId="3C3DAB2F" w14:textId="77777777" w:rsidR="00F475ED" w:rsidRPr="00F475ED" w:rsidRDefault="00F475ED" w:rsidP="00F475ED">
            <w:pPr>
              <w:rPr>
                <w:b/>
              </w:rPr>
            </w:pPr>
            <w:r>
              <w:rPr>
                <w:b/>
              </w:rPr>
              <w:t xml:space="preserve">Web Server Allows Password Auto-Completion</w:t>
            </w:r>
          </w:p>
        </w:tc>
        <w:tc>
          <w:tcPr>
            <w:tcW w:w="2032" w:type="dxa"/>
            <w:tcBorders>
              <w:top w:val="single" w:sz="6" w:space="0" w:color="D9D9D9"/>
              <w:left w:val="nil"/>
              <w:bottom w:val="nil"/>
              <w:right w:val="single" w:sz="6" w:space="0" w:color="D9D9D9"/>
            </w:tcBorders>
            <w:shd w:val="clear" w:color="auto" w:fill="7FDBFF"/>
            <w:vAlign w:val="center"/>
            <w:hideMark/>
          </w:tcPr>
          <w:p w14:paraId="24DCF514" w14:textId="77777777" w:rsidR="00F475ED" w:rsidRPr="00F475ED" w:rsidRDefault="00F475ED" w:rsidP="00FA6048">
            <w:pPr>
              <w:jc w:val="center"/>
            </w:pPr>
            <w:r>
              <w:rPr>
                <w:b/>
                <w:bCs/>
                <w:color w:val="FFFFFF" w:themeColor="background1"/>
              </w:rPr>
              <w:t>Low</w:t>
            </w:r>
          </w:p>
        </w:tc>
      </w:tr>
      <w:tr w:rsidR="00F475ED" w:rsidRPr="00F475ED" w14:paraId="5E651705" w14:textId="77777777" w:rsidTr="00FA6048">
        <w:trPr>
          <w:trHeight w:val="300"/>
        </w:trPr>
        <w:tc>
          <w:tcPr>
            <w:tcW w:w="10064" w:type="dxa"/>
            <w:gridSpan w:val="3"/>
            <w:tcBorders>
              <w:top w:val="nil"/>
              <w:left w:val="single" w:sz="6" w:space="0" w:color="D9D9D9"/>
              <w:bottom w:val="nil"/>
              <w:right w:val="single" w:sz="6" w:space="0" w:color="D9D9D9"/>
            </w:tcBorders>
            <w:hideMark/>
          </w:tcPr>
          <w:p w14:paraId="26607B40" w14:textId="77777777" w:rsidR="00F475ED" w:rsidRPr="004A717B" w:rsidRDefault="00F475ED" w:rsidP="00F475ED">
            <w:pPr>
              <w:rPr>
                <w:b/>
                <w:bCs/>
                <w:color w:val="025453"/>
              </w:rPr>
            </w:pPr>
            <w:r>
              <w:rPr>
                <w:b/>
                <w:bCs/>
                <w:color w:val="025453"/>
              </w:rPr>
              <w:t>Description</w:t>
            </w:r>
          </w:p>
        </w:tc>
      </w:tr>
      <w:tr w:rsidR="004A717B" w:rsidRPr="00F475ED" w14:paraId="60CCAD29" w14:textId="77777777" w:rsidTr="00FA6048">
        <w:trPr>
          <w:trHeight w:val="300"/>
        </w:trPr>
        <w:tc>
          <w:tcPr>
            <w:tcW w:w="10064" w:type="dxa"/>
            <w:gridSpan w:val="3"/>
            <w:tcBorders>
              <w:top w:val="nil"/>
              <w:left w:val="single" w:sz="6" w:space="0" w:color="D9D9D9"/>
              <w:bottom w:val="nil"/>
              <w:right w:val="single" w:sz="6" w:space="0" w:color="D9D9D9"/>
            </w:tcBorders>
          </w:tcPr>
          <w:p w14:paraId="673113AC" w14:textId="77777777" w:rsidR="00AE2714" w:rsidRDefault="00000000">
            <w:r>
              <w:t>The remote web server includes at least one HTML form field with an input type of 'password' where the 'autocomplete' attribute is not set to 'off'. While this doesn't pose a direct risk to the server itself, it means that users who fill out these forms may have their credentials saved in their browser. This could potentially compromise confidentiality if users share their computer with others or if their device is compromised in the future.</w:t>
            </w:r>
          </w:p>
        </w:tc>
      </w:tr>
      <w:tr w:rsidR="004A717B" w:rsidRPr="00F475ED" w14:paraId="7526F6D3" w14:textId="77777777" w:rsidTr="00FA6048">
        <w:trPr>
          <w:trHeight w:val="300"/>
        </w:trPr>
        <w:tc>
          <w:tcPr>
            <w:tcW w:w="10064" w:type="dxa"/>
            <w:gridSpan w:val="3"/>
            <w:tcBorders>
              <w:top w:val="nil"/>
              <w:left w:val="single" w:sz="6" w:space="0" w:color="D9D9D9"/>
              <w:bottom w:val="nil"/>
              <w:right w:val="single" w:sz="6" w:space="0" w:color="D9D9D9"/>
            </w:tcBorders>
          </w:tcPr>
          <w:p w14:paraId="271BEB84" w14:textId="77777777" w:rsidR="00274BBF" w:rsidRPr="00274BBF" w:rsidRDefault="004A717B" w:rsidP="004A717B">
            <w:pPr>
              <w:rPr>
                <w:b/>
                <w:bCs/>
                <w:color w:val="025453"/>
              </w:rPr>
            </w:pPr>
            <w:r>
              <w:rPr>
                <w:b/>
                <w:bCs/>
                <w:color w:val="025453"/>
              </w:rPr>
              <w:t>Impact</w:t>
            </w:r>
          </w:p>
        </w:tc>
      </w:tr>
      <w:tr w:rsidR="00274BBF" w:rsidRPr="00F475ED" w14:paraId="60EA07E0" w14:textId="77777777" w:rsidTr="00FA6048">
        <w:trPr>
          <w:trHeight w:val="300"/>
        </w:trPr>
        <w:tc>
          <w:tcPr>
            <w:tcW w:w="10064" w:type="dxa"/>
            <w:gridSpan w:val="3"/>
            <w:tcBorders>
              <w:top w:val="nil"/>
              <w:left w:val="single" w:sz="6" w:space="0" w:color="D9D9D9"/>
              <w:bottom w:val="nil"/>
              <w:right w:val="single" w:sz="6" w:space="0" w:color="D9D9D9"/>
            </w:tcBorders>
          </w:tcPr>
          <w:p w14:paraId="72D7EE9E" w14:textId="77777777" w:rsidR="00AE2714" w:rsidRDefault="00000000">
            <w:r>
              <w:t xml:space="preserve">Credentials entered into the affected form may be cached by the user's browser, exposing them to anyone who can access the device or browser profile.</w:t>
            </w:r>
          </w:p>
        </w:tc>
      </w:tr>
      <w:tr w:rsidR="00274BBF" w:rsidRPr="00F475ED" w14:paraId="7A17071C" w14:textId="77777777" w:rsidTr="00FA6048">
        <w:trPr>
          <w:trHeight w:val="300"/>
        </w:trPr>
        <w:tc>
          <w:tcPr>
            <w:tcW w:w="10064" w:type="dxa"/>
            <w:gridSpan w:val="3"/>
            <w:tcBorders>
              <w:top w:val="nil"/>
              <w:left w:val="single" w:sz="6" w:space="0" w:color="D9D9D9"/>
              <w:bottom w:val="nil"/>
              <w:right w:val="single" w:sz="6" w:space="0" w:color="D9D9D9"/>
            </w:tcBorders>
          </w:tcPr>
          <w:p w14:paraId="0D3D0C8C" w14:textId="77777777" w:rsidR="00274BBF" w:rsidRPr="00F475ED" w:rsidRDefault="00274BBF" w:rsidP="00274BBF">
            <w:r>
              <w:rPr>
                <w:b/>
                <w:bCs/>
                <w:color w:val="025453"/>
              </w:rPr>
              <w:t>Affected Assets</w:t>
            </w:r>
          </w:p>
        </w:tc>
      </w:tr>
      <w:tr w:rsidR="00274BBF" w:rsidRPr="00F475ED" w14:paraId="12E35F2D" w14:textId="77777777" w:rsidTr="00FA6048">
        <w:trPr>
          <w:trHeight w:val="300"/>
        </w:trPr>
        <w:tc>
          <w:tcPr>
            <w:tcW w:w="10064" w:type="dxa"/>
            <w:gridSpan w:val="3"/>
            <w:tcBorders>
              <w:top w:val="nil"/>
              <w:left w:val="single" w:sz="6" w:space="0" w:color="D9D9D9"/>
              <w:bottom w:val="nil"/>
              <w:right w:val="single" w:sz="6" w:space="0" w:color="D9D9D9"/>
            </w:tcBorders>
          </w:tcPr>
          <w:p w14:paraId="6078BC79" w14:textId="77777777" w:rsidR="00AE2714" w:rsidRDefault="00000000">
            <w:r>
              <w:rPr>
                <w:color w:val="000000"/>
              </w:rPr>
              <w:t>https://testsecure2.advocatecapital.com/</w:t>
            </w:r>
          </w:p>
        </w:tc>
      </w:tr>
      <w:tr w:rsidR="004A717B" w:rsidRPr="00F475ED" w14:paraId="694E95EE" w14:textId="77777777" w:rsidTr="00FA6048">
        <w:trPr>
          <w:trHeight w:val="300"/>
        </w:trPr>
        <w:tc>
          <w:tcPr>
            <w:tcW w:w="10064" w:type="dxa"/>
            <w:gridSpan w:val="3"/>
            <w:tcBorders>
              <w:top w:val="nil"/>
              <w:left w:val="single" w:sz="6" w:space="0" w:color="D9D9D9"/>
              <w:bottom w:val="nil"/>
              <w:right w:val="single" w:sz="6" w:space="0" w:color="D9D9D9"/>
            </w:tcBorders>
          </w:tcPr>
          <w:p w14:paraId="37C7066F" w14:textId="77777777" w:rsidR="00712522" w:rsidRDefault="00000000">
            <w:r>
              <w:rPr>
                <w:b/>
                <w:bCs/>
                <w:color w:val="025453"/>
              </w:rPr>
              <w:t>Replication Steps</w:t>
            </w:r>
          </w:p>
        </w:tc>
      </w:tr>
      <w:tr w:rsidR="00E80F05" w:rsidRPr="00F475ED" w14:paraId="0CA0FB5D" w14:textId="77777777" w:rsidTr="00FA6048">
        <w:trPr>
          <w:trHeight w:val="300"/>
        </w:trPr>
        <w:tc>
          <w:tcPr>
            <w:tcW w:w="10064" w:type="dxa"/>
            <w:gridSpan w:val="3"/>
            <w:tcBorders>
              <w:top w:val="nil"/>
              <w:left w:val="single" w:sz="6" w:space="0" w:color="D9D9D9"/>
              <w:bottom w:val="nil"/>
              <w:right w:val="single" w:sz="6" w:space="0" w:color="D9D9D9"/>
            </w:tcBorders>
          </w:tcPr>
          <w:p w14:paraId="06DAC1DA" w14:textId="77777777" w:rsidR="00AE2714" w:rsidRDefault="00000000">
            <w:r>
              <w:t xml:space="preserve">Cyderes inspected the access-code form served at https://testsecure2.advocatecapital.com/ and observed that the password input field named txtAccessCode is defined without the autocomplete off attribute.</w:t>
            </w:r>
          </w:p>
          <w:p w14:paraId="114B7B60" w14:textId="77777777" w:rsidR="00712522" w:rsidRDefault="00000000">
            <w:pPr>
              <w:jc w:val="center"/>
            </w:pPr>
            <w:r>
              <w:rPr>
                <w:noProof/>
              </w:rPr>
              <w:lastRenderedPageBreak/>
              <w:drawing>
                <wp:inline distT="0" distB="0" distL="0" distR="0" wp14:anchorId="7D2B7501" wp14:editId="7D2B7502">
                  <wp:extent cx="5486400" cy="3766267"/>
                  <wp:effectExtent l="12700" t="12700" r="12700" b="12700"/>
                  <wp:docPr id="2100000003" name="Picture 210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 Complete.png"/>
                          <pic:cNvPicPr/>
                        </pic:nvPicPr>
                        <pic:blipFill>
                          <a:blip r:embed="rId80"/>
                          <a:stretch>
                            <a:fillRect/>
                          </a:stretch>
                        </pic:blipFill>
                        <pic:spPr>
                          <a:xfrm>
                            <a:off x="0" y="0"/>
                            <a:ext cx="5486400" cy="3766267"/>
                          </a:xfrm>
                          <a:prstGeom prst="rect">
                            <a:avLst/>
                          </a:prstGeom>
                          <a:ln w="12700">
                            <a:solidFill>
                              <a:srgbClr val="000000"/>
                            </a:solidFill>
                          </a:ln>
                        </pic:spPr>
                      </pic:pic>
                    </a:graphicData>
                  </a:graphic>
                </wp:inline>
              </w:drawing>
            </w:r>
          </w:p>
          <w:p w14:paraId="17C8C7AD" w14:textId="77777777" w:rsidR="00AE2714" w:rsidRDefault="00000000">
            <w:pPr>
              <w:pStyle w:val="Caption2"/>
            </w:pPr>
            <w:r>
              <w:t xml:space="preserve">Figure </w:t>
            </w:r>
            <w:r>
              <w:rPr>
                <w:i w:val="0"/>
              </w:rPr>
              <w:fldChar w:fldCharType="begin"/>
            </w:r>
            <w:r>
              <w:instrText>SEQ Figure  \* ARABIC</w:instrText>
            </w:r>
            <w:r>
              <w:rPr>
                <w:i w:val="0"/>
              </w:rPr>
              <w:fldChar w:fldCharType="separate"/>
            </w:r>
            <w:r>
              <w:rPr>
                <w:noProof/>
              </w:rPr>
              <w:t>86</w:t>
            </w:r>
            <w:r>
              <w:rPr>
                <w:i w:val="0"/>
              </w:rPr>
              <w:fldChar w:fldCharType="end"/>
            </w:r>
            <w:r>
              <w:t xml:space="preserve"> : Password Field Without autocomplete Attribute</w:t>
            </w:r>
          </w:p>
        </w:tc>
      </w:tr>
      <w:tr w:rsidR="004A717B" w:rsidRPr="00F475ED" w14:paraId="6EB31CA4" w14:textId="77777777" w:rsidTr="00FA6048">
        <w:trPr>
          <w:trHeight w:val="300"/>
        </w:trPr>
        <w:tc>
          <w:tcPr>
            <w:tcW w:w="10064" w:type="dxa"/>
            <w:gridSpan w:val="3"/>
            <w:tcBorders>
              <w:top w:val="nil"/>
              <w:left w:val="single" w:sz="6" w:space="0" w:color="D9D9D9"/>
              <w:bottom w:val="nil"/>
              <w:right w:val="single" w:sz="6" w:space="0" w:color="D9D9D9"/>
            </w:tcBorders>
          </w:tcPr>
          <w:p w14:paraId="16D7C527" w14:textId="77777777" w:rsidR="004A717B" w:rsidRPr="00DC3897" w:rsidRDefault="004A717B" w:rsidP="00F475ED">
            <w:pPr>
              <w:rPr>
                <w:b/>
                <w:bCs/>
                <w:color w:val="025453"/>
              </w:rPr>
            </w:pPr>
            <w:r>
              <w:rPr>
                <w:b/>
                <w:bCs/>
                <w:color w:val="025453"/>
              </w:rPr>
              <w:lastRenderedPageBreak/>
              <w:t>Recommendations </w:t>
            </w:r>
          </w:p>
        </w:tc>
      </w:tr>
      <w:tr w:rsidR="00E80F05" w:rsidRPr="00F475ED" w14:paraId="46127290" w14:textId="77777777" w:rsidTr="00FA6048">
        <w:trPr>
          <w:trHeight w:val="300"/>
        </w:trPr>
        <w:tc>
          <w:tcPr>
            <w:tcW w:w="10064" w:type="dxa"/>
            <w:gridSpan w:val="3"/>
            <w:tcBorders>
              <w:top w:val="nil"/>
              <w:left w:val="single" w:sz="6" w:space="0" w:color="D9D9D9"/>
              <w:bottom w:val="nil"/>
              <w:right w:val="single" w:sz="6" w:space="0" w:color="D9D9D9"/>
            </w:tcBorders>
          </w:tcPr>
          <w:p w14:paraId="14B6DB94" w14:textId="5F700D9E" w:rsidR="00AE2714" w:rsidRDefault="00000000" w:rsidP="006B4CD0">
            <w:pPr>
              <w:pStyle w:val="ListParagraph"/>
              <w:numPr>
                <w:ilvl w:val="0"/>
                <w:numId w:val="27"/>
              </w:numPr>
            </w:pPr>
            <w:r>
              <w:t>Add the attribute 'autocomplete=off' to these fields to prevent browsers from caching credentials.</w:t>
            </w:r>
          </w:p>
        </w:tc>
      </w:tr>
      <w:tr w:rsidR="00F475ED" w:rsidRPr="00F475ED" w14:paraId="45F5462A" w14:textId="77777777" w:rsidTr="00FA6048">
        <w:trPr>
          <w:trHeight w:val="300"/>
        </w:trPr>
        <w:tc>
          <w:tcPr>
            <w:tcW w:w="10064" w:type="dxa"/>
            <w:gridSpan w:val="3"/>
            <w:tcBorders>
              <w:top w:val="nil"/>
              <w:left w:val="single" w:sz="6" w:space="0" w:color="D9D9D9"/>
              <w:bottom w:val="nil"/>
              <w:right w:val="single" w:sz="6" w:space="0" w:color="D9D9D9"/>
            </w:tcBorders>
            <w:hideMark/>
          </w:tcPr>
          <w:p w14:paraId="4CC1E830" w14:textId="77777777" w:rsidR="00F475ED" w:rsidRPr="00F475ED" w:rsidRDefault="00F475ED" w:rsidP="00F475ED">
            <w:pPr>
              <w:rPr>
                <w:b/>
                <w:bCs/>
              </w:rPr>
            </w:pPr>
            <w:r>
              <w:rPr>
                <w:b/>
                <w:bCs/>
                <w:color w:val="025453"/>
              </w:rPr>
              <w:t>Reference </w:t>
            </w:r>
          </w:p>
        </w:tc>
      </w:tr>
      <w:tr w:rsidR="00F475ED" w:rsidRPr="00F475ED" w14:paraId="136180A8" w14:textId="77777777" w:rsidTr="00FA6048">
        <w:trPr>
          <w:trHeight w:val="300"/>
        </w:trPr>
        <w:tc>
          <w:tcPr>
            <w:tcW w:w="10064" w:type="dxa"/>
            <w:gridSpan w:val="3"/>
            <w:tcBorders>
              <w:top w:val="nil"/>
              <w:left w:val="single" w:sz="6" w:space="0" w:color="D9D9D9"/>
              <w:bottom w:val="single" w:sz="6" w:space="0" w:color="D9D9D9"/>
              <w:right w:val="single" w:sz="6" w:space="0" w:color="D9D9D9"/>
            </w:tcBorders>
            <w:hideMark/>
          </w:tcPr>
          <w:p w14:paraId="6D919318" w14:textId="77777777" w:rsidR="00AE2714" w:rsidRDefault="00000000">
            <w:pPr>
              <w:pStyle w:val="ListParagraph"/>
              <w:numPr>
                <w:ilvl w:val="0"/>
                <w:numId w:val="28"/>
              </w:numPr>
            </w:pPr>
            <w:r>
              <w:t>https://portswigger.net/kb/issues/00500800_password-field-with-autocomplete-enabled</w:t>
            </w:r>
          </w:p>
          <w:p w14:paraId="04C4F7C2" w14:textId="77777777" w:rsidR="00AE2714" w:rsidRDefault="00AE2714"/>
        </w:tc>
      </w:tr>
    </w:tbl>
    <w:p w14:paraId="1E9162D5" w14:textId="77777777" w:rsidR="00712522" w:rsidRDefault="00000000">
      <w:r>
        <w:br w:type="page"/>
      </w:r>
    </w:p>
    <w:tbl>
      <w:tblPr>
        <w:tblW w:w="10064"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1977"/>
        <w:gridCol w:w="6055"/>
        <w:gridCol w:w="2032"/>
      </w:tblGrid>
      <w:tr w:rsidR="00F475ED" w:rsidRPr="00F475ED" w14:paraId="61927B45" w14:textId="77777777" w:rsidTr="005C0267">
        <w:trPr>
          <w:trHeight w:val="300"/>
        </w:trPr>
        <w:tc>
          <w:tcPr>
            <w:tcW w:w="1977" w:type="dxa"/>
            <w:tcBorders>
              <w:top w:val="single" w:sz="6" w:space="0" w:color="D9D9D9"/>
              <w:left w:val="single" w:sz="6" w:space="0" w:color="D9D9D9"/>
              <w:bottom w:val="nil"/>
              <w:right w:val="nil"/>
            </w:tcBorders>
            <w:shd w:val="clear" w:color="auto" w:fill="E1FD95"/>
            <w:hideMark/>
          </w:tcPr>
          <w:p w14:paraId="4A8948E4" w14:textId="77777777" w:rsidR="00F475ED" w:rsidRPr="00F475ED" w:rsidRDefault="00F475ED" w:rsidP="00F475ED">
            <w:pPr>
              <w:rPr>
                <w:b/>
              </w:rPr>
            </w:pPr>
            <w:r>
              <w:rPr>
                <w:b/>
              </w:rPr>
              <w:lastRenderedPageBreak/>
              <w:t>EXT-008</w:t>
            </w:r>
          </w:p>
        </w:tc>
        <w:tc>
          <w:tcPr>
            <w:tcW w:w="6055" w:type="dxa"/>
            <w:tcBorders>
              <w:top w:val="single" w:sz="6" w:space="0" w:color="D9D9D9"/>
              <w:left w:val="nil"/>
              <w:bottom w:val="nil"/>
              <w:right w:val="nil"/>
            </w:tcBorders>
            <w:shd w:val="clear" w:color="auto" w:fill="E1FD95"/>
            <w:hideMark/>
          </w:tcPr>
          <w:p w14:paraId="0FBE1F8F" w14:textId="77777777" w:rsidR="00F475ED" w:rsidRPr="00F475ED" w:rsidRDefault="00F475ED" w:rsidP="00F475ED">
            <w:pPr>
              <w:rPr>
                <w:b/>
              </w:rPr>
            </w:pPr>
            <w:r>
              <w:rPr>
                <w:b/>
              </w:rPr>
              <w:t>SSL Vulnerable Cipher Suites Supported</w:t>
            </w:r>
          </w:p>
        </w:tc>
        <w:tc>
          <w:tcPr>
            <w:tcW w:w="2032" w:type="dxa"/>
            <w:tcBorders>
              <w:top w:val="single" w:sz="6" w:space="0" w:color="D9D9D9"/>
              <w:left w:val="nil"/>
              <w:bottom w:val="nil"/>
              <w:right w:val="single" w:sz="6" w:space="0" w:color="D9D9D9"/>
            </w:tcBorders>
            <w:shd w:val="clear" w:color="auto" w:fill="7FDBFF"/>
            <w:vAlign w:val="center"/>
            <w:hideMark/>
          </w:tcPr>
          <w:p w14:paraId="0BCD646E" w14:textId="77777777" w:rsidR="00F475ED" w:rsidRPr="00F475ED" w:rsidRDefault="00F475ED" w:rsidP="00FA6048">
            <w:pPr>
              <w:jc w:val="center"/>
            </w:pPr>
            <w:r>
              <w:rPr>
                <w:b/>
                <w:bCs/>
                <w:color w:val="FFFFFF" w:themeColor="background1"/>
              </w:rPr>
              <w:t>Low</w:t>
            </w:r>
          </w:p>
        </w:tc>
      </w:tr>
      <w:tr w:rsidR="00F475ED" w:rsidRPr="00F475ED" w14:paraId="697C59BA" w14:textId="77777777" w:rsidTr="00FA6048">
        <w:trPr>
          <w:trHeight w:val="300"/>
        </w:trPr>
        <w:tc>
          <w:tcPr>
            <w:tcW w:w="10064" w:type="dxa"/>
            <w:gridSpan w:val="3"/>
            <w:tcBorders>
              <w:top w:val="nil"/>
              <w:left w:val="single" w:sz="6" w:space="0" w:color="D9D9D9"/>
              <w:bottom w:val="nil"/>
              <w:right w:val="single" w:sz="6" w:space="0" w:color="D9D9D9"/>
            </w:tcBorders>
            <w:hideMark/>
          </w:tcPr>
          <w:p w14:paraId="4B8FDF75" w14:textId="77777777" w:rsidR="00F475ED" w:rsidRPr="004A717B" w:rsidRDefault="00F475ED" w:rsidP="00F475ED">
            <w:pPr>
              <w:rPr>
                <w:b/>
                <w:bCs/>
                <w:color w:val="025453"/>
              </w:rPr>
            </w:pPr>
            <w:r>
              <w:rPr>
                <w:b/>
                <w:bCs/>
                <w:color w:val="025453"/>
              </w:rPr>
              <w:t>Description</w:t>
            </w:r>
          </w:p>
        </w:tc>
      </w:tr>
      <w:tr w:rsidR="004A717B" w:rsidRPr="00F475ED" w14:paraId="0F57F9EB" w14:textId="77777777" w:rsidTr="00FA6048">
        <w:trPr>
          <w:trHeight w:val="300"/>
        </w:trPr>
        <w:tc>
          <w:tcPr>
            <w:tcW w:w="10064" w:type="dxa"/>
            <w:gridSpan w:val="3"/>
            <w:tcBorders>
              <w:top w:val="nil"/>
              <w:left w:val="single" w:sz="6" w:space="0" w:color="D9D9D9"/>
              <w:bottom w:val="nil"/>
              <w:right w:val="single" w:sz="6" w:space="0" w:color="D9D9D9"/>
            </w:tcBorders>
          </w:tcPr>
          <w:p w14:paraId="628B26AF" w14:textId="77777777" w:rsidR="00FA1782" w:rsidRDefault="00000000">
            <w:r>
              <w:t>The remote service supports the use of medium strength SSL ciphers such as: DES, 3DES etc. Any encryption suite that uses key lengths at least 64 bits and less than 112 bits, or else that uses the 3DES encryption suite is regarded as a medium strength cipher suite.</w:t>
            </w:r>
          </w:p>
        </w:tc>
      </w:tr>
      <w:tr w:rsidR="004A717B" w:rsidRPr="00F475ED" w14:paraId="5F470D58" w14:textId="77777777" w:rsidTr="00FA6048">
        <w:trPr>
          <w:trHeight w:val="300"/>
        </w:trPr>
        <w:tc>
          <w:tcPr>
            <w:tcW w:w="10064" w:type="dxa"/>
            <w:gridSpan w:val="3"/>
            <w:tcBorders>
              <w:top w:val="nil"/>
              <w:left w:val="single" w:sz="6" w:space="0" w:color="D9D9D9"/>
              <w:bottom w:val="nil"/>
              <w:right w:val="single" w:sz="6" w:space="0" w:color="D9D9D9"/>
            </w:tcBorders>
          </w:tcPr>
          <w:p w14:paraId="3D1B66E4" w14:textId="77777777" w:rsidR="00274BBF" w:rsidRPr="00274BBF" w:rsidRDefault="004A717B" w:rsidP="004A717B">
            <w:pPr>
              <w:rPr>
                <w:b/>
                <w:bCs/>
                <w:color w:val="025453"/>
              </w:rPr>
            </w:pPr>
            <w:r>
              <w:rPr>
                <w:b/>
                <w:bCs/>
                <w:color w:val="025453"/>
              </w:rPr>
              <w:t>Impact</w:t>
            </w:r>
          </w:p>
        </w:tc>
      </w:tr>
      <w:tr w:rsidR="00274BBF" w:rsidRPr="00F475ED" w14:paraId="4C7815E6" w14:textId="77777777" w:rsidTr="00FA6048">
        <w:trPr>
          <w:trHeight w:val="300"/>
        </w:trPr>
        <w:tc>
          <w:tcPr>
            <w:tcW w:w="10064" w:type="dxa"/>
            <w:gridSpan w:val="3"/>
            <w:tcBorders>
              <w:top w:val="nil"/>
              <w:left w:val="single" w:sz="6" w:space="0" w:color="D9D9D9"/>
              <w:bottom w:val="nil"/>
              <w:right w:val="single" w:sz="6" w:space="0" w:color="D9D9D9"/>
            </w:tcBorders>
          </w:tcPr>
          <w:p w14:paraId="43D7E4FA" w14:textId="77777777" w:rsidR="00FA1782" w:rsidRDefault="00000000">
            <w:r>
              <w:t>The DES and Triple DES ciphers, as used in the TLS, SSH, and IPSec protocols and other protocols and products, have a birthday bound of approximately four billion blocks, which makes it easier for remote attackers to obtain cleartext data via a birthday attack against a long-duration encrypted session, as demonstrated by an HTTPS session using Triple DES in CBC mode, aka a "Sweet32" attack.</w:t>
            </w:r>
          </w:p>
        </w:tc>
      </w:tr>
      <w:tr w:rsidR="00274BBF" w:rsidRPr="00F475ED" w14:paraId="5E219E1A" w14:textId="77777777" w:rsidTr="00FA6048">
        <w:trPr>
          <w:trHeight w:val="300"/>
        </w:trPr>
        <w:tc>
          <w:tcPr>
            <w:tcW w:w="10064" w:type="dxa"/>
            <w:gridSpan w:val="3"/>
            <w:tcBorders>
              <w:top w:val="nil"/>
              <w:left w:val="single" w:sz="6" w:space="0" w:color="D9D9D9"/>
              <w:bottom w:val="nil"/>
              <w:right w:val="single" w:sz="6" w:space="0" w:color="D9D9D9"/>
            </w:tcBorders>
          </w:tcPr>
          <w:p w14:paraId="35ECF28B" w14:textId="77777777" w:rsidR="00274BBF" w:rsidRPr="00F475ED" w:rsidRDefault="00274BBF" w:rsidP="00274BBF">
            <w:r>
              <w:rPr>
                <w:b/>
                <w:bCs/>
                <w:color w:val="025453"/>
              </w:rPr>
              <w:t>Affected Assets</w:t>
            </w:r>
          </w:p>
        </w:tc>
      </w:tr>
      <w:tr w:rsidR="00274BBF" w:rsidRPr="00F475ED" w14:paraId="0D047FFB" w14:textId="77777777" w:rsidTr="00FA6048">
        <w:trPr>
          <w:trHeight w:val="300"/>
        </w:trPr>
        <w:tc>
          <w:tcPr>
            <w:tcW w:w="10064" w:type="dxa"/>
            <w:gridSpan w:val="3"/>
            <w:tcBorders>
              <w:top w:val="nil"/>
              <w:left w:val="single" w:sz="6" w:space="0" w:color="D9D9D9"/>
              <w:bottom w:val="nil"/>
              <w:right w:val="single" w:sz="6" w:space="0" w:color="D9D9D9"/>
            </w:tcBorders>
          </w:tcPr>
          <w:p w14:paraId="4ABB42F5" w14:textId="77777777" w:rsidR="00AE2714" w:rsidRDefault="00000000">
            <w:pPr>
              <w:pStyle w:val="ListParagraph"/>
              <w:numPr>
                <w:ilvl w:val="0"/>
                <w:numId w:val="27"/>
              </w:numPr>
            </w:pPr>
            <w:r>
              <w:t xml:space="preserve">Refer Appendix: </w:t>
            </w:r>
            <w:hyperlink w:anchor="_Toc244019911" w:history="1">
              <w:r>
                <w:rPr>
                  <w:rStyle w:val="Hyperlink"/>
                </w:rPr>
                <w:t>SSL Vulnerable Cipher Suites Supported</w:t>
              </w:r>
            </w:hyperlink>
          </w:p>
        </w:tc>
      </w:tr>
      <w:tr w:rsidR="004A717B" w:rsidRPr="00F475ED" w14:paraId="422D0E52" w14:textId="77777777" w:rsidTr="00FA6048">
        <w:trPr>
          <w:trHeight w:val="300"/>
        </w:trPr>
        <w:tc>
          <w:tcPr>
            <w:tcW w:w="10064" w:type="dxa"/>
            <w:gridSpan w:val="3"/>
            <w:tcBorders>
              <w:top w:val="nil"/>
              <w:left w:val="single" w:sz="6" w:space="0" w:color="D9D9D9"/>
              <w:bottom w:val="nil"/>
              <w:right w:val="single" w:sz="6" w:space="0" w:color="D9D9D9"/>
            </w:tcBorders>
          </w:tcPr>
          <w:p w14:paraId="00AE84E6" w14:textId="77777777" w:rsidR="00712522" w:rsidRDefault="00000000">
            <w:r>
              <w:rPr>
                <w:b/>
                <w:bCs/>
                <w:color w:val="025453"/>
              </w:rPr>
              <w:t>Replication Steps</w:t>
            </w:r>
          </w:p>
        </w:tc>
      </w:tr>
      <w:tr w:rsidR="00E80F05" w:rsidRPr="00F475ED" w14:paraId="2C8AAEB9" w14:textId="77777777" w:rsidTr="00FA6048">
        <w:trPr>
          <w:trHeight w:val="300"/>
        </w:trPr>
        <w:tc>
          <w:tcPr>
            <w:tcW w:w="10064" w:type="dxa"/>
            <w:gridSpan w:val="3"/>
            <w:tcBorders>
              <w:top w:val="nil"/>
              <w:left w:val="single" w:sz="6" w:space="0" w:color="D9D9D9"/>
              <w:bottom w:val="nil"/>
              <w:right w:val="single" w:sz="6" w:space="0" w:color="D9D9D9"/>
            </w:tcBorders>
          </w:tcPr>
          <w:p w14:paraId="558B446B" w14:textId="77777777" w:rsidR="00712522" w:rsidRDefault="00000000">
            <w:r>
              <w:t xml:space="preserve">Cyderes used the Nmap ssl-enum-ciphers NSE script and sslscan against 100.31.34.16:443 and confirmed acceptance of multiple weak cipher suites, including SHA-1 MAC suites and static key exchange suites with no forward secrecy.</w:t>
            </w:r>
          </w:p>
          <w:p w14:paraId="5ACCA000" w14:textId="77777777" w:rsidR="00712522" w:rsidRDefault="00000000">
            <w:pPr>
              <w:jc w:val="center"/>
            </w:pPr>
            <w:r>
              <w:rPr>
                <w:noProof/>
              </w:rPr>
              <w:lastRenderedPageBreak/>
              <w:drawing>
                <wp:inline distT="0" distB="0" distL="0" distR="0" wp14:anchorId="3FA02DD0" wp14:editId="7F0A6CC9">
                  <wp:extent cx="4846320" cy="4088122"/>
                  <wp:effectExtent l="12700" t="12700" r="12700" b="12700"/>
                  <wp:docPr id="2092834946" name="Picture 2092834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4846320" cy="4088122"/>
                          </a:xfrm>
                          <a:prstGeom prst="rect">
                            <a:avLst/>
                          </a:prstGeom>
                          <a:ln w="12700">
                            <a:solidFill>
                              <a:srgbClr val="000000"/>
                            </a:solidFill>
                          </a:ln>
                        </pic:spPr>
                      </pic:pic>
                    </a:graphicData>
                  </a:graphic>
                </wp:inline>
              </w:drawing>
            </w:r>
          </w:p>
          <w:p w14:paraId="772305C0" w14:textId="77777777" w:rsidR="00712522" w:rsidRDefault="00000000">
            <w:pPr>
              <w:pStyle w:val="Caption2"/>
            </w:pPr>
            <w:r>
              <w:t xml:space="preserve">Figure </w:t>
            </w:r>
            <w:r>
              <w:rPr>
                <w:i w:val="0"/>
              </w:rPr>
              <w:fldChar w:fldCharType="begin"/>
            </w:r>
            <w:r>
              <w:instrText>SEQ Figure  \* ARABIC</w:instrText>
            </w:r>
            <w:r>
              <w:rPr>
                <w:i w:val="0"/>
              </w:rPr>
              <w:fldChar w:fldCharType="separate"/>
            </w:r>
            <w:r>
              <w:rPr>
                <w:noProof/>
              </w:rPr>
              <w:t>87</w:t>
            </w:r>
            <w:r>
              <w:rPr>
                <w:i w:val="0"/>
              </w:rPr>
              <w:fldChar w:fldCharType="end"/>
            </w:r>
            <w:r>
              <w:t xml:space="preserve"> : Weak Cipher Suites - 100.31.34.16</w:t>
            </w:r>
          </w:p>
          <w:p w14:paraId="15A08A38" w14:textId="77777777" w:rsidR="00712522" w:rsidRDefault="00000000">
            <w:r>
              <w:t xml:space="preserve">Cyderes confirmed that 52.7.151.139:443 likewise accepted multiple weak cipher suites.</w:t>
            </w:r>
          </w:p>
          <w:p w14:paraId="4AE3365F" w14:textId="77777777" w:rsidR="00712522" w:rsidRDefault="00000000">
            <w:pPr>
              <w:jc w:val="center"/>
            </w:pPr>
            <w:r>
              <w:rPr>
                <w:noProof/>
              </w:rPr>
              <w:drawing>
                <wp:inline distT="0" distB="0" distL="0" distR="0" wp14:anchorId="4DFC4E42" wp14:editId="635321E6">
                  <wp:extent cx="4846320" cy="3119316"/>
                  <wp:effectExtent l="12700" t="12700" r="12700" b="12700"/>
                  <wp:docPr id="2092834947" name="Picture 2092834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0"/>
                          <a:stretch>
                            <a:fillRect/>
                          </a:stretch>
                        </pic:blipFill>
                        <pic:spPr>
                          <a:xfrm>
                            <a:off x="0" y="0"/>
                            <a:ext cx="4846320" cy="3119316"/>
                          </a:xfrm>
                          <a:prstGeom prst="rect">
                            <a:avLst/>
                          </a:prstGeom>
                          <a:ln w="12700">
                            <a:solidFill>
                              <a:srgbClr val="000000"/>
                            </a:solidFill>
                          </a:ln>
                        </pic:spPr>
                      </pic:pic>
                    </a:graphicData>
                  </a:graphic>
                </wp:inline>
              </w:drawing>
            </w:r>
          </w:p>
          <w:p w14:paraId="09A9C4EA" w14:textId="77777777" w:rsidR="00712522" w:rsidRDefault="00000000">
            <w:pPr>
              <w:pStyle w:val="Caption2"/>
            </w:pPr>
            <w:r>
              <w:lastRenderedPageBreak/>
              <w:t xml:space="preserve">Figure </w:t>
            </w:r>
            <w:r>
              <w:rPr>
                <w:i w:val="0"/>
              </w:rPr>
              <w:fldChar w:fldCharType="begin"/>
            </w:r>
            <w:r>
              <w:instrText>SEQ Figure  \* ARABIC</w:instrText>
            </w:r>
            <w:r>
              <w:rPr>
                <w:i w:val="0"/>
              </w:rPr>
              <w:fldChar w:fldCharType="separate"/>
            </w:r>
            <w:r>
              <w:rPr>
                <w:noProof/>
              </w:rPr>
              <w:t>88</w:t>
            </w:r>
            <w:r>
              <w:rPr>
                <w:i w:val="0"/>
              </w:rPr>
              <w:fldChar w:fldCharType="end"/>
            </w:r>
            <w:r>
              <w:t xml:space="preserve"> : Weak Cipher Suites - 52.7.151.139</w:t>
            </w:r>
          </w:p>
          <w:p w14:paraId="50F3F5C9" w14:textId="77777777" w:rsidR="00712522" w:rsidRDefault="00000000">
            <w:r>
              <w:t>The scan summary confirmed that multiple hosts across the external perimeter were affected by weak cipher suites.</w:t>
            </w:r>
          </w:p>
          <w:p w14:paraId="3A290360" w14:textId="77777777" w:rsidR="00712522" w:rsidRDefault="00000000">
            <w:pPr>
              <w:jc w:val="center"/>
            </w:pPr>
            <w:r>
              <w:rPr>
                <w:noProof/>
              </w:rPr>
              <w:drawing>
                <wp:inline distT="0" distB="0" distL="0" distR="0" wp14:anchorId="0748724A" wp14:editId="01552C6C">
                  <wp:extent cx="4846320" cy="5405511"/>
                  <wp:effectExtent l="12700" t="12700" r="12700" b="12700"/>
                  <wp:docPr id="2092834948" name="Picture 2092834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1"/>
                          <a:stretch>
                            <a:fillRect/>
                          </a:stretch>
                        </pic:blipFill>
                        <pic:spPr>
                          <a:xfrm>
                            <a:off x="0" y="0"/>
                            <a:ext cx="4846320" cy="5405511"/>
                          </a:xfrm>
                          <a:prstGeom prst="rect">
                            <a:avLst/>
                          </a:prstGeom>
                          <a:ln w="12700">
                            <a:solidFill>
                              <a:srgbClr val="000000"/>
                            </a:solidFill>
                          </a:ln>
                        </pic:spPr>
                      </pic:pic>
                    </a:graphicData>
                  </a:graphic>
                </wp:inline>
              </w:drawing>
            </w:r>
          </w:p>
          <w:p w14:paraId="52734E2B" w14:textId="77777777" w:rsidR="00712522" w:rsidRDefault="00000000">
            <w:pPr>
              <w:pStyle w:val="Caption2"/>
            </w:pPr>
            <w:r>
              <w:t xml:space="preserve">Figure </w:t>
            </w:r>
            <w:r>
              <w:rPr>
                <w:i w:val="0"/>
              </w:rPr>
              <w:fldChar w:fldCharType="begin"/>
            </w:r>
            <w:r>
              <w:instrText>SEQ Figure  \* ARABIC</w:instrText>
            </w:r>
            <w:r>
              <w:rPr>
                <w:i w:val="0"/>
              </w:rPr>
              <w:fldChar w:fldCharType="separate"/>
            </w:r>
            <w:r>
              <w:rPr>
                <w:noProof/>
              </w:rPr>
              <w:t>89</w:t>
            </w:r>
            <w:r>
              <w:rPr>
                <w:i w:val="0"/>
              </w:rPr>
              <w:fldChar w:fldCharType="end"/>
            </w:r>
            <w:r>
              <w:t xml:space="preserve"> : Weak Cipher Suites - Scan Summary</w:t>
            </w:r>
          </w:p>
        </w:tc>
      </w:tr>
      <w:tr w:rsidR="004A717B" w:rsidRPr="00F475ED" w14:paraId="2B9AA72C" w14:textId="77777777" w:rsidTr="00FA6048">
        <w:trPr>
          <w:trHeight w:val="300"/>
        </w:trPr>
        <w:tc>
          <w:tcPr>
            <w:tcW w:w="10064" w:type="dxa"/>
            <w:gridSpan w:val="3"/>
            <w:tcBorders>
              <w:top w:val="nil"/>
              <w:left w:val="single" w:sz="6" w:space="0" w:color="D9D9D9"/>
              <w:bottom w:val="nil"/>
              <w:right w:val="single" w:sz="6" w:space="0" w:color="D9D9D9"/>
            </w:tcBorders>
          </w:tcPr>
          <w:p w14:paraId="5F5DC6A6" w14:textId="77777777" w:rsidR="004A717B" w:rsidRPr="00DC3897" w:rsidRDefault="004A717B" w:rsidP="00F475ED">
            <w:pPr>
              <w:rPr>
                <w:b/>
                <w:bCs/>
                <w:color w:val="025453"/>
              </w:rPr>
            </w:pPr>
            <w:r>
              <w:rPr>
                <w:b/>
                <w:bCs/>
                <w:color w:val="025453"/>
              </w:rPr>
              <w:lastRenderedPageBreak/>
              <w:t>Recommendations </w:t>
            </w:r>
          </w:p>
        </w:tc>
      </w:tr>
      <w:tr w:rsidR="00E80F05" w:rsidRPr="00F475ED" w14:paraId="536D8258" w14:textId="77777777" w:rsidTr="00FA6048">
        <w:trPr>
          <w:trHeight w:val="300"/>
        </w:trPr>
        <w:tc>
          <w:tcPr>
            <w:tcW w:w="10064" w:type="dxa"/>
            <w:gridSpan w:val="3"/>
            <w:tcBorders>
              <w:top w:val="nil"/>
              <w:left w:val="single" w:sz="6" w:space="0" w:color="D9D9D9"/>
              <w:bottom w:val="nil"/>
              <w:right w:val="single" w:sz="6" w:space="0" w:color="D9D9D9"/>
            </w:tcBorders>
          </w:tcPr>
          <w:p w14:paraId="670C06CB" w14:textId="77777777" w:rsidR="00FA1782" w:rsidRDefault="00000000">
            <w:r>
              <w:t xml:space="preserve">Windows: The remote service supports the use of medium strength SSL ciphers such as: DES, 3DES etc. Any encryption suite that uses key lengths at least 64 bits and less than 112 bits, or else that uses the 3DES encryption suite is regarded as a medium strength cipher suite. Linux: The DES and Triple DES ciphers, as used in the TLS, SSH, and IPSec protocols and other protocols and products, have a </w:t>
              <w:lastRenderedPageBreak/>
              <w:t>birthday bound of approximately four billion blocks, which makes it easier for remote attackers to obtain cleartext data via a birthday attack against a long-duration encrypted session, as demonstrated by an HTTPS session using Triple DES in CBC mode, aka a "Sweet32" attack.</w:t>
            </w:r>
          </w:p>
        </w:tc>
      </w:tr>
      <w:tr w:rsidR="00F475ED" w:rsidRPr="00F475ED" w14:paraId="2C33881C" w14:textId="77777777" w:rsidTr="00FA6048">
        <w:trPr>
          <w:trHeight w:val="300"/>
        </w:trPr>
        <w:tc>
          <w:tcPr>
            <w:tcW w:w="10064" w:type="dxa"/>
            <w:gridSpan w:val="3"/>
            <w:tcBorders>
              <w:top w:val="nil"/>
              <w:left w:val="single" w:sz="6" w:space="0" w:color="D9D9D9"/>
              <w:bottom w:val="nil"/>
              <w:right w:val="single" w:sz="6" w:space="0" w:color="D9D9D9"/>
            </w:tcBorders>
            <w:hideMark/>
          </w:tcPr>
          <w:p w14:paraId="2B2E59B0" w14:textId="77777777" w:rsidR="00F475ED" w:rsidRPr="00F475ED" w:rsidRDefault="00F475ED" w:rsidP="00F475ED">
            <w:pPr>
              <w:rPr>
                <w:b/>
                <w:bCs/>
              </w:rPr>
            </w:pPr>
            <w:r>
              <w:rPr>
                <w:b/>
                <w:bCs/>
                <w:color w:val="025453"/>
              </w:rPr>
              <w:lastRenderedPageBreak/>
              <w:t>Reference </w:t>
            </w:r>
          </w:p>
        </w:tc>
      </w:tr>
      <w:tr w:rsidR="00F475ED" w:rsidRPr="00F475ED" w14:paraId="5809DBEE" w14:textId="77777777" w:rsidTr="00FA6048">
        <w:trPr>
          <w:trHeight w:val="300"/>
        </w:trPr>
        <w:tc>
          <w:tcPr>
            <w:tcW w:w="10064" w:type="dxa"/>
            <w:gridSpan w:val="3"/>
            <w:tcBorders>
              <w:top w:val="nil"/>
              <w:left w:val="single" w:sz="6" w:space="0" w:color="D9D9D9"/>
              <w:bottom w:val="single" w:sz="6" w:space="0" w:color="D9D9D9"/>
              <w:right w:val="single" w:sz="6" w:space="0" w:color="D9D9D9"/>
            </w:tcBorders>
            <w:hideMark/>
          </w:tcPr>
          <w:p w14:paraId="4FF96579" w14:textId="77777777" w:rsidR="00DA3F03" w:rsidRDefault="00000000">
            <w:pPr>
              <w:pStyle w:val="ListParagraph"/>
              <w:numPr>
                <w:ilvl w:val="0"/>
                <w:numId w:val="43"/>
              </w:numPr>
            </w:pPr>
            <w:r>
              <w:t xml:space="preserve">https://support.microsoft.com/en-in/help/245030/how-to-restrict-the-use-of-certain-cryptographic-algorithms-and-protoc </w:t>
            </w:r>
          </w:p>
          <w:p w14:paraId="2DB6C1DA" w14:textId="77777777" w:rsidR="00DA3F03" w:rsidRDefault="00DA3F03">
            <w:pPr>
              <w:pStyle w:val="ListParagraph"/>
              <w:numPr>
                <w:ilvl w:val="0"/>
                <w:numId w:val="43"/>
              </w:numPr>
            </w:pPr>
            <w:r>
              <w:t>https://www.digicert.com/cert-inspector-vulnerabilities.htm#server_vulnerabilities</w:t>
            </w:r>
          </w:p>
          <w:p w14:paraId="57379B71" w14:textId="77777777" w:rsidR="00DA3F03" w:rsidRDefault="00DA3F03">
            <w:pPr>
              <w:pStyle w:val="ListParagraph"/>
              <w:numPr>
                <w:ilvl w:val="0"/>
                <w:numId w:val="43"/>
              </w:numPr>
            </w:pPr>
            <w:r>
              <w:t>http://httpd.apache.org/docs/2.0/mod/mod_ssl.html#sslproxyciphersuite</w:t>
            </w:r>
          </w:p>
          <w:p w14:paraId="0B531053" w14:textId="77777777" w:rsidR="00FA1782" w:rsidRDefault="00000000">
            <w:pPr>
              <w:pStyle w:val="ListParagraph"/>
              <w:numPr>
                <w:ilvl w:val="0"/>
                <w:numId w:val="43"/>
              </w:numPr>
            </w:pPr>
            <w:r>
              <w:t>https://www.digicert.com/ssl-support/apache-disabling-ssl-v3.htm</w:t>
            </w:r>
          </w:p>
          <w:p w14:paraId="0CA60491" w14:textId="77777777" w:rsidR="00FA1782" w:rsidRDefault="00000000">
            <w:pPr>
              <w:pStyle w:val="ListParagraph"/>
              <w:numPr>
                <w:ilvl w:val="0"/>
                <w:numId w:val="43"/>
              </w:numPr>
            </w:pPr>
            <w:r>
              <w:t>https://learn.microsoft.com/en-us/windows-server/security/tls/tls-registry-settings</w:t>
            </w:r>
          </w:p>
        </w:tc>
      </w:tr>
    </w:tbl>
    <w:p w14:paraId="0D472E94" w14:textId="77777777" w:rsidR="00712522" w:rsidRDefault="00000000">
      <w:r>
        <w:br w:type="page"/>
      </w:r>
    </w:p>
    <w:tbl>
      <w:tblPr>
        <w:tblW w:w="10064"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1977"/>
        <w:gridCol w:w="6055"/>
        <w:gridCol w:w="2032"/>
      </w:tblGrid>
      <w:tr w:rsidR="00F475ED" w:rsidRPr="00F475ED" w14:paraId="44F425D2" w14:textId="77777777" w:rsidTr="005C0267">
        <w:trPr>
          <w:trHeight w:val="300"/>
        </w:trPr>
        <w:tc>
          <w:tcPr>
            <w:tcW w:w="1977" w:type="dxa"/>
            <w:tcBorders>
              <w:top w:val="single" w:sz="6" w:space="0" w:color="D9D9D9"/>
              <w:left w:val="single" w:sz="6" w:space="0" w:color="D9D9D9"/>
              <w:bottom w:val="nil"/>
              <w:right w:val="nil"/>
            </w:tcBorders>
            <w:shd w:val="clear" w:color="auto" w:fill="E1FD95"/>
            <w:hideMark/>
          </w:tcPr>
          <w:p w14:paraId="7ED29391" w14:textId="77777777" w:rsidR="00F475ED" w:rsidRPr="00F475ED" w:rsidRDefault="00F475ED" w:rsidP="00F475ED">
            <w:pPr>
              <w:rPr>
                <w:b/>
              </w:rPr>
            </w:pPr>
            <w:r>
              <w:rPr>
                <w:b/>
              </w:rPr>
              <w:lastRenderedPageBreak/>
              <w:t>EXT-009</w:t>
            </w:r>
          </w:p>
        </w:tc>
        <w:tc>
          <w:tcPr>
            <w:tcW w:w="6055" w:type="dxa"/>
            <w:tcBorders>
              <w:top w:val="single" w:sz="6" w:space="0" w:color="D9D9D9"/>
              <w:left w:val="nil"/>
              <w:bottom w:val="nil"/>
              <w:right w:val="nil"/>
            </w:tcBorders>
            <w:shd w:val="clear" w:color="auto" w:fill="E1FD95"/>
            <w:hideMark/>
          </w:tcPr>
          <w:p w14:paraId="6F741D88" w14:textId="77777777" w:rsidR="00F475ED" w:rsidRPr="00F475ED" w:rsidRDefault="00F475ED" w:rsidP="00F475ED">
            <w:pPr>
              <w:rPr>
                <w:b/>
              </w:rPr>
            </w:pPr>
            <w:r>
              <w:rPr>
                <w:b/>
              </w:rPr>
              <w:t>TLS Version 1.1 Deprecated Protocol</w:t>
            </w:r>
          </w:p>
        </w:tc>
        <w:tc>
          <w:tcPr>
            <w:tcW w:w="2032" w:type="dxa"/>
            <w:tcBorders>
              <w:top w:val="single" w:sz="6" w:space="0" w:color="D9D9D9"/>
              <w:left w:val="nil"/>
              <w:bottom w:val="nil"/>
              <w:right w:val="single" w:sz="6" w:space="0" w:color="D9D9D9"/>
            </w:tcBorders>
            <w:shd w:val="clear" w:color="auto" w:fill="7FDBFF"/>
            <w:vAlign w:val="center"/>
            <w:hideMark/>
          </w:tcPr>
          <w:p w14:paraId="549DCDFC" w14:textId="77777777" w:rsidR="00F475ED" w:rsidRPr="00F475ED" w:rsidRDefault="00F475ED" w:rsidP="00FA6048">
            <w:pPr>
              <w:jc w:val="center"/>
            </w:pPr>
            <w:r>
              <w:rPr>
                <w:b/>
                <w:bCs/>
                <w:color w:val="FFFFFF" w:themeColor="background1"/>
              </w:rPr>
              <w:t>Low</w:t>
            </w:r>
          </w:p>
        </w:tc>
      </w:tr>
      <w:tr w:rsidR="00F475ED" w:rsidRPr="00F475ED" w14:paraId="0D876D16" w14:textId="77777777" w:rsidTr="00FA6048">
        <w:trPr>
          <w:trHeight w:val="300"/>
        </w:trPr>
        <w:tc>
          <w:tcPr>
            <w:tcW w:w="10064" w:type="dxa"/>
            <w:gridSpan w:val="3"/>
            <w:tcBorders>
              <w:top w:val="nil"/>
              <w:left w:val="single" w:sz="6" w:space="0" w:color="D9D9D9"/>
              <w:bottom w:val="nil"/>
              <w:right w:val="single" w:sz="6" w:space="0" w:color="D9D9D9"/>
            </w:tcBorders>
            <w:hideMark/>
          </w:tcPr>
          <w:p w14:paraId="655BCAFE" w14:textId="77777777" w:rsidR="00F475ED" w:rsidRPr="004A717B" w:rsidRDefault="00F475ED" w:rsidP="00F475ED">
            <w:pPr>
              <w:rPr>
                <w:b/>
                <w:bCs/>
                <w:color w:val="025453"/>
              </w:rPr>
            </w:pPr>
            <w:r>
              <w:rPr>
                <w:b/>
                <w:bCs/>
                <w:color w:val="025453"/>
              </w:rPr>
              <w:t>Description</w:t>
            </w:r>
          </w:p>
        </w:tc>
      </w:tr>
      <w:tr w:rsidR="004A717B" w:rsidRPr="00F475ED" w14:paraId="10593963" w14:textId="77777777" w:rsidTr="00FA6048">
        <w:trPr>
          <w:trHeight w:val="300"/>
        </w:trPr>
        <w:tc>
          <w:tcPr>
            <w:tcW w:w="10064" w:type="dxa"/>
            <w:gridSpan w:val="3"/>
            <w:tcBorders>
              <w:top w:val="nil"/>
              <w:left w:val="single" w:sz="6" w:space="0" w:color="D9D9D9"/>
              <w:bottom w:val="nil"/>
              <w:right w:val="single" w:sz="6" w:space="0" w:color="D9D9D9"/>
            </w:tcBorders>
          </w:tcPr>
          <w:p w14:paraId="1F708D4E" w14:textId="77777777" w:rsidR="00FA1782" w:rsidRDefault="00000000">
            <w:r>
              <w:t>The remote service accepts connections encrypted using TLS 1.1. TLS 1.1 lacks support for current and recommended cipher suites. Ciphers that support encryption before MAC computation, and authenticated encryption modes such as GCM cannot be used with TLS 1.1</w:t>
            </w:r>
          </w:p>
          <w:p w14:paraId="3BE9B889" w14:textId="77777777" w:rsidR="00FA1782" w:rsidRDefault="00000000">
            <w:r>
              <w:t>As of March 31, 2020, Endpoints that are not enabled for TLS 1.2 and higher will no longer function properly with major web browsers and major vendors.</w:t>
            </w:r>
          </w:p>
        </w:tc>
      </w:tr>
      <w:tr w:rsidR="004A717B" w:rsidRPr="00F475ED" w14:paraId="47FBB6B0" w14:textId="77777777" w:rsidTr="00FA6048">
        <w:trPr>
          <w:trHeight w:val="300"/>
        </w:trPr>
        <w:tc>
          <w:tcPr>
            <w:tcW w:w="10064" w:type="dxa"/>
            <w:gridSpan w:val="3"/>
            <w:tcBorders>
              <w:top w:val="nil"/>
              <w:left w:val="single" w:sz="6" w:space="0" w:color="D9D9D9"/>
              <w:bottom w:val="nil"/>
              <w:right w:val="single" w:sz="6" w:space="0" w:color="D9D9D9"/>
            </w:tcBorders>
          </w:tcPr>
          <w:p w14:paraId="49FB47BB" w14:textId="77777777" w:rsidR="00274BBF" w:rsidRPr="00274BBF" w:rsidRDefault="004A717B" w:rsidP="004A717B">
            <w:pPr>
              <w:rPr>
                <w:b/>
                <w:bCs/>
                <w:color w:val="025453"/>
              </w:rPr>
            </w:pPr>
            <w:r>
              <w:rPr>
                <w:b/>
                <w:bCs/>
                <w:color w:val="025453"/>
              </w:rPr>
              <w:t>Impact</w:t>
            </w:r>
          </w:p>
        </w:tc>
      </w:tr>
      <w:tr w:rsidR="00274BBF" w:rsidRPr="00F475ED" w14:paraId="6CF794F3" w14:textId="77777777" w:rsidTr="00FA6048">
        <w:trPr>
          <w:trHeight w:val="300"/>
        </w:trPr>
        <w:tc>
          <w:tcPr>
            <w:tcW w:w="10064" w:type="dxa"/>
            <w:gridSpan w:val="3"/>
            <w:tcBorders>
              <w:top w:val="nil"/>
              <w:left w:val="single" w:sz="6" w:space="0" w:color="D9D9D9"/>
              <w:bottom w:val="nil"/>
              <w:right w:val="single" w:sz="6" w:space="0" w:color="D9D9D9"/>
            </w:tcBorders>
          </w:tcPr>
          <w:p w14:paraId="1E9C4B0B" w14:textId="77777777" w:rsidR="00FA1782" w:rsidRDefault="00000000">
            <w:r>
              <w:t xml:space="preserve">This will allow attacker to sniff the network and decrypt the traffic.</w:t>
            </w:r>
          </w:p>
        </w:tc>
      </w:tr>
      <w:tr w:rsidR="00274BBF" w:rsidRPr="00F475ED" w14:paraId="10262818" w14:textId="77777777" w:rsidTr="00FA6048">
        <w:trPr>
          <w:trHeight w:val="300"/>
        </w:trPr>
        <w:tc>
          <w:tcPr>
            <w:tcW w:w="10064" w:type="dxa"/>
            <w:gridSpan w:val="3"/>
            <w:tcBorders>
              <w:top w:val="nil"/>
              <w:left w:val="single" w:sz="6" w:space="0" w:color="D9D9D9"/>
              <w:bottom w:val="nil"/>
              <w:right w:val="single" w:sz="6" w:space="0" w:color="D9D9D9"/>
            </w:tcBorders>
          </w:tcPr>
          <w:p w14:paraId="711A11B4" w14:textId="77777777" w:rsidR="00274BBF" w:rsidRPr="00F475ED" w:rsidRDefault="00274BBF" w:rsidP="00274BBF">
            <w:r>
              <w:rPr>
                <w:b/>
                <w:bCs/>
                <w:color w:val="025453"/>
              </w:rPr>
              <w:t>Affected Assets</w:t>
            </w:r>
          </w:p>
        </w:tc>
      </w:tr>
      <w:tr w:rsidR="00274BBF" w:rsidRPr="00F475ED" w14:paraId="0F3237E8" w14:textId="77777777" w:rsidTr="00FA6048">
        <w:trPr>
          <w:trHeight w:val="300"/>
        </w:trPr>
        <w:tc>
          <w:tcPr>
            <w:tcW w:w="10064" w:type="dxa"/>
            <w:gridSpan w:val="3"/>
            <w:tcBorders>
              <w:top w:val="nil"/>
              <w:left w:val="single" w:sz="6" w:space="0" w:color="D9D9D9"/>
              <w:bottom w:val="nil"/>
              <w:right w:val="single" w:sz="6" w:space="0" w:color="D9D9D9"/>
            </w:tcBorders>
          </w:tcPr>
          <w:p w14:paraId="22DCE462" w14:textId="77777777" w:rsidR="00AE2714" w:rsidRDefault="00000000">
            <w:pPr>
              <w:pStyle w:val="ListParagraph"/>
              <w:numPr>
                <w:ilvl w:val="0"/>
                <w:numId w:val="27"/>
              </w:numPr>
            </w:pPr>
            <w:r>
              <w:t xml:space="preserve">Refer Appendix: </w:t>
            </w:r>
            <w:hyperlink w:anchor="_Toc244019912" w:history="1">
              <w:r>
                <w:rPr>
                  <w:rStyle w:val="Hyperlink"/>
                </w:rPr>
                <w:t>TLS Version 1.1 Deprecated Protocol</w:t>
              </w:r>
            </w:hyperlink>
          </w:p>
        </w:tc>
      </w:tr>
      <w:tr w:rsidR="004A717B" w:rsidRPr="00F475ED" w14:paraId="0FDE1C61" w14:textId="77777777" w:rsidTr="00FA6048">
        <w:trPr>
          <w:trHeight w:val="300"/>
        </w:trPr>
        <w:tc>
          <w:tcPr>
            <w:tcW w:w="10064" w:type="dxa"/>
            <w:gridSpan w:val="3"/>
            <w:tcBorders>
              <w:top w:val="nil"/>
              <w:left w:val="single" w:sz="6" w:space="0" w:color="D9D9D9"/>
              <w:bottom w:val="nil"/>
              <w:right w:val="single" w:sz="6" w:space="0" w:color="D9D9D9"/>
            </w:tcBorders>
          </w:tcPr>
          <w:p w14:paraId="14976A85" w14:textId="77777777" w:rsidR="00712522" w:rsidRDefault="00000000">
            <w:r>
              <w:rPr>
                <w:b/>
                <w:bCs/>
                <w:color w:val="025453"/>
              </w:rPr>
              <w:t>Replication Steps</w:t>
            </w:r>
          </w:p>
        </w:tc>
      </w:tr>
      <w:tr w:rsidR="00E80F05" w:rsidRPr="00F475ED" w14:paraId="4BC2EAE6" w14:textId="77777777" w:rsidTr="00FA6048">
        <w:trPr>
          <w:trHeight w:val="300"/>
        </w:trPr>
        <w:tc>
          <w:tcPr>
            <w:tcW w:w="10064" w:type="dxa"/>
            <w:gridSpan w:val="3"/>
            <w:tcBorders>
              <w:top w:val="nil"/>
              <w:left w:val="single" w:sz="6" w:space="0" w:color="D9D9D9"/>
              <w:bottom w:val="nil"/>
              <w:right w:val="single" w:sz="6" w:space="0" w:color="D9D9D9"/>
            </w:tcBorders>
          </w:tcPr>
          <w:p w14:paraId="56F36138" w14:textId="77777777" w:rsidR="00712522" w:rsidRDefault="00000000">
            <w:r>
              <w:t xml:space="preserve">Cyderes used the Nmap ssl-enum-ciphers NSE script and sslscan and confirmed the deprecated TLS 1.1 protocol was negotiable across multiple hosts, including 52.73.186.125:443. That host also offered the legacy SSLv3 protocol.</w:t>
            </w:r>
          </w:p>
          <w:p w14:paraId="51E59316" w14:textId="77777777" w:rsidR="00712522" w:rsidRDefault="00000000">
            <w:pPr>
              <w:jc w:val="center"/>
            </w:pPr>
            <w:r>
              <w:rPr>
                <w:noProof/>
              </w:rPr>
              <w:lastRenderedPageBreak/>
              <w:drawing>
                <wp:inline distT="0" distB="0" distL="0" distR="0" wp14:anchorId="0BF9733D" wp14:editId="7BC6ADC5">
                  <wp:extent cx="4846320" cy="3958627"/>
                  <wp:effectExtent l="12700" t="12700" r="12700" b="12700"/>
                  <wp:docPr id="2092834951" name="Picture 2092834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2"/>
                          <a:stretch>
                            <a:fillRect/>
                          </a:stretch>
                        </pic:blipFill>
                        <pic:spPr>
                          <a:xfrm>
                            <a:off x="0" y="0"/>
                            <a:ext cx="4846320" cy="3958627"/>
                          </a:xfrm>
                          <a:prstGeom prst="rect">
                            <a:avLst/>
                          </a:prstGeom>
                          <a:ln w="12700">
                            <a:solidFill>
                              <a:srgbClr val="000000"/>
                            </a:solidFill>
                          </a:ln>
                        </pic:spPr>
                      </pic:pic>
                    </a:graphicData>
                  </a:graphic>
                </wp:inline>
              </w:drawing>
            </w:r>
          </w:p>
          <w:p w14:paraId="6F48827D" w14:textId="77777777" w:rsidR="00712522" w:rsidRDefault="00000000">
            <w:pPr>
              <w:pStyle w:val="Caption2"/>
            </w:pPr>
            <w:r>
              <w:t xml:space="preserve">Figure </w:t>
            </w:r>
            <w:r>
              <w:rPr>
                <w:i w:val="0"/>
              </w:rPr>
              <w:fldChar w:fldCharType="begin"/>
            </w:r>
            <w:r>
              <w:instrText>SEQ Figure  \* ARABIC</w:instrText>
            </w:r>
            <w:r>
              <w:rPr>
                <w:i w:val="0"/>
              </w:rPr>
              <w:fldChar w:fldCharType="separate"/>
            </w:r>
            <w:r>
              <w:rPr>
                <w:noProof/>
              </w:rPr>
              <w:t>90</w:t>
            </w:r>
            <w:r>
              <w:rPr>
                <w:i w:val="0"/>
              </w:rPr>
              <w:fldChar w:fldCharType="end"/>
            </w:r>
            <w:r>
              <w:t xml:space="preserve"> : TLS 1.1 Negotiable - Scan Summary</w:t>
            </w:r>
          </w:p>
        </w:tc>
      </w:tr>
      <w:tr w:rsidR="004A717B" w:rsidRPr="00F475ED" w14:paraId="790A27C6" w14:textId="77777777" w:rsidTr="00FA6048">
        <w:trPr>
          <w:trHeight w:val="300"/>
        </w:trPr>
        <w:tc>
          <w:tcPr>
            <w:tcW w:w="10064" w:type="dxa"/>
            <w:gridSpan w:val="3"/>
            <w:tcBorders>
              <w:top w:val="nil"/>
              <w:left w:val="single" w:sz="6" w:space="0" w:color="D9D9D9"/>
              <w:bottom w:val="nil"/>
              <w:right w:val="single" w:sz="6" w:space="0" w:color="D9D9D9"/>
            </w:tcBorders>
          </w:tcPr>
          <w:p w14:paraId="0FBA4C34" w14:textId="77777777" w:rsidR="004A717B" w:rsidRPr="00DC3897" w:rsidRDefault="004A717B" w:rsidP="00F475ED">
            <w:pPr>
              <w:rPr>
                <w:b/>
                <w:bCs/>
                <w:color w:val="025453"/>
              </w:rPr>
            </w:pPr>
            <w:r>
              <w:rPr>
                <w:b/>
                <w:bCs/>
                <w:color w:val="025453"/>
              </w:rPr>
              <w:lastRenderedPageBreak/>
              <w:t>Recommendations </w:t>
            </w:r>
          </w:p>
        </w:tc>
      </w:tr>
      <w:tr w:rsidR="00E80F05" w:rsidRPr="00F475ED" w14:paraId="7198B12E" w14:textId="77777777" w:rsidTr="00FA6048">
        <w:trPr>
          <w:trHeight w:val="300"/>
        </w:trPr>
        <w:tc>
          <w:tcPr>
            <w:tcW w:w="10064" w:type="dxa"/>
            <w:gridSpan w:val="3"/>
            <w:tcBorders>
              <w:top w:val="nil"/>
              <w:left w:val="single" w:sz="6" w:space="0" w:color="D9D9D9"/>
              <w:bottom w:val="nil"/>
              <w:right w:val="single" w:sz="6" w:space="0" w:color="D9D9D9"/>
            </w:tcBorders>
          </w:tcPr>
          <w:p w14:paraId="15A4E2AD" w14:textId="77777777" w:rsidR="00FA1782" w:rsidRDefault="00000000">
            <w:pPr>
              <w:pStyle w:val="ListParagraph"/>
              <w:numPr>
                <w:ilvl w:val="0"/>
                <w:numId w:val="36"/>
              </w:numPr>
            </w:pPr>
            <w:r>
              <w:t xml:space="preserve">Enable support for TLS 1.2 and/or 1.3, and disable support for TLS 1.1.</w:t>
            </w:r>
          </w:p>
        </w:tc>
      </w:tr>
      <w:tr w:rsidR="00F475ED" w:rsidRPr="00F475ED" w14:paraId="5DACA861" w14:textId="77777777" w:rsidTr="00FA6048">
        <w:trPr>
          <w:trHeight w:val="300"/>
        </w:trPr>
        <w:tc>
          <w:tcPr>
            <w:tcW w:w="10064" w:type="dxa"/>
            <w:gridSpan w:val="3"/>
            <w:tcBorders>
              <w:top w:val="nil"/>
              <w:left w:val="single" w:sz="6" w:space="0" w:color="D9D9D9"/>
              <w:bottom w:val="nil"/>
              <w:right w:val="single" w:sz="6" w:space="0" w:color="D9D9D9"/>
            </w:tcBorders>
            <w:hideMark/>
          </w:tcPr>
          <w:p w14:paraId="09D2239B" w14:textId="77777777" w:rsidR="00F475ED" w:rsidRPr="00F475ED" w:rsidRDefault="00F475ED" w:rsidP="00F475ED">
            <w:pPr>
              <w:rPr>
                <w:b/>
                <w:bCs/>
              </w:rPr>
            </w:pPr>
            <w:r>
              <w:rPr>
                <w:b/>
                <w:bCs/>
                <w:color w:val="025453"/>
              </w:rPr>
              <w:t>Reference </w:t>
            </w:r>
          </w:p>
        </w:tc>
      </w:tr>
      <w:tr w:rsidR="00F475ED" w:rsidRPr="00F475ED" w14:paraId="7BFEAA98" w14:textId="77777777" w:rsidTr="00FA6048">
        <w:trPr>
          <w:trHeight w:val="300"/>
        </w:trPr>
        <w:tc>
          <w:tcPr>
            <w:tcW w:w="10064" w:type="dxa"/>
            <w:gridSpan w:val="3"/>
            <w:tcBorders>
              <w:top w:val="nil"/>
              <w:left w:val="single" w:sz="6" w:space="0" w:color="D9D9D9"/>
              <w:bottom w:val="single" w:sz="6" w:space="0" w:color="D9D9D9"/>
              <w:right w:val="single" w:sz="6" w:space="0" w:color="D9D9D9"/>
            </w:tcBorders>
            <w:hideMark/>
          </w:tcPr>
          <w:p w14:paraId="43C47E7C" w14:textId="77777777" w:rsidR="00FA1782" w:rsidRDefault="00FA1782">
            <w:pPr>
              <w:pStyle w:val="ListParagraph"/>
              <w:numPr>
                <w:ilvl w:val="0"/>
                <w:numId w:val="19"/>
              </w:numPr>
            </w:pPr>
            <w:r>
              <w:t>https://datatracker.ietf.org/doc/html/rfc8996</w:t>
            </w:r>
          </w:p>
          <w:p w14:paraId="64352E71" w14:textId="77777777" w:rsidR="00FA1782" w:rsidRDefault="00FA1782">
            <w:pPr>
              <w:pStyle w:val="ListParagraph"/>
              <w:numPr>
                <w:ilvl w:val="0"/>
                <w:numId w:val="19"/>
              </w:numPr>
            </w:pPr>
            <w:r>
              <w:t>http://www.nessus.org/u?c8ae820d</w:t>
            </w:r>
          </w:p>
          <w:p w14:paraId="67438542" w14:textId="77777777" w:rsidR="00FA1782" w:rsidRDefault="00FA1782">
            <w:pPr>
              <w:pStyle w:val="ListParagraph"/>
              <w:numPr>
                <w:ilvl w:val="0"/>
                <w:numId w:val="19"/>
              </w:numPr>
            </w:pPr>
            <w:r>
              <w:t>https://www.tenable.com/plugins/nessus/157288</w:t>
            </w:r>
          </w:p>
          <w:p w14:paraId="245C1782" w14:textId="77777777" w:rsidR="00FA1782" w:rsidRDefault="00FA1782"/>
        </w:tc>
      </w:tr>
    </w:tbl>
    <w:p w14:paraId="73E37749" w14:textId="77777777" w:rsidR="00712522" w:rsidRDefault="00000000">
      <w:r>
        <w:br w:type="page"/>
      </w:r>
    </w:p>
    <w:tbl>
      <w:tblPr>
        <w:tblW w:w="10064"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1977"/>
        <w:gridCol w:w="6055"/>
        <w:gridCol w:w="2032"/>
      </w:tblGrid>
      <w:tr w:rsidR="00F475ED" w:rsidRPr="00F475ED" w14:paraId="7A6BF689" w14:textId="77777777" w:rsidTr="005C0267">
        <w:trPr>
          <w:trHeight w:val="300"/>
        </w:trPr>
        <w:tc>
          <w:tcPr>
            <w:tcW w:w="1977" w:type="dxa"/>
            <w:tcBorders>
              <w:top w:val="single" w:sz="6" w:space="0" w:color="D9D9D9"/>
              <w:left w:val="single" w:sz="6" w:space="0" w:color="D9D9D9"/>
              <w:bottom w:val="nil"/>
              <w:right w:val="nil"/>
            </w:tcBorders>
            <w:shd w:val="clear" w:color="auto" w:fill="E1FD95"/>
            <w:hideMark/>
          </w:tcPr>
          <w:p w14:paraId="78642546" w14:textId="77777777" w:rsidR="00F475ED" w:rsidRPr="00F475ED" w:rsidRDefault="00F475ED" w:rsidP="00F475ED">
            <w:pPr>
              <w:rPr>
                <w:b/>
              </w:rPr>
            </w:pPr>
            <w:r>
              <w:rPr>
                <w:b/>
              </w:rPr>
              <w:lastRenderedPageBreak/>
              <w:t>EXT-010</w:t>
            </w:r>
          </w:p>
        </w:tc>
        <w:tc>
          <w:tcPr>
            <w:tcW w:w="6055" w:type="dxa"/>
            <w:tcBorders>
              <w:top w:val="single" w:sz="6" w:space="0" w:color="D9D9D9"/>
              <w:left w:val="nil"/>
              <w:bottom w:val="nil"/>
              <w:right w:val="nil"/>
            </w:tcBorders>
            <w:shd w:val="clear" w:color="auto" w:fill="E1FD95"/>
            <w:hideMark/>
          </w:tcPr>
          <w:p w14:paraId="34F6F514" w14:textId="77777777" w:rsidR="00F475ED" w:rsidRPr="00F475ED" w:rsidRDefault="00F475ED" w:rsidP="00F475ED">
            <w:pPr>
              <w:rPr>
                <w:b/>
              </w:rPr>
            </w:pPr>
            <w:r>
              <w:rPr>
                <w:b/>
              </w:rPr>
              <w:t>SSL Vulnerable to Padding Oracle Attack</w:t>
            </w:r>
          </w:p>
        </w:tc>
        <w:tc>
          <w:tcPr>
            <w:tcW w:w="2032" w:type="dxa"/>
            <w:tcBorders>
              <w:top w:val="single" w:sz="6" w:space="0" w:color="D9D9D9"/>
              <w:left w:val="nil"/>
              <w:bottom w:val="nil"/>
              <w:right w:val="single" w:sz="6" w:space="0" w:color="D9D9D9"/>
            </w:tcBorders>
            <w:shd w:val="clear" w:color="auto" w:fill="7FDBFF"/>
            <w:vAlign w:val="center"/>
            <w:hideMark/>
          </w:tcPr>
          <w:p w14:paraId="0124C37B" w14:textId="77777777" w:rsidR="00F475ED" w:rsidRPr="00F475ED" w:rsidRDefault="00F475ED" w:rsidP="00FA6048">
            <w:pPr>
              <w:jc w:val="center"/>
            </w:pPr>
            <w:r>
              <w:rPr>
                <w:b/>
                <w:bCs/>
                <w:color w:val="FFFFFF" w:themeColor="background1"/>
              </w:rPr>
              <w:t>Low</w:t>
            </w:r>
          </w:p>
        </w:tc>
      </w:tr>
      <w:tr w:rsidR="00F475ED" w:rsidRPr="00F475ED" w14:paraId="4A850481" w14:textId="77777777" w:rsidTr="00FA6048">
        <w:trPr>
          <w:trHeight w:val="300"/>
        </w:trPr>
        <w:tc>
          <w:tcPr>
            <w:tcW w:w="10064" w:type="dxa"/>
            <w:gridSpan w:val="3"/>
            <w:tcBorders>
              <w:top w:val="nil"/>
              <w:left w:val="single" w:sz="6" w:space="0" w:color="D9D9D9"/>
              <w:bottom w:val="nil"/>
              <w:right w:val="single" w:sz="6" w:space="0" w:color="D9D9D9"/>
            </w:tcBorders>
            <w:hideMark/>
          </w:tcPr>
          <w:p w14:paraId="1ADDD019" w14:textId="77777777" w:rsidR="00F475ED" w:rsidRPr="004A717B" w:rsidRDefault="00F475ED" w:rsidP="00F475ED">
            <w:pPr>
              <w:rPr>
                <w:b/>
                <w:bCs/>
                <w:color w:val="025453"/>
              </w:rPr>
            </w:pPr>
            <w:r>
              <w:rPr>
                <w:b/>
                <w:bCs/>
                <w:color w:val="025453"/>
              </w:rPr>
              <w:t>Description</w:t>
            </w:r>
          </w:p>
        </w:tc>
      </w:tr>
      <w:tr w:rsidR="004A717B" w:rsidRPr="00F475ED" w14:paraId="71FEE34E" w14:textId="77777777" w:rsidTr="00FA6048">
        <w:trPr>
          <w:trHeight w:val="300"/>
        </w:trPr>
        <w:tc>
          <w:tcPr>
            <w:tcW w:w="10064" w:type="dxa"/>
            <w:gridSpan w:val="3"/>
            <w:tcBorders>
              <w:top w:val="nil"/>
              <w:left w:val="single" w:sz="6" w:space="0" w:color="D9D9D9"/>
              <w:bottom w:val="nil"/>
              <w:right w:val="single" w:sz="6" w:space="0" w:color="D9D9D9"/>
            </w:tcBorders>
          </w:tcPr>
          <w:p w14:paraId="6C0AB642" w14:textId="77777777" w:rsidR="00FA1782" w:rsidRDefault="00000000">
            <w:r>
              <w:t xml:space="preserve">The remote servers supports SSLv3/TLS 1.0 with at least one CBC cipher suite, indicating that these servers were vulnerable. It also appears that TLS 1.1 and TLS 1.2 is supported on servers. However, the Fallback SCSV mechanism was not supported which allowed connections to be "rolled back" to SSLv3.</w:t>
            </w:r>
          </w:p>
        </w:tc>
      </w:tr>
      <w:tr w:rsidR="004A717B" w:rsidRPr="00F475ED" w14:paraId="28ABADFC" w14:textId="77777777" w:rsidTr="00FA6048">
        <w:trPr>
          <w:trHeight w:val="300"/>
        </w:trPr>
        <w:tc>
          <w:tcPr>
            <w:tcW w:w="10064" w:type="dxa"/>
            <w:gridSpan w:val="3"/>
            <w:tcBorders>
              <w:top w:val="nil"/>
              <w:left w:val="single" w:sz="6" w:space="0" w:color="D9D9D9"/>
              <w:bottom w:val="nil"/>
              <w:right w:val="single" w:sz="6" w:space="0" w:color="D9D9D9"/>
            </w:tcBorders>
          </w:tcPr>
          <w:p w14:paraId="5A6325BD" w14:textId="77777777" w:rsidR="00274BBF" w:rsidRPr="00274BBF" w:rsidRDefault="004A717B" w:rsidP="004A717B">
            <w:pPr>
              <w:rPr>
                <w:b/>
                <w:bCs/>
                <w:color w:val="025453"/>
              </w:rPr>
            </w:pPr>
            <w:r>
              <w:rPr>
                <w:b/>
                <w:bCs/>
                <w:color w:val="025453"/>
              </w:rPr>
              <w:t>Impact</w:t>
            </w:r>
          </w:p>
        </w:tc>
      </w:tr>
      <w:tr w:rsidR="00274BBF" w:rsidRPr="00F475ED" w14:paraId="3EDDB652" w14:textId="77777777" w:rsidTr="00FA6048">
        <w:trPr>
          <w:trHeight w:val="300"/>
        </w:trPr>
        <w:tc>
          <w:tcPr>
            <w:tcW w:w="10064" w:type="dxa"/>
            <w:gridSpan w:val="3"/>
            <w:tcBorders>
              <w:top w:val="nil"/>
              <w:left w:val="single" w:sz="6" w:space="0" w:color="D9D9D9"/>
              <w:bottom w:val="nil"/>
              <w:right w:val="single" w:sz="6" w:space="0" w:color="D9D9D9"/>
            </w:tcBorders>
          </w:tcPr>
          <w:p w14:paraId="5D3E6CB8" w14:textId="77777777" w:rsidR="00FA1782" w:rsidRDefault="00000000">
            <w:r>
              <w:t xml:space="preserve">The remote host is affected by a man-in-the-middle (MitM) information disclosure vulnerability known as POODLE. The vulnerability is due to the TLS server not verifying block cipher padding when using a cipher suite that employs a block cipher such as AES and DES. The lack of padding checking can allow encrypted TLS traffic to be decrypted. This vulnerability could allow for the decryption of HTTPS traffic by an unauthorized third party. A MiTM (Man-in-the-Middle) attacker can decrypt a selected byte of a ciphertext in as few as 256 tries if they are able to force a victim application to repeatedly send the same data over newly created SSL 3.0 /TLS 1.0 connections.</w:t>
            </w:r>
          </w:p>
        </w:tc>
      </w:tr>
      <w:tr w:rsidR="00274BBF" w:rsidRPr="00F475ED" w14:paraId="03077962" w14:textId="77777777" w:rsidTr="00FA6048">
        <w:trPr>
          <w:trHeight w:val="300"/>
        </w:trPr>
        <w:tc>
          <w:tcPr>
            <w:tcW w:w="10064" w:type="dxa"/>
            <w:gridSpan w:val="3"/>
            <w:tcBorders>
              <w:top w:val="nil"/>
              <w:left w:val="single" w:sz="6" w:space="0" w:color="D9D9D9"/>
              <w:bottom w:val="nil"/>
              <w:right w:val="single" w:sz="6" w:space="0" w:color="D9D9D9"/>
            </w:tcBorders>
          </w:tcPr>
          <w:p w14:paraId="5AA83BB5" w14:textId="77777777" w:rsidR="00274BBF" w:rsidRPr="00F475ED" w:rsidRDefault="00274BBF" w:rsidP="00274BBF">
            <w:r>
              <w:rPr>
                <w:b/>
                <w:bCs/>
                <w:color w:val="025453"/>
              </w:rPr>
              <w:t>Affected Assets</w:t>
            </w:r>
          </w:p>
        </w:tc>
      </w:tr>
      <w:tr w:rsidR="00274BBF" w:rsidRPr="00F475ED" w14:paraId="2DE28BBB" w14:textId="77777777" w:rsidTr="00FA6048">
        <w:trPr>
          <w:trHeight w:val="300"/>
        </w:trPr>
        <w:tc>
          <w:tcPr>
            <w:tcW w:w="10064" w:type="dxa"/>
            <w:gridSpan w:val="3"/>
            <w:tcBorders>
              <w:top w:val="nil"/>
              <w:left w:val="single" w:sz="6" w:space="0" w:color="D9D9D9"/>
              <w:bottom w:val="nil"/>
              <w:right w:val="single" w:sz="6" w:space="0" w:color="D9D9D9"/>
            </w:tcBorders>
          </w:tcPr>
          <w:p w14:paraId="50C843EC" w14:textId="77777777" w:rsidR="00FA1782" w:rsidRDefault="00000000">
            <w:r>
              <w:rPr>
                <w:color w:val="000000"/>
              </w:rPr>
              <w:t>52.73.186.125:443</w:t>
            </w:r>
          </w:p>
        </w:tc>
      </w:tr>
      <w:tr w:rsidR="004A717B" w:rsidRPr="00F475ED" w14:paraId="03A4C5BF" w14:textId="77777777" w:rsidTr="00FA6048">
        <w:trPr>
          <w:trHeight w:val="300"/>
        </w:trPr>
        <w:tc>
          <w:tcPr>
            <w:tcW w:w="10064" w:type="dxa"/>
            <w:gridSpan w:val="3"/>
            <w:tcBorders>
              <w:top w:val="nil"/>
              <w:left w:val="single" w:sz="6" w:space="0" w:color="D9D9D9"/>
              <w:bottom w:val="nil"/>
              <w:right w:val="single" w:sz="6" w:space="0" w:color="D9D9D9"/>
            </w:tcBorders>
          </w:tcPr>
          <w:p w14:paraId="67174AFD" w14:textId="77777777" w:rsidR="00712522" w:rsidRDefault="00000000">
            <w:r>
              <w:rPr>
                <w:b/>
                <w:bCs/>
                <w:color w:val="025453"/>
              </w:rPr>
              <w:t>Replication Steps</w:t>
            </w:r>
          </w:p>
        </w:tc>
      </w:tr>
      <w:tr w:rsidR="00E80F05" w:rsidRPr="00F475ED" w14:paraId="7EB71B01" w14:textId="77777777" w:rsidTr="00FA6048">
        <w:trPr>
          <w:trHeight w:val="300"/>
        </w:trPr>
        <w:tc>
          <w:tcPr>
            <w:tcW w:w="10064" w:type="dxa"/>
            <w:gridSpan w:val="3"/>
            <w:tcBorders>
              <w:top w:val="nil"/>
              <w:left w:val="single" w:sz="6" w:space="0" w:color="D9D9D9"/>
              <w:bottom w:val="nil"/>
              <w:right w:val="single" w:sz="6" w:space="0" w:color="D9D9D9"/>
            </w:tcBorders>
          </w:tcPr>
          <w:p w14:paraId="6342F133" w14:textId="77777777" w:rsidR="00712522" w:rsidRDefault="00000000">
            <w:r>
              <w:t xml:space="preserve">Cyderes used the Nmap ssl-poodle NSE script against 52.73.186.125:443 and confirmed the service was vulnerable to the POODLE padding-oracle attack tracked as CVE-2014-3566.</w:t>
            </w:r>
          </w:p>
          <w:p w14:paraId="1A2C0FF1" w14:textId="77777777" w:rsidR="00712522" w:rsidRDefault="00000000">
            <w:pPr>
              <w:jc w:val="center"/>
            </w:pPr>
            <w:r>
              <w:rPr>
                <w:noProof/>
              </w:rPr>
              <w:lastRenderedPageBreak/>
              <w:drawing>
                <wp:inline distT="0" distB="0" distL="0" distR="0" wp14:anchorId="3B95CCCE" wp14:editId="7CDEBCB2">
                  <wp:extent cx="4846320" cy="2960822"/>
                  <wp:effectExtent l="12700" t="12700" r="12700" b="12700"/>
                  <wp:docPr id="2092834949" name="Picture 2092834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4846320" cy="2960822"/>
                          </a:xfrm>
                          <a:prstGeom prst="rect">
                            <a:avLst/>
                          </a:prstGeom>
                          <a:ln w="12700">
                            <a:solidFill>
                              <a:srgbClr val="000000"/>
                            </a:solidFill>
                          </a:ln>
                        </pic:spPr>
                      </pic:pic>
                    </a:graphicData>
                  </a:graphic>
                </wp:inline>
              </w:drawing>
            </w:r>
          </w:p>
          <w:p w14:paraId="276C3EEF" w14:textId="77777777" w:rsidR="00712522" w:rsidRDefault="00000000">
            <w:pPr>
              <w:pStyle w:val="Caption2"/>
            </w:pPr>
            <w:r>
              <w:t xml:space="preserve">Figure </w:t>
            </w:r>
            <w:r>
              <w:rPr>
                <w:i w:val="0"/>
              </w:rPr>
              <w:fldChar w:fldCharType="begin"/>
            </w:r>
            <w:r>
              <w:instrText>SEQ Figure  \* ARABIC</w:instrText>
            </w:r>
            <w:r>
              <w:rPr>
                <w:i w:val="0"/>
              </w:rPr>
              <w:fldChar w:fldCharType="separate"/>
            </w:r>
            <w:r>
              <w:rPr>
                <w:noProof/>
              </w:rPr>
              <w:t>91</w:t>
            </w:r>
            <w:r>
              <w:rPr>
                <w:i w:val="0"/>
              </w:rPr>
              <w:fldChar w:fldCharType="end"/>
            </w:r>
            <w:r>
              <w:t xml:space="preserve"> : POODLE Padding Oracle Vulnerability</w:t>
            </w:r>
          </w:p>
        </w:tc>
      </w:tr>
      <w:tr w:rsidR="004A717B" w:rsidRPr="00F475ED" w14:paraId="35EFBA06" w14:textId="77777777" w:rsidTr="00FA6048">
        <w:trPr>
          <w:trHeight w:val="300"/>
        </w:trPr>
        <w:tc>
          <w:tcPr>
            <w:tcW w:w="10064" w:type="dxa"/>
            <w:gridSpan w:val="3"/>
            <w:tcBorders>
              <w:top w:val="nil"/>
              <w:left w:val="single" w:sz="6" w:space="0" w:color="D9D9D9"/>
              <w:bottom w:val="nil"/>
              <w:right w:val="single" w:sz="6" w:space="0" w:color="D9D9D9"/>
            </w:tcBorders>
          </w:tcPr>
          <w:p w14:paraId="519400CE" w14:textId="77777777" w:rsidR="004A717B" w:rsidRPr="00DC3897" w:rsidRDefault="004A717B" w:rsidP="00F475ED">
            <w:pPr>
              <w:rPr>
                <w:b/>
                <w:bCs/>
                <w:color w:val="025453"/>
              </w:rPr>
            </w:pPr>
            <w:r>
              <w:rPr>
                <w:b/>
                <w:bCs/>
                <w:color w:val="025453"/>
              </w:rPr>
              <w:lastRenderedPageBreak/>
              <w:t>Recommendations </w:t>
            </w:r>
          </w:p>
        </w:tc>
      </w:tr>
      <w:tr w:rsidR="00E80F05" w:rsidRPr="00F475ED" w14:paraId="156AB7BE" w14:textId="77777777" w:rsidTr="00FA6048">
        <w:trPr>
          <w:trHeight w:val="300"/>
        </w:trPr>
        <w:tc>
          <w:tcPr>
            <w:tcW w:w="10064" w:type="dxa"/>
            <w:gridSpan w:val="3"/>
            <w:tcBorders>
              <w:top w:val="nil"/>
              <w:left w:val="single" w:sz="6" w:space="0" w:color="D9D9D9"/>
              <w:bottom w:val="nil"/>
              <w:right w:val="single" w:sz="6" w:space="0" w:color="D9D9D9"/>
            </w:tcBorders>
          </w:tcPr>
          <w:p w14:paraId="48C05431" w14:textId="77777777" w:rsidR="00FA1782" w:rsidRDefault="00000000" w:rsidP="00DA3F03">
            <w:r>
              <w:t xml:space="preserve">Windows: The remote servers supports SSLv3/TLS 1.0 with at least one CBC cipher suite, indicating that these servers were vulnerable. It also appears that TLS 1.1 and TLS 1.2 is supported on servers. However, the Fallback SCSV mechanism was not supported which allowed connections to be "rolled back" to SSLv3. Linux: The remote host is affected by a man-in-the-middle (MitM) information disclosure vulnerability known as POODLE. The vulnerability is due to the TLS server not verifying block cipher padding when using a cipher suite that employs a block cipher such as AES and DES. The lack of padding checking can allow encrypted TLS traffic to be decrypted. This vulnerability could allow for the decryption of HTTPS traffic by an unauthorized third party. A MiTM (Man-in-the-Middle) attacker can decrypt a selected byte of a ciphertext in as few as 256 tries if they are able to force a victim application to repeatedly send the same data over newly created SSL 3.0 /TLS 1.0 connections.</w:t>
            </w:r>
          </w:p>
        </w:tc>
      </w:tr>
      <w:tr w:rsidR="00F475ED" w:rsidRPr="00F475ED" w14:paraId="37C6D394" w14:textId="77777777" w:rsidTr="00FA6048">
        <w:trPr>
          <w:trHeight w:val="300"/>
        </w:trPr>
        <w:tc>
          <w:tcPr>
            <w:tcW w:w="10064" w:type="dxa"/>
            <w:gridSpan w:val="3"/>
            <w:tcBorders>
              <w:top w:val="nil"/>
              <w:left w:val="single" w:sz="6" w:space="0" w:color="D9D9D9"/>
              <w:bottom w:val="nil"/>
              <w:right w:val="single" w:sz="6" w:space="0" w:color="D9D9D9"/>
            </w:tcBorders>
            <w:hideMark/>
          </w:tcPr>
          <w:p w14:paraId="3A17A2A1" w14:textId="77777777" w:rsidR="00F475ED" w:rsidRPr="00F475ED" w:rsidRDefault="00F475ED" w:rsidP="00F475ED">
            <w:pPr>
              <w:rPr>
                <w:b/>
                <w:bCs/>
              </w:rPr>
            </w:pPr>
            <w:r>
              <w:rPr>
                <w:b/>
                <w:bCs/>
                <w:color w:val="025453"/>
              </w:rPr>
              <w:t>Reference </w:t>
            </w:r>
          </w:p>
        </w:tc>
      </w:tr>
      <w:tr w:rsidR="00F475ED" w:rsidRPr="00F475ED" w14:paraId="1331DF37" w14:textId="77777777" w:rsidTr="00FA6048">
        <w:trPr>
          <w:trHeight w:val="300"/>
        </w:trPr>
        <w:tc>
          <w:tcPr>
            <w:tcW w:w="10064" w:type="dxa"/>
            <w:gridSpan w:val="3"/>
            <w:tcBorders>
              <w:top w:val="nil"/>
              <w:left w:val="single" w:sz="6" w:space="0" w:color="D9D9D9"/>
              <w:bottom w:val="single" w:sz="6" w:space="0" w:color="D9D9D9"/>
              <w:right w:val="single" w:sz="6" w:space="0" w:color="D9D9D9"/>
            </w:tcBorders>
            <w:hideMark/>
          </w:tcPr>
          <w:p w14:paraId="61AFAD7B" w14:textId="77777777" w:rsidR="00FA1782" w:rsidRDefault="00000000">
            <w:r>
              <w:t>https://support.microsoft.com/en-in/help/245030/how-to-restrict-the-use-of-certain-cryptographic-algorithms-and-protoc http://httpd.apache.org/docs/2.0/mod/mod_ssl.html#sslproxyciphersuite https://www.digicert.com/ssl-support/apache-disabling-ssl-v3.htm</w:t>
            </w:r>
          </w:p>
          <w:p w14:paraId="2B9F23EC" w14:textId="77777777" w:rsidR="00FA1782" w:rsidRDefault="00000000">
            <w:r>
              <w:t>https://learn.microsoft.com/en-us/windows-server/security/tls/tls-registry-settings</w:t>
            </w:r>
          </w:p>
        </w:tc>
      </w:tr>
    </w:tbl>
    <w:p w14:paraId="7B4D0995" w14:textId="77777777" w:rsidR="00712522" w:rsidRDefault="00000000">
      <w:r>
        <w:br w:type="page"/>
      </w:r>
    </w:p>
    <w:tbl>
      <w:tblPr>
        <w:tblW w:w="10064"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1977"/>
        <w:gridCol w:w="6055"/>
        <w:gridCol w:w="2032"/>
      </w:tblGrid>
      <w:tr w:rsidR="00F475ED" w:rsidRPr="00F475ED" w14:paraId="4ED03346" w14:textId="77777777" w:rsidTr="005C0267">
        <w:trPr>
          <w:trHeight w:val="300"/>
        </w:trPr>
        <w:tc>
          <w:tcPr>
            <w:tcW w:w="1977" w:type="dxa"/>
            <w:tcBorders>
              <w:top w:val="single" w:sz="6" w:space="0" w:color="D9D9D9"/>
              <w:left w:val="single" w:sz="6" w:space="0" w:color="D9D9D9"/>
              <w:bottom w:val="nil"/>
              <w:right w:val="nil"/>
            </w:tcBorders>
            <w:shd w:val="clear" w:color="auto" w:fill="E1FD95"/>
            <w:hideMark/>
          </w:tcPr>
          <w:p w14:paraId="557599B4" w14:textId="77777777" w:rsidR="00F475ED" w:rsidRPr="00F475ED" w:rsidRDefault="00F475ED" w:rsidP="00F475ED">
            <w:pPr>
              <w:rPr>
                <w:b/>
              </w:rPr>
            </w:pPr>
            <w:r>
              <w:rPr>
                <w:b/>
              </w:rPr>
              <w:lastRenderedPageBreak/>
              <w:t>EXT-011</w:t>
            </w:r>
          </w:p>
        </w:tc>
        <w:tc>
          <w:tcPr>
            <w:tcW w:w="6055" w:type="dxa"/>
            <w:tcBorders>
              <w:top w:val="single" w:sz="6" w:space="0" w:color="D9D9D9"/>
              <w:left w:val="nil"/>
              <w:bottom w:val="nil"/>
              <w:right w:val="nil"/>
            </w:tcBorders>
            <w:shd w:val="clear" w:color="auto" w:fill="E1FD95"/>
            <w:hideMark/>
          </w:tcPr>
          <w:p w14:paraId="1B9682E8" w14:textId="77777777" w:rsidR="00F475ED" w:rsidRPr="00F475ED" w:rsidRDefault="00F475ED" w:rsidP="00F475ED">
            <w:pPr>
              <w:rPr>
                <w:b/>
              </w:rPr>
            </w:pPr>
            <w:r>
              <w:rPr>
                <w:b/>
              </w:rPr>
              <w:t>Missing Security-Related Headers</w:t>
            </w:r>
          </w:p>
        </w:tc>
        <w:tc>
          <w:tcPr>
            <w:tcW w:w="2032" w:type="dxa"/>
            <w:tcBorders>
              <w:top w:val="single" w:sz="6" w:space="0" w:color="D9D9D9"/>
              <w:left w:val="nil"/>
              <w:bottom w:val="nil"/>
              <w:right w:val="single" w:sz="6" w:space="0" w:color="D9D9D9"/>
            </w:tcBorders>
            <w:shd w:val="clear" w:color="auto" w:fill="7FDBFF"/>
            <w:vAlign w:val="center"/>
            <w:hideMark/>
          </w:tcPr>
          <w:p w14:paraId="7828C310" w14:textId="77777777" w:rsidR="00F475ED" w:rsidRPr="00F475ED" w:rsidRDefault="00F475ED" w:rsidP="00FA6048">
            <w:pPr>
              <w:jc w:val="center"/>
            </w:pPr>
            <w:r>
              <w:rPr>
                <w:b/>
                <w:bCs/>
                <w:color w:val="FFFFFF" w:themeColor="background1"/>
              </w:rPr>
              <w:t>Low</w:t>
            </w:r>
          </w:p>
        </w:tc>
      </w:tr>
      <w:tr w:rsidR="00F475ED" w:rsidRPr="00F475ED" w14:paraId="0E9D831A" w14:textId="77777777" w:rsidTr="00FA6048">
        <w:trPr>
          <w:trHeight w:val="300"/>
        </w:trPr>
        <w:tc>
          <w:tcPr>
            <w:tcW w:w="10064" w:type="dxa"/>
            <w:gridSpan w:val="3"/>
            <w:tcBorders>
              <w:top w:val="nil"/>
              <w:left w:val="single" w:sz="6" w:space="0" w:color="D9D9D9"/>
              <w:bottom w:val="nil"/>
              <w:right w:val="single" w:sz="6" w:space="0" w:color="D9D9D9"/>
            </w:tcBorders>
            <w:hideMark/>
          </w:tcPr>
          <w:p w14:paraId="244BE504" w14:textId="77777777" w:rsidR="00F475ED" w:rsidRPr="004A717B" w:rsidRDefault="00F475ED" w:rsidP="00F475ED">
            <w:pPr>
              <w:rPr>
                <w:b/>
                <w:bCs/>
                <w:color w:val="025453"/>
              </w:rPr>
            </w:pPr>
            <w:r>
              <w:rPr>
                <w:b/>
                <w:bCs/>
                <w:color w:val="025453"/>
              </w:rPr>
              <w:t>Description</w:t>
            </w:r>
          </w:p>
        </w:tc>
      </w:tr>
      <w:tr w:rsidR="004A717B" w:rsidRPr="00F475ED" w14:paraId="6901AD32" w14:textId="77777777" w:rsidTr="00FA6048">
        <w:trPr>
          <w:trHeight w:val="300"/>
        </w:trPr>
        <w:tc>
          <w:tcPr>
            <w:tcW w:w="10064" w:type="dxa"/>
            <w:gridSpan w:val="3"/>
            <w:tcBorders>
              <w:top w:val="nil"/>
              <w:left w:val="single" w:sz="6" w:space="0" w:color="D9D9D9"/>
              <w:bottom w:val="nil"/>
              <w:right w:val="single" w:sz="6" w:space="0" w:color="D9D9D9"/>
            </w:tcBorders>
          </w:tcPr>
          <w:p w14:paraId="4BBB3C35" w14:textId="77777777" w:rsidR="00AE2714" w:rsidRDefault="00000000">
            <w:r>
              <w:t>The application did not implement certain HTTP security headers, which may help protect the application against attacks, including Cross-site Scripting (XSS).</w:t>
            </w:r>
          </w:p>
        </w:tc>
      </w:tr>
      <w:tr w:rsidR="004A717B" w:rsidRPr="00F475ED" w14:paraId="3AACEC77" w14:textId="77777777" w:rsidTr="00FA6048">
        <w:trPr>
          <w:trHeight w:val="300"/>
        </w:trPr>
        <w:tc>
          <w:tcPr>
            <w:tcW w:w="10064" w:type="dxa"/>
            <w:gridSpan w:val="3"/>
            <w:tcBorders>
              <w:top w:val="nil"/>
              <w:left w:val="single" w:sz="6" w:space="0" w:color="D9D9D9"/>
              <w:bottom w:val="nil"/>
              <w:right w:val="single" w:sz="6" w:space="0" w:color="D9D9D9"/>
            </w:tcBorders>
          </w:tcPr>
          <w:p w14:paraId="005E3F3E" w14:textId="77777777" w:rsidR="00274BBF" w:rsidRPr="00274BBF" w:rsidRDefault="004A717B" w:rsidP="004A717B">
            <w:pPr>
              <w:rPr>
                <w:b/>
                <w:bCs/>
                <w:color w:val="025453"/>
              </w:rPr>
            </w:pPr>
            <w:r>
              <w:rPr>
                <w:b/>
                <w:bCs/>
                <w:color w:val="025453"/>
              </w:rPr>
              <w:t>Impact</w:t>
            </w:r>
          </w:p>
        </w:tc>
      </w:tr>
      <w:tr w:rsidR="00274BBF" w:rsidRPr="00F475ED" w14:paraId="50C38D88" w14:textId="77777777" w:rsidTr="00FA6048">
        <w:trPr>
          <w:trHeight w:val="300"/>
        </w:trPr>
        <w:tc>
          <w:tcPr>
            <w:tcW w:w="10064" w:type="dxa"/>
            <w:gridSpan w:val="3"/>
            <w:tcBorders>
              <w:top w:val="nil"/>
              <w:left w:val="single" w:sz="6" w:space="0" w:color="D9D9D9"/>
              <w:bottom w:val="nil"/>
              <w:right w:val="single" w:sz="6" w:space="0" w:color="D9D9D9"/>
            </w:tcBorders>
          </w:tcPr>
          <w:p w14:paraId="16F85AE4" w14:textId="77777777" w:rsidR="00AE2714" w:rsidRDefault="00000000">
            <w:r>
              <w:t>The application does not implement recommended HTTP security headers (such as Strict-Transport-Security (HSTS) or X-Content-Type-Options). This does not directly compromise the host but removes browser-enforced protections against attacks, such as clickjacking, MIME-type sniffing, and protocol downgrade, increasing exposure if a client-side vulnerability is later identified.</w:t>
            </w:r>
          </w:p>
        </w:tc>
      </w:tr>
      <w:tr w:rsidR="00274BBF" w:rsidRPr="00F475ED" w14:paraId="60EF2229" w14:textId="77777777" w:rsidTr="00FA6048">
        <w:trPr>
          <w:trHeight w:val="300"/>
        </w:trPr>
        <w:tc>
          <w:tcPr>
            <w:tcW w:w="10064" w:type="dxa"/>
            <w:gridSpan w:val="3"/>
            <w:tcBorders>
              <w:top w:val="nil"/>
              <w:left w:val="single" w:sz="6" w:space="0" w:color="D9D9D9"/>
              <w:bottom w:val="nil"/>
              <w:right w:val="single" w:sz="6" w:space="0" w:color="D9D9D9"/>
            </w:tcBorders>
          </w:tcPr>
          <w:p w14:paraId="791976CA" w14:textId="77777777" w:rsidR="00274BBF" w:rsidRPr="00F475ED" w:rsidRDefault="00274BBF" w:rsidP="00274BBF">
            <w:r>
              <w:rPr>
                <w:b/>
                <w:bCs/>
                <w:color w:val="025453"/>
              </w:rPr>
              <w:t>Affected Assets</w:t>
            </w:r>
          </w:p>
        </w:tc>
      </w:tr>
      <w:tr w:rsidR="00274BBF" w:rsidRPr="00F475ED" w14:paraId="4A8D5FB9" w14:textId="77777777" w:rsidTr="00FA6048">
        <w:trPr>
          <w:trHeight w:val="300"/>
        </w:trPr>
        <w:tc>
          <w:tcPr>
            <w:tcW w:w="10064" w:type="dxa"/>
            <w:gridSpan w:val="3"/>
            <w:tcBorders>
              <w:top w:val="nil"/>
              <w:left w:val="single" w:sz="6" w:space="0" w:color="D9D9D9"/>
              <w:bottom w:val="nil"/>
              <w:right w:val="single" w:sz="6" w:space="0" w:color="D9D9D9"/>
            </w:tcBorders>
          </w:tcPr>
          <w:p w14:paraId="50FE659F" w14:textId="77777777" w:rsidR="00AE2714" w:rsidRDefault="00000000">
            <w:pPr>
              <w:pStyle w:val="ListParagraph"/>
              <w:numPr>
                <w:ilvl w:val="0"/>
                <w:numId w:val="27"/>
              </w:numPr>
            </w:pPr>
            <w:r>
              <w:t xml:space="preserve">Refer Appendix: </w:t>
            </w:r>
            <w:hyperlink w:anchor="_Toc244019900" w:history="1">
              <w:r>
                <w:rPr>
                  <w:rStyle w:val="Hyperlink"/>
                </w:rPr>
                <w:t>Missing Security Headers by IP</w:t>
              </w:r>
            </w:hyperlink>
          </w:p>
        </w:tc>
      </w:tr>
      <w:tr w:rsidR="004A717B" w:rsidRPr="00F475ED" w14:paraId="4AB1BA26" w14:textId="77777777" w:rsidTr="00FA6048">
        <w:trPr>
          <w:trHeight w:val="300"/>
        </w:trPr>
        <w:tc>
          <w:tcPr>
            <w:tcW w:w="10064" w:type="dxa"/>
            <w:gridSpan w:val="3"/>
            <w:tcBorders>
              <w:top w:val="nil"/>
              <w:left w:val="single" w:sz="6" w:space="0" w:color="D9D9D9"/>
              <w:bottom w:val="nil"/>
              <w:right w:val="single" w:sz="6" w:space="0" w:color="D9D9D9"/>
            </w:tcBorders>
          </w:tcPr>
          <w:p w14:paraId="2C9E29AE" w14:textId="77777777" w:rsidR="00712522" w:rsidRDefault="00000000">
            <w:r>
              <w:rPr>
                <w:b/>
                <w:bCs/>
                <w:color w:val="025453"/>
              </w:rPr>
              <w:t>Replication Steps</w:t>
            </w:r>
          </w:p>
        </w:tc>
      </w:tr>
      <w:tr w:rsidR="00E80F05" w:rsidRPr="00F475ED" w14:paraId="64B7A799" w14:textId="77777777" w:rsidTr="00FA6048">
        <w:trPr>
          <w:trHeight w:val="300"/>
        </w:trPr>
        <w:tc>
          <w:tcPr>
            <w:tcW w:w="10064" w:type="dxa"/>
            <w:gridSpan w:val="3"/>
            <w:tcBorders>
              <w:top w:val="nil"/>
              <w:left w:val="single" w:sz="6" w:space="0" w:color="D9D9D9"/>
              <w:bottom w:val="nil"/>
              <w:right w:val="single" w:sz="6" w:space="0" w:color="D9D9D9"/>
            </w:tcBorders>
          </w:tcPr>
          <w:p w14:paraId="1F3F17A7" w14:textId="77777777" w:rsidR="00AE2714" w:rsidRDefault="00000000">
            <w:r>
              <w:t xml:space="preserve">Cyderes used Shcheck to assess the HTTP security headers of the identified web services and observed multiple security headers missing on the identified hosts. The missing headers for each host are listed in the appendix.</w:t>
            </w:r>
          </w:p>
          <w:p w14:paraId="527B1EF5" w14:textId="77777777" w:rsidR="00712522" w:rsidRDefault="00000000">
            <w:pPr>
              <w:jc w:val="center"/>
            </w:pPr>
            <w:r>
              <w:rPr>
                <w:noProof/>
              </w:rPr>
              <w:lastRenderedPageBreak/>
              <w:drawing>
                <wp:inline distT="0" distB="0" distL="0" distR="0" wp14:anchorId="7D2B7504" wp14:editId="7D2B7505">
                  <wp:extent cx="4094596" cy="4343400"/>
                  <wp:effectExtent l="12700" t="12700" r="12700" b="12700"/>
                  <wp:docPr id="2100000006" name="Picture 21000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70"/>
                          <a:stretch>
                            <a:fillRect/>
                          </a:stretch>
                        </pic:blipFill>
                        <pic:spPr>
                          <a:xfrm>
                            <a:off x="0" y="0"/>
                            <a:ext cx="4094596" cy="4343400"/>
                          </a:xfrm>
                          <a:prstGeom prst="rect">
                            <a:avLst/>
                          </a:prstGeom>
                          <a:ln w="12700">
                            <a:solidFill>
                              <a:srgbClr val="000000"/>
                            </a:solidFill>
                          </a:ln>
                        </pic:spPr>
                      </pic:pic>
                    </a:graphicData>
                  </a:graphic>
                </wp:inline>
              </w:drawing>
            </w:r>
          </w:p>
          <w:p w14:paraId="585F8D2C" w14:textId="77777777" w:rsidR="00AE2714" w:rsidRDefault="00000000">
            <w:pPr>
              <w:pStyle w:val="Caption2"/>
            </w:pPr>
            <w:r>
              <w:t xml:space="preserve">Figure </w:t>
            </w:r>
            <w:r>
              <w:rPr>
                <w:i w:val="0"/>
              </w:rPr>
              <w:fldChar w:fldCharType="begin"/>
            </w:r>
            <w:r>
              <w:instrText>SEQ Figure  \* ARABIC</w:instrText>
            </w:r>
            <w:r>
              <w:rPr>
                <w:i w:val="0"/>
              </w:rPr>
              <w:fldChar w:fldCharType="separate"/>
            </w:r>
            <w:r>
              <w:rPr>
                <w:noProof/>
              </w:rPr>
              <w:t>92</w:t>
            </w:r>
            <w:r>
              <w:rPr>
                <w:i w:val="0"/>
              </w:rPr>
              <w:fldChar w:fldCharType="end"/>
            </w:r>
            <w:r>
              <w:t xml:space="preserve"> : Security Header Assessment</w:t>
            </w:r>
          </w:p>
        </w:tc>
      </w:tr>
      <w:tr w:rsidR="004A717B" w:rsidRPr="00F475ED" w14:paraId="0FC0AA3F" w14:textId="77777777" w:rsidTr="00FA6048">
        <w:trPr>
          <w:trHeight w:val="300"/>
        </w:trPr>
        <w:tc>
          <w:tcPr>
            <w:tcW w:w="10064" w:type="dxa"/>
            <w:gridSpan w:val="3"/>
            <w:tcBorders>
              <w:top w:val="nil"/>
              <w:left w:val="single" w:sz="6" w:space="0" w:color="D9D9D9"/>
              <w:bottom w:val="nil"/>
              <w:right w:val="single" w:sz="6" w:space="0" w:color="D9D9D9"/>
            </w:tcBorders>
          </w:tcPr>
          <w:p w14:paraId="74A597E2" w14:textId="77777777" w:rsidR="004A717B" w:rsidRPr="00DC3897" w:rsidRDefault="004A717B" w:rsidP="00F475ED">
            <w:pPr>
              <w:rPr>
                <w:b/>
                <w:bCs/>
                <w:color w:val="025453"/>
              </w:rPr>
            </w:pPr>
            <w:r>
              <w:rPr>
                <w:b/>
                <w:bCs/>
                <w:color w:val="025453"/>
              </w:rPr>
              <w:lastRenderedPageBreak/>
              <w:t>Recommendations </w:t>
            </w:r>
          </w:p>
        </w:tc>
      </w:tr>
      <w:tr w:rsidR="00E80F05" w:rsidRPr="00F475ED" w14:paraId="5EA1A54C" w14:textId="77777777" w:rsidTr="00FA6048">
        <w:trPr>
          <w:trHeight w:val="300"/>
        </w:trPr>
        <w:tc>
          <w:tcPr>
            <w:tcW w:w="10064" w:type="dxa"/>
            <w:gridSpan w:val="3"/>
            <w:tcBorders>
              <w:top w:val="nil"/>
              <w:left w:val="single" w:sz="6" w:space="0" w:color="D9D9D9"/>
              <w:bottom w:val="nil"/>
              <w:right w:val="single" w:sz="6" w:space="0" w:color="D9D9D9"/>
            </w:tcBorders>
          </w:tcPr>
          <w:p w14:paraId="2EE33CD6" w14:textId="4D2A92B4" w:rsidR="00AE2714" w:rsidRDefault="00000000" w:rsidP="00E5364B">
            <w:pPr>
              <w:pStyle w:val="ListParagraph"/>
              <w:numPr>
                <w:ilvl w:val="0"/>
                <w:numId w:val="27"/>
              </w:numPr>
            </w:pPr>
            <w:r>
              <w:t>Implement the security-related HTTP headers to improve the overall security posture of the application.</w:t>
            </w:r>
          </w:p>
        </w:tc>
      </w:tr>
      <w:tr w:rsidR="00F475ED" w:rsidRPr="00F475ED" w14:paraId="4D64C48A" w14:textId="77777777" w:rsidTr="00FA6048">
        <w:trPr>
          <w:trHeight w:val="300"/>
        </w:trPr>
        <w:tc>
          <w:tcPr>
            <w:tcW w:w="10064" w:type="dxa"/>
            <w:gridSpan w:val="3"/>
            <w:tcBorders>
              <w:top w:val="nil"/>
              <w:left w:val="single" w:sz="6" w:space="0" w:color="D9D9D9"/>
              <w:bottom w:val="nil"/>
              <w:right w:val="single" w:sz="6" w:space="0" w:color="D9D9D9"/>
            </w:tcBorders>
            <w:hideMark/>
          </w:tcPr>
          <w:p w14:paraId="7A4F405A" w14:textId="77777777" w:rsidR="00F475ED" w:rsidRPr="00F475ED" w:rsidRDefault="00F475ED" w:rsidP="00F475ED">
            <w:pPr>
              <w:rPr>
                <w:b/>
                <w:bCs/>
              </w:rPr>
            </w:pPr>
            <w:r>
              <w:rPr>
                <w:b/>
                <w:bCs/>
                <w:color w:val="025453"/>
              </w:rPr>
              <w:t>Reference </w:t>
            </w:r>
          </w:p>
        </w:tc>
      </w:tr>
      <w:tr w:rsidR="00F475ED" w:rsidRPr="00F475ED" w14:paraId="44F8FAAA" w14:textId="77777777" w:rsidTr="00FA6048">
        <w:trPr>
          <w:trHeight w:val="300"/>
        </w:trPr>
        <w:tc>
          <w:tcPr>
            <w:tcW w:w="10064" w:type="dxa"/>
            <w:gridSpan w:val="3"/>
            <w:tcBorders>
              <w:top w:val="nil"/>
              <w:left w:val="single" w:sz="6" w:space="0" w:color="D9D9D9"/>
              <w:bottom w:val="single" w:sz="6" w:space="0" w:color="D9D9D9"/>
              <w:right w:val="single" w:sz="6" w:space="0" w:color="D9D9D9"/>
            </w:tcBorders>
            <w:hideMark/>
          </w:tcPr>
          <w:p w14:paraId="2DD4C81D" w14:textId="77777777" w:rsidR="00AE2714" w:rsidRDefault="00000000">
            <w:pPr>
              <w:pStyle w:val="ListParagraph"/>
              <w:numPr>
                <w:ilvl w:val="0"/>
                <w:numId w:val="28"/>
              </w:numPr>
            </w:pPr>
            <w:r>
              <w:t>https://cheatsheetseries.owasp.org/cheatsheets/HTTP_Headers_Cheat_Sheet.html</w:t>
            </w:r>
          </w:p>
          <w:p w14:paraId="570DBC2D" w14:textId="77777777" w:rsidR="00AE2714" w:rsidRDefault="00AE2714"/>
        </w:tc>
      </w:tr>
    </w:tbl>
    <w:p w14:paraId="1EB53050" w14:textId="77777777" w:rsidR="00712522" w:rsidRDefault="00000000">
      <w:r>
        <w:br w:type="page"/>
      </w:r>
    </w:p>
    <w:tbl>
      <w:tblPr>
        <w:tblW w:w="10064"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1977"/>
        <w:gridCol w:w="6055"/>
        <w:gridCol w:w="2032"/>
      </w:tblGrid>
      <w:tr w:rsidR="00F475ED" w:rsidRPr="00F475ED" w14:paraId="1FD0DD60" w14:textId="77777777" w:rsidTr="005C0267">
        <w:trPr>
          <w:trHeight w:val="300"/>
        </w:trPr>
        <w:tc>
          <w:tcPr>
            <w:tcW w:w="1977" w:type="dxa"/>
            <w:tcBorders>
              <w:top w:val="single" w:sz="6" w:space="0" w:color="D9D9D9"/>
              <w:left w:val="single" w:sz="6" w:space="0" w:color="D9D9D9"/>
              <w:bottom w:val="nil"/>
              <w:right w:val="nil"/>
            </w:tcBorders>
            <w:shd w:val="clear" w:color="auto" w:fill="E1FD95"/>
            <w:hideMark/>
          </w:tcPr>
          <w:p w14:paraId="280B3DC3" w14:textId="77777777" w:rsidR="00F475ED" w:rsidRPr="00F475ED" w:rsidRDefault="00F475ED" w:rsidP="00F475ED">
            <w:pPr>
              <w:rPr>
                <w:b/>
              </w:rPr>
            </w:pPr>
            <w:r>
              <w:rPr>
                <w:b/>
              </w:rPr>
              <w:lastRenderedPageBreak/>
              <w:t>EXT-012</w:t>
            </w:r>
          </w:p>
        </w:tc>
        <w:tc>
          <w:tcPr>
            <w:tcW w:w="6055" w:type="dxa"/>
            <w:tcBorders>
              <w:top w:val="single" w:sz="6" w:space="0" w:color="D9D9D9"/>
              <w:left w:val="nil"/>
              <w:bottom w:val="nil"/>
              <w:right w:val="nil"/>
            </w:tcBorders>
            <w:shd w:val="clear" w:color="auto" w:fill="E1FD95"/>
            <w:hideMark/>
          </w:tcPr>
          <w:p w14:paraId="524D2D5E" w14:textId="77777777" w:rsidR="00F475ED" w:rsidRPr="00F475ED" w:rsidRDefault="00F475ED" w:rsidP="00F475ED">
            <w:pPr>
              <w:rPr>
                <w:b/>
              </w:rPr>
            </w:pPr>
            <w:r>
              <w:rPr>
                <w:b/>
              </w:rPr>
              <w:t>TLS Version 1.0 Protocol Detection</w:t>
            </w:r>
          </w:p>
        </w:tc>
        <w:tc>
          <w:tcPr>
            <w:tcW w:w="2032" w:type="dxa"/>
            <w:tcBorders>
              <w:top w:val="single" w:sz="6" w:space="0" w:color="D9D9D9"/>
              <w:left w:val="nil"/>
              <w:bottom w:val="nil"/>
              <w:right w:val="single" w:sz="6" w:space="0" w:color="D9D9D9"/>
            </w:tcBorders>
            <w:shd w:val="clear" w:color="auto" w:fill="7FDBFF"/>
            <w:vAlign w:val="center"/>
            <w:hideMark/>
          </w:tcPr>
          <w:p w14:paraId="75D24C95" w14:textId="77777777" w:rsidR="00F475ED" w:rsidRPr="00F475ED" w:rsidRDefault="00F475ED" w:rsidP="00FA6048">
            <w:pPr>
              <w:jc w:val="center"/>
            </w:pPr>
            <w:r>
              <w:rPr>
                <w:b/>
                <w:bCs/>
                <w:color w:val="FFFFFF" w:themeColor="background1"/>
              </w:rPr>
              <w:t>Low</w:t>
            </w:r>
          </w:p>
        </w:tc>
      </w:tr>
      <w:tr w:rsidR="00F475ED" w:rsidRPr="00F475ED" w14:paraId="0F2A1A05" w14:textId="77777777" w:rsidTr="00FA6048">
        <w:trPr>
          <w:trHeight w:val="300"/>
        </w:trPr>
        <w:tc>
          <w:tcPr>
            <w:tcW w:w="10064" w:type="dxa"/>
            <w:gridSpan w:val="3"/>
            <w:tcBorders>
              <w:top w:val="nil"/>
              <w:left w:val="single" w:sz="6" w:space="0" w:color="D9D9D9"/>
              <w:bottom w:val="nil"/>
              <w:right w:val="single" w:sz="6" w:space="0" w:color="D9D9D9"/>
            </w:tcBorders>
            <w:hideMark/>
          </w:tcPr>
          <w:p w14:paraId="2AC97F6C" w14:textId="77777777" w:rsidR="00F475ED" w:rsidRPr="004A717B" w:rsidRDefault="00F475ED" w:rsidP="00F475ED">
            <w:pPr>
              <w:rPr>
                <w:b/>
                <w:bCs/>
                <w:color w:val="025453"/>
              </w:rPr>
            </w:pPr>
            <w:r>
              <w:rPr>
                <w:b/>
                <w:bCs/>
                <w:color w:val="025453"/>
              </w:rPr>
              <w:t>Description</w:t>
            </w:r>
          </w:p>
        </w:tc>
      </w:tr>
      <w:tr w:rsidR="004A717B" w:rsidRPr="00F475ED" w14:paraId="0FF32F49" w14:textId="77777777" w:rsidTr="00FA6048">
        <w:trPr>
          <w:trHeight w:val="300"/>
        </w:trPr>
        <w:tc>
          <w:tcPr>
            <w:tcW w:w="10064" w:type="dxa"/>
            <w:gridSpan w:val="3"/>
            <w:tcBorders>
              <w:top w:val="nil"/>
              <w:left w:val="single" w:sz="6" w:space="0" w:color="D9D9D9"/>
              <w:bottom w:val="nil"/>
              <w:right w:val="single" w:sz="6" w:space="0" w:color="D9D9D9"/>
            </w:tcBorders>
          </w:tcPr>
          <w:p w14:paraId="5D34E5BE" w14:textId="77777777" w:rsidR="00FA1782" w:rsidRDefault="00000000">
            <w:r>
              <w:t xml:space="preserve">The remote service accepts connections encrypted using TLS 1.0. TLS 1.0 has a number of cryptographic design flaws. Modern implementations of TLS 1.0 mitigate these problems, but newer versions of TLS like 1.2 and 1.3 are designed against these flaws and should be used whenever possible.</w:t>
            </w:r>
          </w:p>
          <w:p w14:paraId="515E7F24" w14:textId="77777777" w:rsidR="00FA1782" w:rsidRDefault="00000000">
            <w:r>
              <w:t>As of March 31, 2020, Endpoints that aren’t enabled for TLS 1.2 and higher will no longer function properly with major web browsers and major vendors.</w:t>
            </w:r>
          </w:p>
          <w:p w14:paraId="31406F1B" w14:textId="77777777" w:rsidR="00FA1782" w:rsidRDefault="00000000">
            <w:r>
              <w:t>PCI DSS v3.2 requires that TLS 1.0 be disabled entirely by June 30, 2018, except for POS POI terminals (and the SSL/TLS termination points to which they connect) that can be verified as not being susceptible to any known exploits.</w:t>
            </w:r>
          </w:p>
        </w:tc>
      </w:tr>
      <w:tr w:rsidR="004A717B" w:rsidRPr="00F475ED" w14:paraId="1616E0E1" w14:textId="77777777" w:rsidTr="00FA6048">
        <w:trPr>
          <w:trHeight w:val="300"/>
        </w:trPr>
        <w:tc>
          <w:tcPr>
            <w:tcW w:w="10064" w:type="dxa"/>
            <w:gridSpan w:val="3"/>
            <w:tcBorders>
              <w:top w:val="nil"/>
              <w:left w:val="single" w:sz="6" w:space="0" w:color="D9D9D9"/>
              <w:bottom w:val="nil"/>
              <w:right w:val="single" w:sz="6" w:space="0" w:color="D9D9D9"/>
            </w:tcBorders>
          </w:tcPr>
          <w:p w14:paraId="7F69BA24" w14:textId="77777777" w:rsidR="00274BBF" w:rsidRPr="00274BBF" w:rsidRDefault="004A717B" w:rsidP="004A717B">
            <w:pPr>
              <w:rPr>
                <w:b/>
                <w:bCs/>
                <w:color w:val="025453"/>
              </w:rPr>
            </w:pPr>
            <w:r>
              <w:rPr>
                <w:b/>
                <w:bCs/>
                <w:color w:val="025453"/>
              </w:rPr>
              <w:t>Impact</w:t>
            </w:r>
          </w:p>
        </w:tc>
      </w:tr>
      <w:tr w:rsidR="00274BBF" w:rsidRPr="00F475ED" w14:paraId="3CE72F19" w14:textId="77777777" w:rsidTr="00FA6048">
        <w:trPr>
          <w:trHeight w:val="300"/>
        </w:trPr>
        <w:tc>
          <w:tcPr>
            <w:tcW w:w="10064" w:type="dxa"/>
            <w:gridSpan w:val="3"/>
            <w:tcBorders>
              <w:top w:val="nil"/>
              <w:left w:val="single" w:sz="6" w:space="0" w:color="D9D9D9"/>
              <w:bottom w:val="nil"/>
              <w:right w:val="single" w:sz="6" w:space="0" w:color="D9D9D9"/>
            </w:tcBorders>
          </w:tcPr>
          <w:p w14:paraId="06BDDD80" w14:textId="77777777" w:rsidR="00FA1782" w:rsidRDefault="00000000">
            <w:r>
              <w:t>This will allow attacker to sniff the data from network.</w:t>
            </w:r>
          </w:p>
        </w:tc>
      </w:tr>
      <w:tr w:rsidR="00274BBF" w:rsidRPr="00F475ED" w14:paraId="75B69D25" w14:textId="77777777" w:rsidTr="00FA6048">
        <w:trPr>
          <w:trHeight w:val="300"/>
        </w:trPr>
        <w:tc>
          <w:tcPr>
            <w:tcW w:w="10064" w:type="dxa"/>
            <w:gridSpan w:val="3"/>
            <w:tcBorders>
              <w:top w:val="nil"/>
              <w:left w:val="single" w:sz="6" w:space="0" w:color="D9D9D9"/>
              <w:bottom w:val="nil"/>
              <w:right w:val="single" w:sz="6" w:space="0" w:color="D9D9D9"/>
            </w:tcBorders>
          </w:tcPr>
          <w:p w14:paraId="0C06A362" w14:textId="77777777" w:rsidR="00274BBF" w:rsidRPr="00F475ED" w:rsidRDefault="00274BBF" w:rsidP="00274BBF">
            <w:r>
              <w:rPr>
                <w:b/>
                <w:bCs/>
                <w:color w:val="025453"/>
              </w:rPr>
              <w:t>Affected Assets</w:t>
            </w:r>
          </w:p>
        </w:tc>
      </w:tr>
      <w:tr w:rsidR="00274BBF" w:rsidRPr="00F475ED" w14:paraId="1427402C" w14:textId="77777777" w:rsidTr="00FA6048">
        <w:trPr>
          <w:trHeight w:val="300"/>
        </w:trPr>
        <w:tc>
          <w:tcPr>
            <w:tcW w:w="10064" w:type="dxa"/>
            <w:gridSpan w:val="3"/>
            <w:tcBorders>
              <w:top w:val="nil"/>
              <w:left w:val="single" w:sz="6" w:space="0" w:color="D9D9D9"/>
              <w:bottom w:val="nil"/>
              <w:right w:val="single" w:sz="6" w:space="0" w:color="D9D9D9"/>
            </w:tcBorders>
          </w:tcPr>
          <w:p w14:paraId="79B79DA2" w14:textId="77777777" w:rsidR="00AE2714" w:rsidRDefault="00000000">
            <w:pPr>
              <w:pStyle w:val="ListParagraph"/>
              <w:numPr>
                <w:ilvl w:val="0"/>
                <w:numId w:val="27"/>
              </w:numPr>
            </w:pPr>
            <w:r>
              <w:t xml:space="preserve">Refer Appendix: </w:t>
            </w:r>
            <w:hyperlink w:anchor="_Toc244019913" w:history="1">
              <w:r>
                <w:rPr>
                  <w:rStyle w:val="Hyperlink"/>
                </w:rPr>
                <w:t>TLS Version 1.0 Protocol Detection</w:t>
              </w:r>
            </w:hyperlink>
          </w:p>
        </w:tc>
      </w:tr>
      <w:tr w:rsidR="004A717B" w:rsidRPr="00F475ED" w14:paraId="5CF1ECEA" w14:textId="77777777" w:rsidTr="00FA6048">
        <w:trPr>
          <w:trHeight w:val="300"/>
        </w:trPr>
        <w:tc>
          <w:tcPr>
            <w:tcW w:w="10064" w:type="dxa"/>
            <w:gridSpan w:val="3"/>
            <w:tcBorders>
              <w:top w:val="nil"/>
              <w:left w:val="single" w:sz="6" w:space="0" w:color="D9D9D9"/>
              <w:bottom w:val="nil"/>
              <w:right w:val="single" w:sz="6" w:space="0" w:color="D9D9D9"/>
            </w:tcBorders>
          </w:tcPr>
          <w:p w14:paraId="40D59640" w14:textId="77777777" w:rsidR="00712522" w:rsidRDefault="00000000">
            <w:r>
              <w:rPr>
                <w:b/>
                <w:bCs/>
                <w:color w:val="025453"/>
              </w:rPr>
              <w:t>Replication Steps</w:t>
            </w:r>
          </w:p>
        </w:tc>
      </w:tr>
      <w:tr w:rsidR="00E80F05" w:rsidRPr="00F475ED" w14:paraId="2F325BC7" w14:textId="77777777" w:rsidTr="00FA6048">
        <w:trPr>
          <w:trHeight w:val="300"/>
        </w:trPr>
        <w:tc>
          <w:tcPr>
            <w:tcW w:w="10064" w:type="dxa"/>
            <w:gridSpan w:val="3"/>
            <w:tcBorders>
              <w:top w:val="nil"/>
              <w:left w:val="single" w:sz="6" w:space="0" w:color="D9D9D9"/>
              <w:bottom w:val="nil"/>
              <w:right w:val="single" w:sz="6" w:space="0" w:color="D9D9D9"/>
            </w:tcBorders>
          </w:tcPr>
          <w:p w14:paraId="481ABAC7" w14:textId="77777777" w:rsidR="00712522" w:rsidRDefault="00000000">
            <w:r>
              <w:t xml:space="preserve">Cyderes used the Nmap ssl-enum-ciphers NSE script and sslscan against 52.7.151.139:443 and confirmed the deprecated TLS 1.0 protocol was negotiable. TLS 1.0 is deprecated by RFC 8996 and is a precondition for the BEAST attack.</w:t>
            </w:r>
          </w:p>
          <w:p w14:paraId="447C421A" w14:textId="77777777" w:rsidR="00712522" w:rsidRDefault="00000000">
            <w:pPr>
              <w:jc w:val="center"/>
            </w:pPr>
            <w:r>
              <w:rPr>
                <w:noProof/>
              </w:rPr>
              <w:lastRenderedPageBreak/>
              <w:drawing>
                <wp:inline distT="0" distB="0" distL="0" distR="0" wp14:anchorId="07F9F75F" wp14:editId="1B93B0FC">
                  <wp:extent cx="4846320" cy="3646457"/>
                  <wp:effectExtent l="12700" t="12700" r="12700" b="12700"/>
                  <wp:docPr id="2092834950" name="Picture 2092834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4"/>
                          <a:stretch>
                            <a:fillRect/>
                          </a:stretch>
                        </pic:blipFill>
                        <pic:spPr>
                          <a:xfrm>
                            <a:off x="0" y="0"/>
                            <a:ext cx="4846320" cy="3646457"/>
                          </a:xfrm>
                          <a:prstGeom prst="rect">
                            <a:avLst/>
                          </a:prstGeom>
                          <a:ln w="12700">
                            <a:solidFill>
                              <a:srgbClr val="000000"/>
                            </a:solidFill>
                          </a:ln>
                        </pic:spPr>
                      </pic:pic>
                    </a:graphicData>
                  </a:graphic>
                </wp:inline>
              </w:drawing>
            </w:r>
          </w:p>
          <w:p w14:paraId="6E00C92B" w14:textId="77777777" w:rsidR="00712522" w:rsidRDefault="00000000">
            <w:pPr>
              <w:pStyle w:val="Caption2"/>
            </w:pPr>
            <w:r>
              <w:t xml:space="preserve">Figure </w:t>
            </w:r>
            <w:r>
              <w:rPr>
                <w:i w:val="0"/>
              </w:rPr>
              <w:fldChar w:fldCharType="begin"/>
            </w:r>
            <w:r>
              <w:instrText>SEQ Figure  \* ARABIC</w:instrText>
            </w:r>
            <w:r>
              <w:rPr>
                <w:i w:val="0"/>
              </w:rPr>
              <w:fldChar w:fldCharType="separate"/>
            </w:r>
            <w:r>
              <w:rPr>
                <w:noProof/>
              </w:rPr>
              <w:t>93</w:t>
            </w:r>
            <w:r>
              <w:rPr>
                <w:i w:val="0"/>
              </w:rPr>
              <w:fldChar w:fldCharType="end"/>
            </w:r>
            <w:r>
              <w:t xml:space="preserve"> : TLS 1.0 Negotiable - 52.7.151.139</w:t>
            </w:r>
          </w:p>
        </w:tc>
      </w:tr>
      <w:tr w:rsidR="004A717B" w:rsidRPr="00F475ED" w14:paraId="6B550CC0" w14:textId="77777777" w:rsidTr="00FA6048">
        <w:trPr>
          <w:trHeight w:val="300"/>
        </w:trPr>
        <w:tc>
          <w:tcPr>
            <w:tcW w:w="10064" w:type="dxa"/>
            <w:gridSpan w:val="3"/>
            <w:tcBorders>
              <w:top w:val="nil"/>
              <w:left w:val="single" w:sz="6" w:space="0" w:color="D9D9D9"/>
              <w:bottom w:val="nil"/>
              <w:right w:val="single" w:sz="6" w:space="0" w:color="D9D9D9"/>
            </w:tcBorders>
          </w:tcPr>
          <w:p w14:paraId="39F79D29" w14:textId="77777777" w:rsidR="004A717B" w:rsidRPr="00DC3897" w:rsidRDefault="004A717B" w:rsidP="00F475ED">
            <w:pPr>
              <w:rPr>
                <w:b/>
                <w:bCs/>
                <w:color w:val="025453"/>
              </w:rPr>
            </w:pPr>
            <w:r>
              <w:rPr>
                <w:b/>
                <w:bCs/>
                <w:color w:val="025453"/>
              </w:rPr>
              <w:lastRenderedPageBreak/>
              <w:t>Recommendations </w:t>
            </w:r>
          </w:p>
        </w:tc>
      </w:tr>
      <w:tr w:rsidR="00E80F05" w:rsidRPr="00F475ED" w14:paraId="2FFF223C" w14:textId="77777777" w:rsidTr="00FA6048">
        <w:trPr>
          <w:trHeight w:val="300"/>
        </w:trPr>
        <w:tc>
          <w:tcPr>
            <w:tcW w:w="10064" w:type="dxa"/>
            <w:gridSpan w:val="3"/>
            <w:tcBorders>
              <w:top w:val="nil"/>
              <w:left w:val="single" w:sz="6" w:space="0" w:color="D9D9D9"/>
              <w:bottom w:val="nil"/>
              <w:right w:val="single" w:sz="6" w:space="0" w:color="D9D9D9"/>
            </w:tcBorders>
          </w:tcPr>
          <w:p w14:paraId="38D7204E" w14:textId="77777777" w:rsidR="00FA1782" w:rsidRDefault="00000000">
            <w:pPr>
              <w:pStyle w:val="ListParagraph"/>
              <w:numPr>
                <w:ilvl w:val="0"/>
                <w:numId w:val="35"/>
              </w:numPr>
            </w:pPr>
            <w:r>
              <w:t xml:space="preserve">Enable support for TLS 1.2 and 1.3, and disable support for TLS 1.0.</w:t>
            </w:r>
          </w:p>
        </w:tc>
      </w:tr>
      <w:tr w:rsidR="00F475ED" w:rsidRPr="00F475ED" w14:paraId="16BB0ACC" w14:textId="77777777" w:rsidTr="00FA6048">
        <w:trPr>
          <w:trHeight w:val="300"/>
        </w:trPr>
        <w:tc>
          <w:tcPr>
            <w:tcW w:w="10064" w:type="dxa"/>
            <w:gridSpan w:val="3"/>
            <w:tcBorders>
              <w:top w:val="nil"/>
              <w:left w:val="single" w:sz="6" w:space="0" w:color="D9D9D9"/>
              <w:bottom w:val="nil"/>
              <w:right w:val="single" w:sz="6" w:space="0" w:color="D9D9D9"/>
            </w:tcBorders>
            <w:hideMark/>
          </w:tcPr>
          <w:p w14:paraId="69D11FBA" w14:textId="77777777" w:rsidR="00F475ED" w:rsidRPr="00F475ED" w:rsidRDefault="00F475ED" w:rsidP="00F475ED">
            <w:pPr>
              <w:rPr>
                <w:b/>
                <w:bCs/>
              </w:rPr>
            </w:pPr>
            <w:r>
              <w:rPr>
                <w:b/>
                <w:bCs/>
                <w:color w:val="025453"/>
              </w:rPr>
              <w:t>Reference </w:t>
            </w:r>
          </w:p>
        </w:tc>
      </w:tr>
      <w:tr w:rsidR="00F475ED" w:rsidRPr="00F475ED" w14:paraId="7CCC2644" w14:textId="77777777" w:rsidTr="00FA6048">
        <w:trPr>
          <w:trHeight w:val="300"/>
        </w:trPr>
        <w:tc>
          <w:tcPr>
            <w:tcW w:w="10064" w:type="dxa"/>
            <w:gridSpan w:val="3"/>
            <w:tcBorders>
              <w:top w:val="nil"/>
              <w:left w:val="single" w:sz="6" w:space="0" w:color="D9D9D9"/>
              <w:bottom w:val="single" w:sz="6" w:space="0" w:color="D9D9D9"/>
              <w:right w:val="single" w:sz="6" w:space="0" w:color="D9D9D9"/>
            </w:tcBorders>
            <w:hideMark/>
          </w:tcPr>
          <w:p w14:paraId="209A00FD" w14:textId="77777777" w:rsidR="00FA1782" w:rsidRDefault="00FA1782">
            <w:r>
              <w:t>https://tools.ietf.org/html/draft-ietf-tls-oldversions-deprecate-00</w:t>
            </w:r>
          </w:p>
          <w:p w14:paraId="4F24AB52" w14:textId="77777777" w:rsidR="00FA1782" w:rsidRDefault="00FA1782">
            <w:r>
              <w:t>https://datatracker.ietf.org/doc/html/rfc8996</w:t>
            </w:r>
          </w:p>
          <w:p w14:paraId="4CCD5895" w14:textId="77777777" w:rsidR="00FA1782" w:rsidRDefault="00FA1782">
            <w:r>
              <w:t>https://www.tenable.com/plugins/nessus/104743</w:t>
            </w:r>
          </w:p>
        </w:tc>
      </w:tr>
    </w:tbl>
    <w:p w14:paraId="3EE4EC40" w14:textId="77777777" w:rsidR="00712522" w:rsidRDefault="00000000">
      <w:r>
        <w:br w:type="page"/>
      </w:r>
    </w:p>
    <w:tbl>
      <w:tblPr>
        <w:tblW w:w="10064"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1977"/>
        <w:gridCol w:w="6055"/>
        <w:gridCol w:w="2032"/>
      </w:tblGrid>
      <w:tr w:rsidR="00F475ED" w:rsidRPr="00F475ED" w14:paraId="4104A75F" w14:textId="77777777" w:rsidTr="005C0267">
        <w:trPr>
          <w:trHeight w:val="300"/>
        </w:trPr>
        <w:tc>
          <w:tcPr>
            <w:tcW w:w="1977" w:type="dxa"/>
            <w:tcBorders>
              <w:top w:val="single" w:sz="6" w:space="0" w:color="D9D9D9"/>
              <w:left w:val="single" w:sz="6" w:space="0" w:color="D9D9D9"/>
              <w:bottom w:val="nil"/>
              <w:right w:val="nil"/>
            </w:tcBorders>
            <w:shd w:val="clear" w:color="auto" w:fill="E1FD95"/>
            <w:hideMark/>
          </w:tcPr>
          <w:p w14:paraId="6F481C4D" w14:textId="77777777" w:rsidR="00F475ED" w:rsidRPr="00F475ED" w:rsidRDefault="00F475ED" w:rsidP="00F475ED">
            <w:pPr>
              <w:rPr>
                <w:b/>
              </w:rPr>
            </w:pPr>
            <w:r>
              <w:rPr>
                <w:b/>
              </w:rPr>
              <w:lastRenderedPageBreak/>
              <w:t>EXT-013</w:t>
            </w:r>
          </w:p>
        </w:tc>
        <w:tc>
          <w:tcPr>
            <w:tcW w:w="6055" w:type="dxa"/>
            <w:tcBorders>
              <w:top w:val="single" w:sz="6" w:space="0" w:color="D9D9D9"/>
              <w:left w:val="nil"/>
              <w:bottom w:val="nil"/>
              <w:right w:val="nil"/>
            </w:tcBorders>
            <w:shd w:val="clear" w:color="auto" w:fill="E1FD95"/>
            <w:hideMark/>
          </w:tcPr>
          <w:p w14:paraId="3C72B9FF" w14:textId="77777777" w:rsidR="00F475ED" w:rsidRPr="00F475ED" w:rsidRDefault="00F475ED" w:rsidP="00F475ED">
            <w:pPr>
              <w:rPr>
                <w:b/>
              </w:rPr>
            </w:pPr>
            <w:r>
              <w:rPr>
                <w:b/>
              </w:rPr>
              <w:t>ICMP Timestamp Request Remote Date Disclosure</w:t>
            </w:r>
          </w:p>
        </w:tc>
        <w:tc>
          <w:tcPr>
            <w:tcW w:w="2032" w:type="dxa"/>
            <w:tcBorders>
              <w:top w:val="single" w:sz="6" w:space="0" w:color="D9D9D9"/>
              <w:left w:val="nil"/>
              <w:bottom w:val="nil"/>
              <w:right w:val="single" w:sz="6" w:space="0" w:color="D9D9D9"/>
            </w:tcBorders>
            <w:shd w:val="clear" w:color="auto" w:fill="7FDBFF"/>
            <w:vAlign w:val="center"/>
            <w:hideMark/>
          </w:tcPr>
          <w:p w14:paraId="18564794" w14:textId="77777777" w:rsidR="00F475ED" w:rsidRPr="00F475ED" w:rsidRDefault="00F475ED" w:rsidP="00FA6048">
            <w:pPr>
              <w:jc w:val="center"/>
            </w:pPr>
            <w:r>
              <w:rPr>
                <w:b/>
                <w:bCs/>
                <w:color w:val="FFFFFF" w:themeColor="background1"/>
              </w:rPr>
              <w:t>Low</w:t>
            </w:r>
          </w:p>
        </w:tc>
      </w:tr>
      <w:tr w:rsidR="00F475ED" w:rsidRPr="00F475ED" w14:paraId="0E0AACAA" w14:textId="77777777" w:rsidTr="00FA6048">
        <w:trPr>
          <w:trHeight w:val="300"/>
        </w:trPr>
        <w:tc>
          <w:tcPr>
            <w:tcW w:w="10064" w:type="dxa"/>
            <w:gridSpan w:val="3"/>
            <w:tcBorders>
              <w:top w:val="nil"/>
              <w:left w:val="single" w:sz="6" w:space="0" w:color="D9D9D9"/>
              <w:bottom w:val="nil"/>
              <w:right w:val="single" w:sz="6" w:space="0" w:color="D9D9D9"/>
            </w:tcBorders>
            <w:hideMark/>
          </w:tcPr>
          <w:p w14:paraId="6A95C099" w14:textId="77777777" w:rsidR="00F475ED" w:rsidRPr="004A717B" w:rsidRDefault="00F475ED" w:rsidP="00F475ED">
            <w:pPr>
              <w:rPr>
                <w:b/>
                <w:bCs/>
                <w:color w:val="025453"/>
              </w:rPr>
            </w:pPr>
            <w:r>
              <w:rPr>
                <w:b/>
                <w:bCs/>
                <w:color w:val="025453"/>
              </w:rPr>
              <w:t>Description</w:t>
            </w:r>
          </w:p>
        </w:tc>
      </w:tr>
      <w:tr w:rsidR="004A717B" w:rsidRPr="00F475ED" w14:paraId="5E5B3054" w14:textId="77777777" w:rsidTr="00FA6048">
        <w:trPr>
          <w:trHeight w:val="300"/>
        </w:trPr>
        <w:tc>
          <w:tcPr>
            <w:tcW w:w="10064" w:type="dxa"/>
            <w:gridSpan w:val="3"/>
            <w:tcBorders>
              <w:top w:val="nil"/>
              <w:left w:val="single" w:sz="6" w:space="0" w:color="D9D9D9"/>
              <w:bottom w:val="nil"/>
              <w:right w:val="single" w:sz="6" w:space="0" w:color="D9D9D9"/>
            </w:tcBorders>
          </w:tcPr>
          <w:p w14:paraId="4A8EABA2" w14:textId="77777777" w:rsidR="00FA1782" w:rsidRDefault="00000000">
            <w:r>
              <w:t>The remote host responds to an ICMP Timestamp Request (Type 13) by returning a Timestamp Reply (Type 14) containing the system's current time in milliseconds since midnight UTC. This response leaks metadata about the host's operating system and uptime to unauthenticated remote attackers without requiring any privileges.</w:t>
            </w:r>
          </w:p>
        </w:tc>
      </w:tr>
      <w:tr w:rsidR="004A717B" w:rsidRPr="00F475ED" w14:paraId="752B7042" w14:textId="77777777" w:rsidTr="00FA6048">
        <w:trPr>
          <w:trHeight w:val="300"/>
        </w:trPr>
        <w:tc>
          <w:tcPr>
            <w:tcW w:w="10064" w:type="dxa"/>
            <w:gridSpan w:val="3"/>
            <w:tcBorders>
              <w:top w:val="nil"/>
              <w:left w:val="single" w:sz="6" w:space="0" w:color="D9D9D9"/>
              <w:bottom w:val="nil"/>
              <w:right w:val="single" w:sz="6" w:space="0" w:color="D9D9D9"/>
            </w:tcBorders>
          </w:tcPr>
          <w:p w14:paraId="6B59F57B" w14:textId="77777777" w:rsidR="00274BBF" w:rsidRPr="00274BBF" w:rsidRDefault="004A717B" w:rsidP="004A717B">
            <w:pPr>
              <w:rPr>
                <w:b/>
                <w:bCs/>
                <w:color w:val="025453"/>
              </w:rPr>
            </w:pPr>
            <w:r>
              <w:rPr>
                <w:b/>
                <w:bCs/>
                <w:color w:val="025453"/>
              </w:rPr>
              <w:t>Impact</w:t>
            </w:r>
          </w:p>
        </w:tc>
      </w:tr>
      <w:tr w:rsidR="00274BBF" w:rsidRPr="00F475ED" w14:paraId="77470EA1" w14:textId="77777777" w:rsidTr="00FA6048">
        <w:trPr>
          <w:trHeight w:val="300"/>
        </w:trPr>
        <w:tc>
          <w:tcPr>
            <w:tcW w:w="10064" w:type="dxa"/>
            <w:gridSpan w:val="3"/>
            <w:tcBorders>
              <w:top w:val="nil"/>
              <w:left w:val="single" w:sz="6" w:space="0" w:color="D9D9D9"/>
              <w:bottom w:val="nil"/>
              <w:right w:val="single" w:sz="6" w:space="0" w:color="D9D9D9"/>
            </w:tcBorders>
          </w:tcPr>
          <w:p w14:paraId="1E7E887E" w14:textId="77777777" w:rsidR="00FA1782" w:rsidRDefault="00000000">
            <w:r>
              <w:t>While the risk is minimal, this information allows an attacker to map the network without authentication and fingerprint the operating system more accurately. This data aids attackers in refining their selection of specific exploits (timing attacks or token generation algorithms) against the host, serving as a low-level reconnaissance enabler.</w:t>
            </w:r>
          </w:p>
        </w:tc>
      </w:tr>
      <w:tr w:rsidR="00274BBF" w:rsidRPr="00F475ED" w14:paraId="08199AE9" w14:textId="77777777" w:rsidTr="00FA6048">
        <w:trPr>
          <w:trHeight w:val="300"/>
        </w:trPr>
        <w:tc>
          <w:tcPr>
            <w:tcW w:w="10064" w:type="dxa"/>
            <w:gridSpan w:val="3"/>
            <w:tcBorders>
              <w:top w:val="nil"/>
              <w:left w:val="single" w:sz="6" w:space="0" w:color="D9D9D9"/>
              <w:bottom w:val="nil"/>
              <w:right w:val="single" w:sz="6" w:space="0" w:color="D9D9D9"/>
            </w:tcBorders>
          </w:tcPr>
          <w:p w14:paraId="7C0933EA" w14:textId="77777777" w:rsidR="00274BBF" w:rsidRPr="00F475ED" w:rsidRDefault="00274BBF" w:rsidP="00274BBF">
            <w:r>
              <w:rPr>
                <w:b/>
                <w:bCs/>
                <w:color w:val="025453"/>
              </w:rPr>
              <w:t>Affected Assets</w:t>
            </w:r>
          </w:p>
        </w:tc>
      </w:tr>
      <w:tr w:rsidR="00274BBF" w:rsidRPr="00F475ED" w14:paraId="3780B135" w14:textId="77777777" w:rsidTr="00FA6048">
        <w:trPr>
          <w:trHeight w:val="300"/>
        </w:trPr>
        <w:tc>
          <w:tcPr>
            <w:tcW w:w="10064" w:type="dxa"/>
            <w:gridSpan w:val="3"/>
            <w:tcBorders>
              <w:top w:val="nil"/>
              <w:left w:val="single" w:sz="6" w:space="0" w:color="D9D9D9"/>
              <w:bottom w:val="nil"/>
              <w:right w:val="single" w:sz="6" w:space="0" w:color="D9D9D9"/>
            </w:tcBorders>
          </w:tcPr>
          <w:p w14:paraId="59589CB5" w14:textId="77777777" w:rsidR="00AE2714" w:rsidRDefault="00000000">
            <w:pPr>
              <w:pStyle w:val="ListParagraph"/>
              <w:numPr>
                <w:ilvl w:val="0"/>
                <w:numId w:val="27"/>
              </w:numPr>
            </w:pPr>
            <w:r>
              <w:t xml:space="preserve">Refer Appendix: </w:t>
            </w:r>
            <w:hyperlink w:anchor="_Toc244019914" w:history="1">
              <w:r>
                <w:rPr>
                  <w:rStyle w:val="Hyperlink"/>
                </w:rPr>
                <w:t>ICMP Timestamp Request Remote Date Disclosure</w:t>
              </w:r>
            </w:hyperlink>
          </w:p>
        </w:tc>
      </w:tr>
      <w:tr w:rsidR="004A717B" w:rsidRPr="00F475ED" w14:paraId="2D21E646" w14:textId="77777777" w:rsidTr="00FA6048">
        <w:trPr>
          <w:trHeight w:val="300"/>
        </w:trPr>
        <w:tc>
          <w:tcPr>
            <w:tcW w:w="10064" w:type="dxa"/>
            <w:gridSpan w:val="3"/>
            <w:tcBorders>
              <w:top w:val="nil"/>
              <w:left w:val="single" w:sz="6" w:space="0" w:color="D9D9D9"/>
              <w:bottom w:val="nil"/>
              <w:right w:val="single" w:sz="6" w:space="0" w:color="D9D9D9"/>
            </w:tcBorders>
          </w:tcPr>
          <w:p w14:paraId="5F1B15D8" w14:textId="77777777" w:rsidR="00712522" w:rsidRDefault="00000000">
            <w:r>
              <w:rPr>
                <w:b/>
                <w:bCs/>
                <w:color w:val="025453"/>
              </w:rPr>
              <w:t>Replication Steps</w:t>
            </w:r>
          </w:p>
        </w:tc>
      </w:tr>
      <w:tr w:rsidR="00E80F05" w:rsidRPr="00F475ED" w14:paraId="0B2A8DCA" w14:textId="77777777" w:rsidTr="00FA6048">
        <w:trPr>
          <w:trHeight w:val="300"/>
        </w:trPr>
        <w:tc>
          <w:tcPr>
            <w:tcW w:w="10064" w:type="dxa"/>
            <w:gridSpan w:val="3"/>
            <w:tcBorders>
              <w:top w:val="nil"/>
              <w:left w:val="single" w:sz="6" w:space="0" w:color="D9D9D9"/>
              <w:bottom w:val="nil"/>
              <w:right w:val="single" w:sz="6" w:space="0" w:color="D9D9D9"/>
            </w:tcBorders>
          </w:tcPr>
          <w:p w14:paraId="088BC700" w14:textId="77777777" w:rsidR="00712522" w:rsidRDefault="00000000">
            <w:r>
              <w:t xml:space="preserve">Cyderes used an ICMP timestamp proof-of-concept based on nmap -sn -PP --reason and hping3 --icmptype 13, and confirmed the hosts responded to ICMP Type 13 Timestamp Requests with a Type 14 Timestamp Reply, disclosing the system clock.</w:t>
            </w:r>
          </w:p>
          <w:p w14:paraId="755E0DFC" w14:textId="77777777" w:rsidR="00712522" w:rsidRDefault="00000000">
            <w:pPr>
              <w:jc w:val="center"/>
            </w:pPr>
            <w:r>
              <w:rPr>
                <w:noProof/>
              </w:rPr>
              <w:lastRenderedPageBreak/>
              <w:drawing>
                <wp:inline distT="0" distB="0" distL="0" distR="0" wp14:anchorId="27375116" wp14:editId="102E753D">
                  <wp:extent cx="4846320" cy="3669425"/>
                  <wp:effectExtent l="12700" t="12700" r="12700" b="12700"/>
                  <wp:docPr id="2092834954" name="Picture 2092834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4846320" cy="3669425"/>
                          </a:xfrm>
                          <a:prstGeom prst="rect">
                            <a:avLst/>
                          </a:prstGeom>
                          <a:ln w="12700">
                            <a:solidFill>
                              <a:srgbClr val="000000"/>
                            </a:solidFill>
                          </a:ln>
                        </pic:spPr>
                      </pic:pic>
                    </a:graphicData>
                  </a:graphic>
                </wp:inline>
              </w:drawing>
            </w:r>
          </w:p>
          <w:p w14:paraId="344B6539" w14:textId="77777777" w:rsidR="00712522" w:rsidRDefault="00000000">
            <w:pPr>
              <w:pStyle w:val="Caption2"/>
            </w:pPr>
            <w:r>
              <w:t xml:space="preserve">Figure </w:t>
            </w:r>
            <w:r>
              <w:rPr>
                <w:i w:val="0"/>
              </w:rPr>
              <w:fldChar w:fldCharType="begin"/>
            </w:r>
            <w:r>
              <w:instrText>SEQ Figure  \* ARABIC</w:instrText>
            </w:r>
            <w:r>
              <w:rPr>
                <w:i w:val="0"/>
              </w:rPr>
              <w:fldChar w:fldCharType="separate"/>
            </w:r>
            <w:r>
              <w:rPr>
                <w:noProof/>
              </w:rPr>
              <w:t>94</w:t>
            </w:r>
            <w:r>
              <w:rPr>
                <w:i w:val="0"/>
              </w:rPr>
              <w:fldChar w:fldCharType="end"/>
            </w:r>
            <w:r>
              <w:t xml:space="preserve"> : ICMP Timestamp Reply Disclosure</w:t>
            </w:r>
          </w:p>
          <w:p w14:paraId="4B770C1B" w14:textId="77777777" w:rsidR="00712522" w:rsidRDefault="00000000">
            <w:r>
              <w:t>The disclosure was confirmed across multiple responsive hosts, including pnfp.celerocompass.com and multiple pnfp.gpcloudservice.com endpoints.</w:t>
            </w:r>
          </w:p>
          <w:p w14:paraId="31183DD4" w14:textId="77777777" w:rsidR="00712522" w:rsidRDefault="00000000">
            <w:pPr>
              <w:jc w:val="center"/>
            </w:pPr>
            <w:r>
              <w:rPr>
                <w:noProof/>
              </w:rPr>
              <w:lastRenderedPageBreak/>
              <w:drawing>
                <wp:inline distT="0" distB="0" distL="0" distR="0" wp14:anchorId="61545A22" wp14:editId="7C12B44C">
                  <wp:extent cx="4846320" cy="4740582"/>
                  <wp:effectExtent l="12700" t="12700" r="12700" b="12700"/>
                  <wp:docPr id="2092834955" name="Picture 2092834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3"/>
                          <a:stretch>
                            <a:fillRect/>
                          </a:stretch>
                        </pic:blipFill>
                        <pic:spPr>
                          <a:xfrm>
                            <a:off x="0" y="0"/>
                            <a:ext cx="4846320" cy="4740582"/>
                          </a:xfrm>
                          <a:prstGeom prst="rect">
                            <a:avLst/>
                          </a:prstGeom>
                          <a:ln w="12700">
                            <a:solidFill>
                              <a:srgbClr val="000000"/>
                            </a:solidFill>
                          </a:ln>
                        </pic:spPr>
                      </pic:pic>
                    </a:graphicData>
                  </a:graphic>
                </wp:inline>
              </w:drawing>
            </w:r>
          </w:p>
          <w:p w14:paraId="0A08B593" w14:textId="77777777" w:rsidR="00712522" w:rsidRDefault="00000000">
            <w:pPr>
              <w:pStyle w:val="Caption2"/>
            </w:pPr>
            <w:r>
              <w:t xml:space="preserve">Figure </w:t>
            </w:r>
            <w:r>
              <w:rPr>
                <w:i w:val="0"/>
              </w:rPr>
              <w:fldChar w:fldCharType="begin"/>
            </w:r>
            <w:r>
              <w:instrText>SEQ Figure  \* ARABIC</w:instrText>
            </w:r>
            <w:r>
              <w:rPr>
                <w:i w:val="0"/>
              </w:rPr>
              <w:fldChar w:fldCharType="separate"/>
            </w:r>
            <w:r>
              <w:rPr>
                <w:noProof/>
              </w:rPr>
              <w:t>95</w:t>
            </w:r>
            <w:r>
              <w:rPr>
                <w:i w:val="0"/>
              </w:rPr>
              <w:fldChar w:fldCharType="end"/>
            </w:r>
            <w:r>
              <w:t xml:space="preserve"> : ICMP Timestamp Disclosure - Affected Hosts</w:t>
            </w:r>
          </w:p>
        </w:tc>
      </w:tr>
      <w:tr w:rsidR="004A717B" w:rsidRPr="00F475ED" w14:paraId="3D40C967" w14:textId="77777777" w:rsidTr="00FA6048">
        <w:trPr>
          <w:trHeight w:val="300"/>
        </w:trPr>
        <w:tc>
          <w:tcPr>
            <w:tcW w:w="10064" w:type="dxa"/>
            <w:gridSpan w:val="3"/>
            <w:tcBorders>
              <w:top w:val="nil"/>
              <w:left w:val="single" w:sz="6" w:space="0" w:color="D9D9D9"/>
              <w:bottom w:val="nil"/>
              <w:right w:val="single" w:sz="6" w:space="0" w:color="D9D9D9"/>
            </w:tcBorders>
          </w:tcPr>
          <w:p w14:paraId="7A8E397F" w14:textId="77777777" w:rsidR="004A717B" w:rsidRPr="00DC3897" w:rsidRDefault="004A717B" w:rsidP="00F475ED">
            <w:pPr>
              <w:rPr>
                <w:b/>
                <w:bCs/>
                <w:color w:val="025453"/>
              </w:rPr>
            </w:pPr>
            <w:r>
              <w:rPr>
                <w:b/>
                <w:bCs/>
                <w:color w:val="025453"/>
              </w:rPr>
              <w:lastRenderedPageBreak/>
              <w:t>Recommendations </w:t>
            </w:r>
          </w:p>
        </w:tc>
      </w:tr>
      <w:tr w:rsidR="00E80F05" w:rsidRPr="00F475ED" w14:paraId="57EA15E0" w14:textId="77777777" w:rsidTr="00FA6048">
        <w:trPr>
          <w:trHeight w:val="300"/>
        </w:trPr>
        <w:tc>
          <w:tcPr>
            <w:tcW w:w="10064" w:type="dxa"/>
            <w:gridSpan w:val="3"/>
            <w:tcBorders>
              <w:top w:val="nil"/>
              <w:left w:val="single" w:sz="6" w:space="0" w:color="D9D9D9"/>
              <w:bottom w:val="nil"/>
              <w:right w:val="single" w:sz="6" w:space="0" w:color="D9D9D9"/>
            </w:tcBorders>
          </w:tcPr>
          <w:p w14:paraId="797B4F74" w14:textId="77777777" w:rsidR="00FA1782" w:rsidRDefault="00000000">
            <w:pPr>
              <w:pStyle w:val="ListParagraph"/>
              <w:numPr>
                <w:ilvl w:val="0"/>
                <w:numId w:val="34"/>
              </w:numPr>
            </w:pPr>
            <w:r>
              <w:rPr>
                <w:b/>
              </w:rPr>
              <w:t>Firewall Filtering:</w:t>
            </w:r>
            <w:r>
              <w:t xml:space="preserve"> Block inbound ICMP Type 13 (Timestamp Request) and outbound Type 14 (Timestamp Reply) at the network perimeter.</w:t>
            </w:r>
          </w:p>
          <w:p w14:paraId="0AA40995" w14:textId="77777777" w:rsidR="00FA1782" w:rsidRDefault="00000000">
            <w:pPr>
              <w:pStyle w:val="ListParagraph"/>
              <w:numPr>
                <w:ilvl w:val="0"/>
                <w:numId w:val="34"/>
              </w:numPr>
            </w:pPr>
            <w:r>
              <w:rPr>
                <w:b/>
              </w:rPr>
              <w:t>Host-Level Configuration:</w:t>
            </w:r>
            <w:r>
              <w:t xml:space="preserve"> Configure the operating system firewall to drop these specific ICMP packets.</w:t>
            </w:r>
          </w:p>
          <w:p w14:paraId="52105718" w14:textId="77777777" w:rsidR="00FA1782" w:rsidRDefault="00000000">
            <w:pPr>
              <w:pStyle w:val="ListParagraph"/>
              <w:numPr>
                <w:ilvl w:val="0"/>
                <w:numId w:val="34"/>
              </w:numPr>
            </w:pPr>
            <w:r>
              <w:rPr>
                <w:b/>
              </w:rPr>
              <w:t>Disable ICMP Timestamp Responses:</w:t>
            </w:r>
            <w:r>
              <w:t xml:space="preserve"> Modify OS kernel parameters to ignore timestamp requests.</w:t>
            </w:r>
          </w:p>
        </w:tc>
      </w:tr>
      <w:tr w:rsidR="00F475ED" w:rsidRPr="00F475ED" w14:paraId="61D4AF03" w14:textId="77777777" w:rsidTr="00FA6048">
        <w:trPr>
          <w:trHeight w:val="300"/>
        </w:trPr>
        <w:tc>
          <w:tcPr>
            <w:tcW w:w="10064" w:type="dxa"/>
            <w:gridSpan w:val="3"/>
            <w:tcBorders>
              <w:top w:val="nil"/>
              <w:left w:val="single" w:sz="6" w:space="0" w:color="D9D9D9"/>
              <w:bottom w:val="nil"/>
              <w:right w:val="single" w:sz="6" w:space="0" w:color="D9D9D9"/>
            </w:tcBorders>
            <w:hideMark/>
          </w:tcPr>
          <w:p w14:paraId="4A560A44" w14:textId="77777777" w:rsidR="00F475ED" w:rsidRPr="00F475ED" w:rsidRDefault="00F475ED" w:rsidP="00F475ED">
            <w:pPr>
              <w:rPr>
                <w:b/>
                <w:bCs/>
              </w:rPr>
            </w:pPr>
            <w:r>
              <w:rPr>
                <w:b/>
                <w:bCs/>
                <w:color w:val="025453"/>
              </w:rPr>
              <w:t>Reference </w:t>
            </w:r>
          </w:p>
        </w:tc>
      </w:tr>
      <w:tr w:rsidR="00F475ED" w:rsidRPr="00F475ED" w14:paraId="0D888902" w14:textId="77777777" w:rsidTr="00FA6048">
        <w:trPr>
          <w:trHeight w:val="300"/>
        </w:trPr>
        <w:tc>
          <w:tcPr>
            <w:tcW w:w="10064" w:type="dxa"/>
            <w:gridSpan w:val="3"/>
            <w:tcBorders>
              <w:top w:val="nil"/>
              <w:left w:val="single" w:sz="6" w:space="0" w:color="D9D9D9"/>
              <w:bottom w:val="single" w:sz="6" w:space="0" w:color="D9D9D9"/>
              <w:right w:val="single" w:sz="6" w:space="0" w:color="D9D9D9"/>
            </w:tcBorders>
            <w:hideMark/>
          </w:tcPr>
          <w:p w14:paraId="374AFDE7" w14:textId="77777777" w:rsidR="00FA1782" w:rsidRDefault="00000000">
            <w:pPr>
              <w:pStyle w:val="ListParagraph"/>
              <w:numPr>
                <w:ilvl w:val="0"/>
                <w:numId w:val="44"/>
              </w:numPr>
            </w:pPr>
            <w:r>
              <w:lastRenderedPageBreak/>
              <w:t>https://retest.dk/vulnerabilities-base/icmp-timestamp-request-remote-date-disclosure-cve-1999-0524/?lang=en</w:t>
            </w:r>
          </w:p>
          <w:p w14:paraId="52FB4B67" w14:textId="77777777" w:rsidR="00FA1782" w:rsidRDefault="00000000">
            <w:pPr>
              <w:pStyle w:val="ListParagraph"/>
              <w:numPr>
                <w:ilvl w:val="0"/>
                <w:numId w:val="44"/>
              </w:numPr>
            </w:pPr>
            <w:r>
              <w:t>https://nvd.nist.gov/vuln/detail/CVE-1999-0524</w:t>
            </w:r>
          </w:p>
        </w:tc>
      </w:tr>
    </w:tbl>
    <w:p w14:paraId="49FCDC5B" w14:textId="77777777" w:rsidR="00712522" w:rsidRDefault="00000000">
      <w:r>
        <w:br w:type="page"/>
      </w:r>
    </w:p>
    <w:tbl>
      <w:tblPr>
        <w:tblW w:w="10064"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1977"/>
        <w:gridCol w:w="6055"/>
        <w:gridCol w:w="2032"/>
      </w:tblGrid>
      <w:tr w:rsidR="00F475ED" w:rsidRPr="00F475ED" w14:paraId="5BAD2F2B" w14:textId="77777777" w:rsidTr="005C0267">
        <w:trPr>
          <w:trHeight w:val="300"/>
        </w:trPr>
        <w:tc>
          <w:tcPr>
            <w:tcW w:w="1977" w:type="dxa"/>
            <w:tcBorders>
              <w:top w:val="single" w:sz="6" w:space="0" w:color="D9D9D9"/>
              <w:left w:val="single" w:sz="6" w:space="0" w:color="D9D9D9"/>
              <w:bottom w:val="nil"/>
              <w:right w:val="nil"/>
            </w:tcBorders>
            <w:shd w:val="clear" w:color="auto" w:fill="E1FD95"/>
            <w:hideMark/>
          </w:tcPr>
          <w:p w14:paraId="049E659B" w14:textId="77777777" w:rsidR="00F475ED" w:rsidRPr="00F475ED" w:rsidRDefault="00F475ED" w:rsidP="00F475ED">
            <w:pPr>
              <w:rPr>
                <w:b/>
              </w:rPr>
            </w:pPr>
            <w:r>
              <w:rPr>
                <w:b/>
              </w:rPr>
              <w:lastRenderedPageBreak/>
              <w:t>EXT-014</w:t>
            </w:r>
          </w:p>
        </w:tc>
        <w:tc>
          <w:tcPr>
            <w:tcW w:w="6055" w:type="dxa"/>
            <w:tcBorders>
              <w:top w:val="single" w:sz="6" w:space="0" w:color="D9D9D9"/>
              <w:left w:val="nil"/>
              <w:bottom w:val="nil"/>
              <w:right w:val="nil"/>
            </w:tcBorders>
            <w:shd w:val="clear" w:color="auto" w:fill="E1FD95"/>
            <w:hideMark/>
          </w:tcPr>
          <w:p w14:paraId="4BAC96EB" w14:textId="77777777" w:rsidR="00F475ED" w:rsidRPr="00F475ED" w:rsidRDefault="00F475ED" w:rsidP="00F475ED">
            <w:pPr>
              <w:rPr>
                <w:b/>
              </w:rPr>
            </w:pPr>
            <w:r>
              <w:rPr>
                <w:b/>
              </w:rPr>
              <w:t>SSH Weak Algorithms Supported</w:t>
            </w:r>
          </w:p>
        </w:tc>
        <w:tc>
          <w:tcPr>
            <w:tcW w:w="2032" w:type="dxa"/>
            <w:tcBorders>
              <w:top w:val="single" w:sz="6" w:space="0" w:color="D9D9D9"/>
              <w:left w:val="nil"/>
              <w:bottom w:val="nil"/>
              <w:right w:val="single" w:sz="6" w:space="0" w:color="D9D9D9"/>
            </w:tcBorders>
            <w:shd w:val="clear" w:color="auto" w:fill="7FDBFF"/>
            <w:vAlign w:val="center"/>
            <w:hideMark/>
          </w:tcPr>
          <w:p w14:paraId="37268445" w14:textId="77777777" w:rsidR="00F475ED" w:rsidRPr="00F475ED" w:rsidRDefault="00F475ED" w:rsidP="00FA6048">
            <w:pPr>
              <w:jc w:val="center"/>
            </w:pPr>
            <w:r>
              <w:rPr>
                <w:b/>
                <w:bCs/>
                <w:color w:val="FFFFFF" w:themeColor="background1"/>
              </w:rPr>
              <w:t>Low</w:t>
            </w:r>
          </w:p>
        </w:tc>
      </w:tr>
      <w:tr w:rsidR="00F475ED" w:rsidRPr="00F475ED" w14:paraId="39CC7A0D" w14:textId="77777777" w:rsidTr="00FA6048">
        <w:trPr>
          <w:trHeight w:val="300"/>
        </w:trPr>
        <w:tc>
          <w:tcPr>
            <w:tcW w:w="10064" w:type="dxa"/>
            <w:gridSpan w:val="3"/>
            <w:tcBorders>
              <w:top w:val="nil"/>
              <w:left w:val="single" w:sz="6" w:space="0" w:color="D9D9D9"/>
              <w:bottom w:val="nil"/>
              <w:right w:val="single" w:sz="6" w:space="0" w:color="D9D9D9"/>
            </w:tcBorders>
            <w:hideMark/>
          </w:tcPr>
          <w:p w14:paraId="1DF7783D" w14:textId="77777777" w:rsidR="00F475ED" w:rsidRPr="004A717B" w:rsidRDefault="00F475ED" w:rsidP="00F475ED">
            <w:pPr>
              <w:rPr>
                <w:b/>
                <w:bCs/>
                <w:color w:val="025453"/>
              </w:rPr>
            </w:pPr>
            <w:r>
              <w:rPr>
                <w:b/>
                <w:bCs/>
                <w:color w:val="025453"/>
              </w:rPr>
              <w:t>Description</w:t>
            </w:r>
          </w:p>
        </w:tc>
      </w:tr>
      <w:tr w:rsidR="004A717B" w:rsidRPr="00F475ED" w14:paraId="7F9C09A7" w14:textId="77777777" w:rsidTr="00FA6048">
        <w:trPr>
          <w:trHeight w:val="300"/>
        </w:trPr>
        <w:tc>
          <w:tcPr>
            <w:tcW w:w="10064" w:type="dxa"/>
            <w:gridSpan w:val="3"/>
            <w:tcBorders>
              <w:top w:val="nil"/>
              <w:left w:val="single" w:sz="6" w:space="0" w:color="D9D9D9"/>
              <w:bottom w:val="nil"/>
              <w:right w:val="single" w:sz="6" w:space="0" w:color="D9D9D9"/>
            </w:tcBorders>
          </w:tcPr>
          <w:p w14:paraId="74731FE8" w14:textId="77777777" w:rsidR="00FA1782" w:rsidRDefault="00000000">
            <w:r>
              <w:t xml:space="preserve">The remote SSH server is configured to allow weak encryption algorithms such as arcfour and 3des. With reference to RFC4251 ciphers which includes 3DES, ARCFOUR, twofish, serpent, and blowfish have certain security flaws associated with them.</w:t>
            </w:r>
          </w:p>
        </w:tc>
      </w:tr>
      <w:tr w:rsidR="004A717B" w:rsidRPr="00F475ED" w14:paraId="385AF823" w14:textId="77777777" w:rsidTr="00FA6048">
        <w:trPr>
          <w:trHeight w:val="300"/>
        </w:trPr>
        <w:tc>
          <w:tcPr>
            <w:tcW w:w="10064" w:type="dxa"/>
            <w:gridSpan w:val="3"/>
            <w:tcBorders>
              <w:top w:val="nil"/>
              <w:left w:val="single" w:sz="6" w:space="0" w:color="D9D9D9"/>
              <w:bottom w:val="nil"/>
              <w:right w:val="single" w:sz="6" w:space="0" w:color="D9D9D9"/>
            </w:tcBorders>
          </w:tcPr>
          <w:p w14:paraId="202B4DF8" w14:textId="77777777" w:rsidR="00274BBF" w:rsidRPr="00274BBF" w:rsidRDefault="004A717B" w:rsidP="004A717B">
            <w:pPr>
              <w:rPr>
                <w:b/>
                <w:bCs/>
                <w:color w:val="025453"/>
              </w:rPr>
            </w:pPr>
            <w:r>
              <w:rPr>
                <w:b/>
                <w:bCs/>
                <w:color w:val="025453"/>
              </w:rPr>
              <w:t>Impact</w:t>
            </w:r>
          </w:p>
        </w:tc>
      </w:tr>
      <w:tr w:rsidR="00274BBF" w:rsidRPr="00F475ED" w14:paraId="11B81E87" w14:textId="77777777" w:rsidTr="00FA6048">
        <w:trPr>
          <w:trHeight w:val="300"/>
        </w:trPr>
        <w:tc>
          <w:tcPr>
            <w:tcW w:w="10064" w:type="dxa"/>
            <w:gridSpan w:val="3"/>
            <w:tcBorders>
              <w:top w:val="nil"/>
              <w:left w:val="single" w:sz="6" w:space="0" w:color="D9D9D9"/>
              <w:bottom w:val="nil"/>
              <w:right w:val="single" w:sz="6" w:space="0" w:color="D9D9D9"/>
            </w:tcBorders>
          </w:tcPr>
          <w:p w14:paraId="14EE36C7" w14:textId="77777777" w:rsidR="00FA1782" w:rsidRDefault="00000000">
            <w:r>
              <w:t xml:space="preserve">The "arcfour128" and "arcfour256" algorithm is the same algorithm i.e. the RC4 cipher using a 128-bit key and 256-bit key respectively. Arcfour (and RC4) has problems with weak keys, and should not be used anymore. RFC 4253 also advises against using Arcfour due to an issue with weak keys.</w:t>
            </w:r>
          </w:p>
        </w:tc>
      </w:tr>
      <w:tr w:rsidR="00274BBF" w:rsidRPr="00F475ED" w14:paraId="138B1F35" w14:textId="77777777" w:rsidTr="00FA6048">
        <w:trPr>
          <w:trHeight w:val="300"/>
        </w:trPr>
        <w:tc>
          <w:tcPr>
            <w:tcW w:w="10064" w:type="dxa"/>
            <w:gridSpan w:val="3"/>
            <w:tcBorders>
              <w:top w:val="nil"/>
              <w:left w:val="single" w:sz="6" w:space="0" w:color="D9D9D9"/>
              <w:bottom w:val="nil"/>
              <w:right w:val="single" w:sz="6" w:space="0" w:color="D9D9D9"/>
            </w:tcBorders>
          </w:tcPr>
          <w:p w14:paraId="5F77D74A" w14:textId="77777777" w:rsidR="00274BBF" w:rsidRPr="00F475ED" w:rsidRDefault="00274BBF" w:rsidP="00274BBF">
            <w:r>
              <w:rPr>
                <w:b/>
                <w:bCs/>
                <w:color w:val="025453"/>
              </w:rPr>
              <w:t>Affected Assets</w:t>
            </w:r>
          </w:p>
        </w:tc>
      </w:tr>
      <w:tr w:rsidR="00274BBF" w:rsidRPr="00F475ED" w14:paraId="080972F0" w14:textId="77777777" w:rsidTr="00FA6048">
        <w:trPr>
          <w:trHeight w:val="300"/>
        </w:trPr>
        <w:tc>
          <w:tcPr>
            <w:tcW w:w="10064" w:type="dxa"/>
            <w:gridSpan w:val="3"/>
            <w:tcBorders>
              <w:top w:val="nil"/>
              <w:left w:val="single" w:sz="6" w:space="0" w:color="D9D9D9"/>
              <w:bottom w:val="nil"/>
              <w:right w:val="single" w:sz="6" w:space="0" w:color="D9D9D9"/>
            </w:tcBorders>
          </w:tcPr>
          <w:p w14:paraId="5B38E841" w14:textId="77777777" w:rsidR="00FA1782" w:rsidRDefault="00000000">
            <w:r>
              <w:rPr>
                <w:color w:val="000000"/>
              </w:rPr>
              <w:t>69.64.24.135:22</w:t>
            </w:r>
          </w:p>
          <w:p w14:paraId="3132E1B4" w14:textId="77777777" w:rsidR="00FA1782" w:rsidRDefault="00000000">
            <w:r>
              <w:rPr>
                <w:color w:val="000000"/>
              </w:rPr>
              <w:t>199.187.144.52:22000</w:t>
            </w:r>
          </w:p>
        </w:tc>
      </w:tr>
      <w:tr w:rsidR="004A717B" w:rsidRPr="00F475ED" w14:paraId="0A4B9EF4" w14:textId="77777777" w:rsidTr="00FA6048">
        <w:trPr>
          <w:trHeight w:val="300"/>
        </w:trPr>
        <w:tc>
          <w:tcPr>
            <w:tcW w:w="10064" w:type="dxa"/>
            <w:gridSpan w:val="3"/>
            <w:tcBorders>
              <w:top w:val="nil"/>
              <w:left w:val="single" w:sz="6" w:space="0" w:color="D9D9D9"/>
              <w:bottom w:val="nil"/>
              <w:right w:val="single" w:sz="6" w:space="0" w:color="D9D9D9"/>
            </w:tcBorders>
          </w:tcPr>
          <w:p w14:paraId="6D8B0BAB" w14:textId="77777777" w:rsidR="00712522" w:rsidRDefault="00000000">
            <w:r>
              <w:rPr>
                <w:b/>
                <w:bCs/>
                <w:color w:val="025453"/>
              </w:rPr>
              <w:t>Replication Steps</w:t>
            </w:r>
          </w:p>
        </w:tc>
      </w:tr>
      <w:tr w:rsidR="00E80F05" w:rsidRPr="00F475ED" w14:paraId="7BA9FC0E" w14:textId="77777777" w:rsidTr="00FA6048">
        <w:trPr>
          <w:trHeight w:val="300"/>
        </w:trPr>
        <w:tc>
          <w:tcPr>
            <w:tcW w:w="10064" w:type="dxa"/>
            <w:gridSpan w:val="3"/>
            <w:tcBorders>
              <w:top w:val="nil"/>
              <w:left w:val="single" w:sz="6" w:space="0" w:color="D9D9D9"/>
              <w:bottom w:val="nil"/>
              <w:right w:val="single" w:sz="6" w:space="0" w:color="D9D9D9"/>
            </w:tcBorders>
          </w:tcPr>
          <w:p w14:paraId="121DA5A0" w14:textId="77777777" w:rsidR="00712522" w:rsidRDefault="00000000">
            <w:r>
              <w:t xml:space="preserve">Cyderes performed an SSH configuration assessment against 69.64.24.135:22 using ssh-audit and identified weak key exchange algorithms, including ecdh-sha2-nistp256/384/521 and SHA-1 based algorithms.</w:t>
            </w:r>
          </w:p>
          <w:p w14:paraId="16679A55" w14:textId="77777777" w:rsidR="00712522" w:rsidRDefault="00000000">
            <w:pPr>
              <w:jc w:val="center"/>
            </w:pPr>
            <w:r>
              <w:rPr>
                <w:noProof/>
              </w:rPr>
              <w:drawing>
                <wp:inline distT="0" distB="0" distL="0" distR="0" wp14:anchorId="749BC1AA" wp14:editId="166192EB">
                  <wp:extent cx="4846320" cy="1836593"/>
                  <wp:effectExtent l="12700" t="12700" r="12700" b="12700"/>
                  <wp:docPr id="2092834956" name="Picture 2092834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846320" cy="1836593"/>
                          </a:xfrm>
                          <a:prstGeom prst="rect">
                            <a:avLst/>
                          </a:prstGeom>
                          <a:ln w="12700">
                            <a:solidFill>
                              <a:srgbClr val="000000"/>
                            </a:solidFill>
                          </a:ln>
                        </pic:spPr>
                      </pic:pic>
                    </a:graphicData>
                  </a:graphic>
                </wp:inline>
              </w:drawing>
            </w:r>
          </w:p>
          <w:p w14:paraId="1F9872FE" w14:textId="77777777" w:rsidR="00712522" w:rsidRDefault="00000000">
            <w:pPr>
              <w:pStyle w:val="Caption2"/>
            </w:pPr>
            <w:r>
              <w:t xml:space="preserve">Figure </w:t>
            </w:r>
            <w:r>
              <w:rPr>
                <w:i w:val="0"/>
              </w:rPr>
              <w:fldChar w:fldCharType="begin"/>
            </w:r>
            <w:r>
              <w:instrText>SEQ Figure  \* ARABIC</w:instrText>
            </w:r>
            <w:r>
              <w:rPr>
                <w:i w:val="0"/>
              </w:rPr>
              <w:fldChar w:fldCharType="separate"/>
            </w:r>
            <w:r>
              <w:rPr>
                <w:noProof/>
              </w:rPr>
              <w:t>96</w:t>
            </w:r>
            <w:r>
              <w:rPr>
                <w:i w:val="0"/>
              </w:rPr>
              <w:fldChar w:fldCharType="end"/>
            </w:r>
            <w:r>
              <w:t xml:space="preserve"> : SSH Weak Key Exchange Algorithms - 69.64.24.135</w:t>
            </w:r>
          </w:p>
          <w:p w14:paraId="36803205" w14:textId="754AE6BE" w:rsidR="00712522" w:rsidRDefault="00000000">
            <w:r>
              <w:lastRenderedPageBreak/>
              <w:t xml:space="preserve">Cyderes performed the same ssh-audit assessment against 199.187.144.52:22000 and confirmed weak SHA-1 based key exchange algorithms.</w:t>
            </w:r>
          </w:p>
          <w:p w14:paraId="6F0BC90C" w14:textId="77777777" w:rsidR="00712522" w:rsidRDefault="00000000">
            <w:pPr>
              <w:jc w:val="center"/>
            </w:pPr>
            <w:r>
              <w:rPr>
                <w:noProof/>
              </w:rPr>
              <w:drawing>
                <wp:inline distT="0" distB="0" distL="0" distR="0" wp14:anchorId="384DF419" wp14:editId="219A3BCD">
                  <wp:extent cx="4846320" cy="1583183"/>
                  <wp:effectExtent l="12700" t="12700" r="12700" b="12700"/>
                  <wp:docPr id="2092834957" name="Picture 2092834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4"/>
                          <a:stretch>
                            <a:fillRect/>
                          </a:stretch>
                        </pic:blipFill>
                        <pic:spPr>
                          <a:xfrm>
                            <a:off x="0" y="0"/>
                            <a:ext cx="4846320" cy="1583183"/>
                          </a:xfrm>
                          <a:prstGeom prst="rect">
                            <a:avLst/>
                          </a:prstGeom>
                          <a:ln w="12700">
                            <a:solidFill>
                              <a:srgbClr val="000000"/>
                            </a:solidFill>
                          </a:ln>
                        </pic:spPr>
                      </pic:pic>
                    </a:graphicData>
                  </a:graphic>
                </wp:inline>
              </w:drawing>
            </w:r>
          </w:p>
          <w:p w14:paraId="322CCC65" w14:textId="77777777" w:rsidR="00712522" w:rsidRDefault="00000000">
            <w:pPr>
              <w:pStyle w:val="Caption2"/>
            </w:pPr>
            <w:r>
              <w:t xml:space="preserve">Figure </w:t>
            </w:r>
            <w:r>
              <w:rPr>
                <w:i w:val="0"/>
              </w:rPr>
              <w:fldChar w:fldCharType="begin"/>
            </w:r>
            <w:r>
              <w:instrText>SEQ Figure  \* ARABIC</w:instrText>
            </w:r>
            <w:r>
              <w:rPr>
                <w:i w:val="0"/>
              </w:rPr>
              <w:fldChar w:fldCharType="separate"/>
            </w:r>
            <w:r>
              <w:rPr>
                <w:noProof/>
              </w:rPr>
              <w:t>97</w:t>
            </w:r>
            <w:r>
              <w:rPr>
                <w:i w:val="0"/>
              </w:rPr>
              <w:fldChar w:fldCharType="end"/>
            </w:r>
            <w:r>
              <w:t xml:space="preserve"> : SSH Weak Algorithms - 199.187.144.52:22000</w:t>
            </w:r>
          </w:p>
        </w:tc>
      </w:tr>
      <w:tr w:rsidR="004A717B" w:rsidRPr="00F475ED" w14:paraId="4771095A" w14:textId="77777777" w:rsidTr="00FA6048">
        <w:trPr>
          <w:trHeight w:val="300"/>
        </w:trPr>
        <w:tc>
          <w:tcPr>
            <w:tcW w:w="10064" w:type="dxa"/>
            <w:gridSpan w:val="3"/>
            <w:tcBorders>
              <w:top w:val="nil"/>
              <w:left w:val="single" w:sz="6" w:space="0" w:color="D9D9D9"/>
              <w:bottom w:val="nil"/>
              <w:right w:val="single" w:sz="6" w:space="0" w:color="D9D9D9"/>
            </w:tcBorders>
          </w:tcPr>
          <w:p w14:paraId="43379C39" w14:textId="77777777" w:rsidR="004A717B" w:rsidRPr="00DC3897" w:rsidRDefault="004A717B" w:rsidP="00F475ED">
            <w:pPr>
              <w:rPr>
                <w:b/>
                <w:bCs/>
                <w:color w:val="025453"/>
              </w:rPr>
            </w:pPr>
            <w:r>
              <w:rPr>
                <w:b/>
                <w:bCs/>
                <w:color w:val="025453"/>
              </w:rPr>
              <w:lastRenderedPageBreak/>
              <w:t>Recommendations </w:t>
            </w:r>
          </w:p>
        </w:tc>
      </w:tr>
      <w:tr w:rsidR="00E80F05" w:rsidRPr="00F475ED" w14:paraId="20DE314B" w14:textId="77777777" w:rsidTr="00FA6048">
        <w:trPr>
          <w:trHeight w:val="300"/>
        </w:trPr>
        <w:tc>
          <w:tcPr>
            <w:tcW w:w="10064" w:type="dxa"/>
            <w:gridSpan w:val="3"/>
            <w:tcBorders>
              <w:top w:val="nil"/>
              <w:left w:val="single" w:sz="6" w:space="0" w:color="D9D9D9"/>
              <w:bottom w:val="nil"/>
              <w:right w:val="single" w:sz="6" w:space="0" w:color="D9D9D9"/>
            </w:tcBorders>
          </w:tcPr>
          <w:p w14:paraId="5680A8F2" w14:textId="77777777" w:rsidR="00FA1782" w:rsidRDefault="00000000">
            <w:pPr>
              <w:pStyle w:val="ListParagraph"/>
              <w:numPr>
                <w:ilvl w:val="0"/>
                <w:numId w:val="33"/>
              </w:numPr>
            </w:pPr>
            <w:r>
              <w:t xml:space="preserve">Windows: The remote SSH server is configured to allow weak encryption algorithms such as arcfour and 3des. With reference to RFC4251 ciphers which includes 3DES, ARCFOUR, twofish, serpent, and blowfish have certain security flaws associated with them. Linux: The "arcfour128" and "arcfour256" algorithm is the same algorithm i.e. the RC4 cipher using a 128-bit key and 256-bit key respectively. Arcfour (and RC4) has problems with weak keys, and should not be used anymore. RFC 4253 also advises against using Arcfour due to an issue with weak keys.</w:t>
            </w:r>
          </w:p>
        </w:tc>
      </w:tr>
      <w:tr w:rsidR="00F475ED" w:rsidRPr="00F475ED" w14:paraId="6C7A6192" w14:textId="77777777" w:rsidTr="00FA6048">
        <w:trPr>
          <w:trHeight w:val="300"/>
        </w:trPr>
        <w:tc>
          <w:tcPr>
            <w:tcW w:w="10064" w:type="dxa"/>
            <w:gridSpan w:val="3"/>
            <w:tcBorders>
              <w:top w:val="nil"/>
              <w:left w:val="single" w:sz="6" w:space="0" w:color="D9D9D9"/>
              <w:bottom w:val="nil"/>
              <w:right w:val="single" w:sz="6" w:space="0" w:color="D9D9D9"/>
            </w:tcBorders>
            <w:hideMark/>
          </w:tcPr>
          <w:p w14:paraId="0715DADF" w14:textId="77777777" w:rsidR="00F475ED" w:rsidRPr="00F475ED" w:rsidRDefault="00F475ED" w:rsidP="00F475ED">
            <w:pPr>
              <w:rPr>
                <w:b/>
                <w:bCs/>
              </w:rPr>
            </w:pPr>
            <w:r>
              <w:rPr>
                <w:b/>
                <w:bCs/>
                <w:color w:val="025453"/>
              </w:rPr>
              <w:t>Reference </w:t>
            </w:r>
          </w:p>
        </w:tc>
      </w:tr>
      <w:tr w:rsidR="00F475ED" w:rsidRPr="00F475ED" w14:paraId="3DD84668" w14:textId="77777777" w:rsidTr="00FA6048">
        <w:trPr>
          <w:trHeight w:val="300"/>
        </w:trPr>
        <w:tc>
          <w:tcPr>
            <w:tcW w:w="10064" w:type="dxa"/>
            <w:gridSpan w:val="3"/>
            <w:tcBorders>
              <w:top w:val="nil"/>
              <w:left w:val="single" w:sz="6" w:space="0" w:color="D9D9D9"/>
              <w:bottom w:val="single" w:sz="6" w:space="0" w:color="D9D9D9"/>
              <w:right w:val="single" w:sz="6" w:space="0" w:color="D9D9D9"/>
            </w:tcBorders>
            <w:hideMark/>
          </w:tcPr>
          <w:p w14:paraId="2DFDFF99" w14:textId="77777777" w:rsidR="00FA1782" w:rsidRDefault="00FA1782">
            <w:pPr>
              <w:pStyle w:val="ListParagraph"/>
              <w:numPr>
                <w:ilvl w:val="0"/>
                <w:numId w:val="21"/>
              </w:numPr>
            </w:pPr>
            <w:r>
              <w:t>https://tools.ietf.org/html/rfc4253#section-6.3</w:t>
            </w:r>
          </w:p>
          <w:p w14:paraId="0443573E" w14:textId="77777777" w:rsidR="00FA1782" w:rsidRDefault="00FA1782">
            <w:pPr>
              <w:pStyle w:val="ListParagraph"/>
              <w:numPr>
                <w:ilvl w:val="0"/>
                <w:numId w:val="21"/>
              </w:numPr>
            </w:pPr>
            <w:r>
              <w:t>https://linux.uits.uconn.edu/2014/06/25/ssh-weak-ciphers-and-mac-algorithms/</w:t>
            </w:r>
          </w:p>
          <w:p w14:paraId="2676A404" w14:textId="77777777" w:rsidR="00FA1782" w:rsidRDefault="00FA1782">
            <w:pPr>
              <w:pStyle w:val="ListParagraph"/>
              <w:numPr>
                <w:ilvl w:val="0"/>
                <w:numId w:val="21"/>
              </w:numPr>
            </w:pPr>
            <w:r>
              <w:t>https://www.openssh.com/releasenotes.html</w:t>
            </w:r>
          </w:p>
          <w:p w14:paraId="307EF3AA" w14:textId="77777777" w:rsidR="00FA1782" w:rsidRDefault="00FA1782">
            <w:pPr>
              <w:pStyle w:val="ListParagraph"/>
              <w:numPr>
                <w:ilvl w:val="0"/>
                <w:numId w:val="21"/>
              </w:numPr>
            </w:pPr>
            <w:r>
              <w:t>https://datatracker.ietf.org/doc/html/rfc4253#section-6.3</w:t>
            </w:r>
          </w:p>
          <w:p w14:paraId="11567BCE" w14:textId="77777777" w:rsidR="00FA1782" w:rsidRDefault="00FA1782"/>
        </w:tc>
      </w:tr>
    </w:tbl>
    <w:p w14:paraId="2D11E2F1" w14:textId="77777777" w:rsidR="00712522" w:rsidRDefault="00000000">
      <w:r>
        <w:br w:type="page"/>
      </w:r>
    </w:p>
    <w:tbl>
      <w:tblPr>
        <w:tblW w:w="10064"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1977"/>
        <w:gridCol w:w="6055"/>
        <w:gridCol w:w="2032"/>
      </w:tblGrid>
      <w:tr w:rsidR="00F475ED" w:rsidRPr="00F475ED" w14:paraId="5E10F1C7" w14:textId="77777777" w:rsidTr="005C0267">
        <w:trPr>
          <w:trHeight w:val="300"/>
        </w:trPr>
        <w:tc>
          <w:tcPr>
            <w:tcW w:w="1977" w:type="dxa"/>
            <w:tcBorders>
              <w:top w:val="single" w:sz="6" w:space="0" w:color="D9D9D9"/>
              <w:left w:val="single" w:sz="6" w:space="0" w:color="D9D9D9"/>
              <w:bottom w:val="nil"/>
              <w:right w:val="nil"/>
            </w:tcBorders>
            <w:shd w:val="clear" w:color="auto" w:fill="E1FD95"/>
            <w:hideMark/>
          </w:tcPr>
          <w:p w14:paraId="223C0541" w14:textId="77777777" w:rsidR="00F475ED" w:rsidRPr="00F475ED" w:rsidRDefault="00F475ED" w:rsidP="00F475ED">
            <w:pPr>
              <w:rPr>
                <w:b/>
              </w:rPr>
            </w:pPr>
            <w:r>
              <w:rPr>
                <w:b/>
              </w:rPr>
              <w:lastRenderedPageBreak/>
              <w:t>EXT-015</w:t>
            </w:r>
          </w:p>
        </w:tc>
        <w:tc>
          <w:tcPr>
            <w:tcW w:w="6055" w:type="dxa"/>
            <w:tcBorders>
              <w:top w:val="single" w:sz="6" w:space="0" w:color="D9D9D9"/>
              <w:left w:val="nil"/>
              <w:bottom w:val="nil"/>
              <w:right w:val="nil"/>
            </w:tcBorders>
            <w:shd w:val="clear" w:color="auto" w:fill="E1FD95"/>
            <w:hideMark/>
          </w:tcPr>
          <w:p w14:paraId="73A24FF3" w14:textId="77777777" w:rsidR="00F475ED" w:rsidRPr="00F475ED" w:rsidRDefault="00F475ED" w:rsidP="00F475ED">
            <w:pPr>
              <w:rPr>
                <w:b/>
              </w:rPr>
            </w:pPr>
            <w:r>
              <w:rPr>
                <w:b/>
              </w:rPr>
              <w:t>SSH Weak MAC Algorithms Enabled</w:t>
            </w:r>
          </w:p>
        </w:tc>
        <w:tc>
          <w:tcPr>
            <w:tcW w:w="2032" w:type="dxa"/>
            <w:tcBorders>
              <w:top w:val="single" w:sz="6" w:space="0" w:color="D9D9D9"/>
              <w:left w:val="nil"/>
              <w:bottom w:val="nil"/>
              <w:right w:val="single" w:sz="6" w:space="0" w:color="D9D9D9"/>
            </w:tcBorders>
            <w:shd w:val="clear" w:color="auto" w:fill="7FDBFF"/>
            <w:vAlign w:val="center"/>
            <w:hideMark/>
          </w:tcPr>
          <w:p w14:paraId="34E2061A" w14:textId="77777777" w:rsidR="00F475ED" w:rsidRPr="00F475ED" w:rsidRDefault="00F475ED" w:rsidP="00FA6048">
            <w:pPr>
              <w:jc w:val="center"/>
            </w:pPr>
            <w:r>
              <w:rPr>
                <w:b/>
                <w:bCs/>
                <w:color w:val="FFFFFF" w:themeColor="background1"/>
              </w:rPr>
              <w:t>Low</w:t>
            </w:r>
          </w:p>
        </w:tc>
      </w:tr>
      <w:tr w:rsidR="00F475ED" w:rsidRPr="00F475ED" w14:paraId="7F4591A0" w14:textId="77777777" w:rsidTr="00FA6048">
        <w:trPr>
          <w:trHeight w:val="300"/>
        </w:trPr>
        <w:tc>
          <w:tcPr>
            <w:tcW w:w="10064" w:type="dxa"/>
            <w:gridSpan w:val="3"/>
            <w:tcBorders>
              <w:top w:val="nil"/>
              <w:left w:val="single" w:sz="6" w:space="0" w:color="D9D9D9"/>
              <w:bottom w:val="nil"/>
              <w:right w:val="single" w:sz="6" w:space="0" w:color="D9D9D9"/>
            </w:tcBorders>
            <w:hideMark/>
          </w:tcPr>
          <w:p w14:paraId="4B18536E" w14:textId="77777777" w:rsidR="00F475ED" w:rsidRPr="004A717B" w:rsidRDefault="00F475ED" w:rsidP="00F475ED">
            <w:pPr>
              <w:rPr>
                <w:b/>
                <w:bCs/>
                <w:color w:val="025453"/>
              </w:rPr>
            </w:pPr>
            <w:r>
              <w:rPr>
                <w:b/>
                <w:bCs/>
                <w:color w:val="025453"/>
              </w:rPr>
              <w:t>Description</w:t>
            </w:r>
          </w:p>
        </w:tc>
      </w:tr>
      <w:tr w:rsidR="004A717B" w:rsidRPr="00F475ED" w14:paraId="6EF0E06F" w14:textId="77777777" w:rsidTr="00FA6048">
        <w:trPr>
          <w:trHeight w:val="300"/>
        </w:trPr>
        <w:tc>
          <w:tcPr>
            <w:tcW w:w="10064" w:type="dxa"/>
            <w:gridSpan w:val="3"/>
            <w:tcBorders>
              <w:top w:val="nil"/>
              <w:left w:val="single" w:sz="6" w:space="0" w:color="D9D9D9"/>
              <w:bottom w:val="nil"/>
              <w:right w:val="single" w:sz="6" w:space="0" w:color="D9D9D9"/>
            </w:tcBorders>
          </w:tcPr>
          <w:p w14:paraId="2AF0B232" w14:textId="77777777" w:rsidR="00FA1782" w:rsidRDefault="00000000">
            <w:r>
              <w:t xml:space="preserve">It was observed that the SSH on the host is configured to allow either MD5 or 96-bit MAC algorithms which is considered a weak algorithm.</w:t>
            </w:r>
          </w:p>
        </w:tc>
      </w:tr>
      <w:tr w:rsidR="004A717B" w:rsidRPr="00F475ED" w14:paraId="680F8DCA" w14:textId="77777777" w:rsidTr="00FA6048">
        <w:trPr>
          <w:trHeight w:val="300"/>
        </w:trPr>
        <w:tc>
          <w:tcPr>
            <w:tcW w:w="10064" w:type="dxa"/>
            <w:gridSpan w:val="3"/>
            <w:tcBorders>
              <w:top w:val="nil"/>
              <w:left w:val="single" w:sz="6" w:space="0" w:color="D9D9D9"/>
              <w:bottom w:val="nil"/>
              <w:right w:val="single" w:sz="6" w:space="0" w:color="D9D9D9"/>
            </w:tcBorders>
          </w:tcPr>
          <w:p w14:paraId="29DEEBFA" w14:textId="77777777" w:rsidR="00274BBF" w:rsidRPr="00274BBF" w:rsidRDefault="004A717B" w:rsidP="004A717B">
            <w:pPr>
              <w:rPr>
                <w:b/>
                <w:bCs/>
                <w:color w:val="025453"/>
              </w:rPr>
            </w:pPr>
            <w:r>
              <w:rPr>
                <w:b/>
                <w:bCs/>
                <w:color w:val="025453"/>
              </w:rPr>
              <w:t>Impact</w:t>
            </w:r>
          </w:p>
        </w:tc>
      </w:tr>
      <w:tr w:rsidR="00274BBF" w:rsidRPr="00F475ED" w14:paraId="469946FC" w14:textId="77777777" w:rsidTr="00FA6048">
        <w:trPr>
          <w:trHeight w:val="300"/>
        </w:trPr>
        <w:tc>
          <w:tcPr>
            <w:tcW w:w="10064" w:type="dxa"/>
            <w:gridSpan w:val="3"/>
            <w:tcBorders>
              <w:top w:val="nil"/>
              <w:left w:val="single" w:sz="6" w:space="0" w:color="D9D9D9"/>
              <w:bottom w:val="nil"/>
              <w:right w:val="single" w:sz="6" w:space="0" w:color="D9D9D9"/>
            </w:tcBorders>
          </w:tcPr>
          <w:p w14:paraId="37BF7286" w14:textId="77777777" w:rsidR="00FA1782" w:rsidRDefault="00000000">
            <w:r>
              <w:t>Remote SSH host is configured with a default list of ssh MAC algorithms including MD5 and SHA1. These algorithms are no longer considered to be secure for message authentication codes.</w:t>
            </w:r>
          </w:p>
        </w:tc>
      </w:tr>
      <w:tr w:rsidR="00274BBF" w:rsidRPr="00F475ED" w14:paraId="527373E2" w14:textId="77777777" w:rsidTr="00FA6048">
        <w:trPr>
          <w:trHeight w:val="300"/>
        </w:trPr>
        <w:tc>
          <w:tcPr>
            <w:tcW w:w="10064" w:type="dxa"/>
            <w:gridSpan w:val="3"/>
            <w:tcBorders>
              <w:top w:val="nil"/>
              <w:left w:val="single" w:sz="6" w:space="0" w:color="D9D9D9"/>
              <w:bottom w:val="nil"/>
              <w:right w:val="single" w:sz="6" w:space="0" w:color="D9D9D9"/>
            </w:tcBorders>
          </w:tcPr>
          <w:p w14:paraId="01451641" w14:textId="77777777" w:rsidR="00274BBF" w:rsidRPr="00F475ED" w:rsidRDefault="00274BBF" w:rsidP="00274BBF">
            <w:r>
              <w:rPr>
                <w:b/>
                <w:bCs/>
                <w:color w:val="025453"/>
              </w:rPr>
              <w:t>Affected Assets</w:t>
            </w:r>
          </w:p>
        </w:tc>
      </w:tr>
      <w:tr w:rsidR="00274BBF" w:rsidRPr="00F475ED" w14:paraId="19F9383E" w14:textId="77777777" w:rsidTr="00FA6048">
        <w:trPr>
          <w:trHeight w:val="300"/>
        </w:trPr>
        <w:tc>
          <w:tcPr>
            <w:tcW w:w="10064" w:type="dxa"/>
            <w:gridSpan w:val="3"/>
            <w:tcBorders>
              <w:top w:val="nil"/>
              <w:left w:val="single" w:sz="6" w:space="0" w:color="D9D9D9"/>
              <w:bottom w:val="nil"/>
              <w:right w:val="single" w:sz="6" w:space="0" w:color="D9D9D9"/>
            </w:tcBorders>
          </w:tcPr>
          <w:p w14:paraId="32318EC1" w14:textId="77777777" w:rsidR="00FA1782" w:rsidRDefault="00000000">
            <w:r>
              <w:rPr>
                <w:color w:val="000000"/>
              </w:rPr>
              <w:t>69.64.24.135:22</w:t>
            </w:r>
          </w:p>
          <w:p w14:paraId="323E4566" w14:textId="77777777" w:rsidR="00FA1782" w:rsidRDefault="00000000">
            <w:r>
              <w:rPr>
                <w:color w:val="000000"/>
              </w:rPr>
              <w:t>199.187.144.52:22000</w:t>
            </w:r>
          </w:p>
        </w:tc>
      </w:tr>
      <w:tr w:rsidR="004A717B" w:rsidRPr="00F475ED" w14:paraId="629D5A55" w14:textId="77777777" w:rsidTr="00FA6048">
        <w:trPr>
          <w:trHeight w:val="300"/>
        </w:trPr>
        <w:tc>
          <w:tcPr>
            <w:tcW w:w="10064" w:type="dxa"/>
            <w:gridSpan w:val="3"/>
            <w:tcBorders>
              <w:top w:val="nil"/>
              <w:left w:val="single" w:sz="6" w:space="0" w:color="D9D9D9"/>
              <w:bottom w:val="nil"/>
              <w:right w:val="single" w:sz="6" w:space="0" w:color="D9D9D9"/>
            </w:tcBorders>
          </w:tcPr>
          <w:p w14:paraId="08EF625E" w14:textId="77777777" w:rsidR="00712522" w:rsidRDefault="00000000">
            <w:r>
              <w:rPr>
                <w:b/>
                <w:bCs/>
                <w:color w:val="025453"/>
              </w:rPr>
              <w:t>Replication Steps</w:t>
            </w:r>
          </w:p>
        </w:tc>
      </w:tr>
      <w:tr w:rsidR="00E80F05" w:rsidRPr="00F475ED" w14:paraId="03FFB293" w14:textId="77777777" w:rsidTr="00FA6048">
        <w:trPr>
          <w:trHeight w:val="300"/>
        </w:trPr>
        <w:tc>
          <w:tcPr>
            <w:tcW w:w="10064" w:type="dxa"/>
            <w:gridSpan w:val="3"/>
            <w:tcBorders>
              <w:top w:val="nil"/>
              <w:left w:val="single" w:sz="6" w:space="0" w:color="D9D9D9"/>
              <w:bottom w:val="nil"/>
              <w:right w:val="single" w:sz="6" w:space="0" w:color="D9D9D9"/>
            </w:tcBorders>
          </w:tcPr>
          <w:p w14:paraId="499F52D5" w14:textId="77777777" w:rsidR="00712522" w:rsidRDefault="00000000">
            <w:r>
              <w:t xml:space="preserve">Cyderes performed an SSH configuration assessment against 69.64.24.135:22 using ssh-audit and identified weak MD5 and SHA-1 based MAC algorithms, including hmac-md5 and hmac-sha1.</w:t>
            </w:r>
          </w:p>
          <w:p w14:paraId="00399B10" w14:textId="77777777" w:rsidR="00712522" w:rsidRDefault="00000000">
            <w:pPr>
              <w:jc w:val="center"/>
            </w:pPr>
            <w:r>
              <w:rPr>
                <w:noProof/>
              </w:rPr>
              <w:drawing>
                <wp:inline distT="0" distB="0" distL="0" distR="0" wp14:anchorId="34F4DD59" wp14:editId="30DC69D0">
                  <wp:extent cx="4846320" cy="1836593"/>
                  <wp:effectExtent l="12700" t="12700" r="12700" b="12700"/>
                  <wp:docPr id="2092834958" name="Picture 2092834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846320" cy="1836593"/>
                          </a:xfrm>
                          <a:prstGeom prst="rect">
                            <a:avLst/>
                          </a:prstGeom>
                          <a:ln w="12700">
                            <a:solidFill>
                              <a:srgbClr val="000000"/>
                            </a:solidFill>
                          </a:ln>
                        </pic:spPr>
                      </pic:pic>
                    </a:graphicData>
                  </a:graphic>
                </wp:inline>
              </w:drawing>
            </w:r>
          </w:p>
          <w:p w14:paraId="3CFE5495" w14:textId="77777777" w:rsidR="00712522" w:rsidRDefault="00000000">
            <w:pPr>
              <w:pStyle w:val="Caption2"/>
            </w:pPr>
            <w:r>
              <w:t xml:space="preserve">Figure </w:t>
            </w:r>
            <w:r>
              <w:rPr>
                <w:i w:val="0"/>
              </w:rPr>
              <w:fldChar w:fldCharType="begin"/>
            </w:r>
            <w:r>
              <w:instrText>SEQ Figure  \* ARABIC</w:instrText>
            </w:r>
            <w:r>
              <w:rPr>
                <w:i w:val="0"/>
              </w:rPr>
              <w:fldChar w:fldCharType="separate"/>
            </w:r>
            <w:r>
              <w:rPr>
                <w:noProof/>
              </w:rPr>
              <w:t>98</w:t>
            </w:r>
            <w:r>
              <w:rPr>
                <w:i w:val="0"/>
              </w:rPr>
              <w:fldChar w:fldCharType="end"/>
            </w:r>
            <w:r>
              <w:t xml:space="preserve"> : SSH Weak MAC Algorithms - 69.64.24.135</w:t>
            </w:r>
          </w:p>
        </w:tc>
      </w:tr>
      <w:tr w:rsidR="004A717B" w:rsidRPr="00F475ED" w14:paraId="545E96E3" w14:textId="77777777" w:rsidTr="00FA6048">
        <w:trPr>
          <w:trHeight w:val="300"/>
        </w:trPr>
        <w:tc>
          <w:tcPr>
            <w:tcW w:w="10064" w:type="dxa"/>
            <w:gridSpan w:val="3"/>
            <w:tcBorders>
              <w:top w:val="nil"/>
              <w:left w:val="single" w:sz="6" w:space="0" w:color="D9D9D9"/>
              <w:bottom w:val="nil"/>
              <w:right w:val="single" w:sz="6" w:space="0" w:color="D9D9D9"/>
            </w:tcBorders>
          </w:tcPr>
          <w:p w14:paraId="0372561F" w14:textId="77777777" w:rsidR="004A717B" w:rsidRPr="00DC3897" w:rsidRDefault="004A717B" w:rsidP="00F475ED">
            <w:pPr>
              <w:rPr>
                <w:b/>
                <w:bCs/>
                <w:color w:val="025453"/>
              </w:rPr>
            </w:pPr>
            <w:r>
              <w:rPr>
                <w:b/>
                <w:bCs/>
                <w:color w:val="025453"/>
              </w:rPr>
              <w:t>Recommendations </w:t>
            </w:r>
          </w:p>
        </w:tc>
      </w:tr>
      <w:tr w:rsidR="00E80F05" w:rsidRPr="00F475ED" w14:paraId="022975B4" w14:textId="77777777" w:rsidTr="00FA6048">
        <w:trPr>
          <w:trHeight w:val="300"/>
        </w:trPr>
        <w:tc>
          <w:tcPr>
            <w:tcW w:w="10064" w:type="dxa"/>
            <w:gridSpan w:val="3"/>
            <w:tcBorders>
              <w:top w:val="nil"/>
              <w:left w:val="single" w:sz="6" w:space="0" w:color="D9D9D9"/>
              <w:bottom w:val="nil"/>
              <w:right w:val="single" w:sz="6" w:space="0" w:color="D9D9D9"/>
            </w:tcBorders>
          </w:tcPr>
          <w:p w14:paraId="4BCF6213" w14:textId="77777777" w:rsidR="00FA1782" w:rsidRDefault="00000000">
            <w:pPr>
              <w:pStyle w:val="ListParagraph"/>
              <w:numPr>
                <w:ilvl w:val="0"/>
                <w:numId w:val="32"/>
              </w:numPr>
            </w:pPr>
            <w:r>
              <w:lastRenderedPageBreak/>
              <w:t>Windows: It was observed that the SSH on the host is configured to allow either MD5 or 96-bit MAC algorithms which is considered a weak algorithm.</w:t>
            </w:r>
          </w:p>
          <w:p w14:paraId="6DF2440C" w14:textId="77777777" w:rsidR="00FA1782" w:rsidRDefault="00000000">
            <w:pPr>
              <w:pStyle w:val="ListParagraph"/>
              <w:numPr>
                <w:ilvl w:val="0"/>
                <w:numId w:val="32"/>
              </w:numPr>
            </w:pPr>
            <w:r>
              <w:t>Linux: Remote SSH host is configured with a default list of ssh MAC algorithms including MD5 and SHA1. These algorithms are no longer considered to be secure for message authentication codes.</w:t>
            </w:r>
          </w:p>
        </w:tc>
      </w:tr>
      <w:tr w:rsidR="00F475ED" w:rsidRPr="00F475ED" w14:paraId="71E89388" w14:textId="77777777" w:rsidTr="00FA6048">
        <w:trPr>
          <w:trHeight w:val="300"/>
        </w:trPr>
        <w:tc>
          <w:tcPr>
            <w:tcW w:w="10064" w:type="dxa"/>
            <w:gridSpan w:val="3"/>
            <w:tcBorders>
              <w:top w:val="nil"/>
              <w:left w:val="single" w:sz="6" w:space="0" w:color="D9D9D9"/>
              <w:bottom w:val="nil"/>
              <w:right w:val="single" w:sz="6" w:space="0" w:color="D9D9D9"/>
            </w:tcBorders>
            <w:hideMark/>
          </w:tcPr>
          <w:p w14:paraId="0B9518E4" w14:textId="77777777" w:rsidR="00F475ED" w:rsidRPr="00F475ED" w:rsidRDefault="00F475ED" w:rsidP="00F475ED">
            <w:pPr>
              <w:rPr>
                <w:b/>
                <w:bCs/>
              </w:rPr>
            </w:pPr>
            <w:r>
              <w:rPr>
                <w:b/>
                <w:bCs/>
                <w:color w:val="025453"/>
              </w:rPr>
              <w:t>Reference </w:t>
            </w:r>
          </w:p>
        </w:tc>
      </w:tr>
      <w:tr w:rsidR="00F475ED" w:rsidRPr="00F475ED" w14:paraId="4B295DAA" w14:textId="77777777" w:rsidTr="00FA6048">
        <w:trPr>
          <w:trHeight w:val="300"/>
        </w:trPr>
        <w:tc>
          <w:tcPr>
            <w:tcW w:w="10064" w:type="dxa"/>
            <w:gridSpan w:val="3"/>
            <w:tcBorders>
              <w:top w:val="nil"/>
              <w:left w:val="single" w:sz="6" w:space="0" w:color="D9D9D9"/>
              <w:bottom w:val="single" w:sz="6" w:space="0" w:color="D9D9D9"/>
              <w:right w:val="single" w:sz="6" w:space="0" w:color="D9D9D9"/>
            </w:tcBorders>
            <w:hideMark/>
          </w:tcPr>
          <w:p w14:paraId="0270BBCA" w14:textId="77777777" w:rsidR="00FA1782" w:rsidRDefault="00FA1782">
            <w:pPr>
              <w:pStyle w:val="ListParagraph"/>
              <w:numPr>
                <w:ilvl w:val="0"/>
                <w:numId w:val="22"/>
              </w:numPr>
            </w:pPr>
            <w:r>
              <w:t>https://www.netiq.com/documentation/access-manager-44/security-guide/data/t45l3vkp79bz.html</w:t>
            </w:r>
          </w:p>
          <w:p w14:paraId="39E0F499" w14:textId="77777777" w:rsidR="00FA1782" w:rsidRDefault="00FA1782">
            <w:pPr>
              <w:pStyle w:val="ListParagraph"/>
              <w:numPr>
                <w:ilvl w:val="0"/>
                <w:numId w:val="22"/>
              </w:numPr>
            </w:pPr>
            <w:r>
              <w:t>https://community.arubanetworks.com/t5/Monitoring-Management-Location/How-to-disable-obsolete-SSH-cipher-MAC-algorithms/ta-p/292311</w:t>
            </w:r>
          </w:p>
          <w:p w14:paraId="06145E9D" w14:textId="77777777" w:rsidR="00FA1782" w:rsidRDefault="00FA1782">
            <w:pPr>
              <w:pStyle w:val="ListParagraph"/>
              <w:numPr>
                <w:ilvl w:val="0"/>
                <w:numId w:val="22"/>
              </w:numPr>
            </w:pPr>
            <w:r>
              <w:t>https://datatracker.ietf.org/doc/html/rfc6151</w:t>
            </w:r>
          </w:p>
          <w:p w14:paraId="567E6D06" w14:textId="77777777" w:rsidR="00FA1782" w:rsidRDefault="00FA1782"/>
        </w:tc>
      </w:tr>
    </w:tbl>
    <w:p w14:paraId="0CFB1E79" w14:textId="77777777" w:rsidR="00712522" w:rsidRDefault="00000000">
      <w:r>
        <w:br w:type="page"/>
      </w:r>
    </w:p>
    <w:tbl>
      <w:tblPr>
        <w:tblW w:w="10064"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1977"/>
        <w:gridCol w:w="6055"/>
        <w:gridCol w:w="2032"/>
      </w:tblGrid>
      <w:tr w:rsidR="00F475ED" w:rsidRPr="00F475ED" w14:paraId="1F2D3ED6" w14:textId="77777777" w:rsidTr="005C0267">
        <w:trPr>
          <w:trHeight w:val="300"/>
        </w:trPr>
        <w:tc>
          <w:tcPr>
            <w:tcW w:w="1977" w:type="dxa"/>
            <w:tcBorders>
              <w:top w:val="single" w:sz="6" w:space="0" w:color="D9D9D9"/>
              <w:left w:val="single" w:sz="6" w:space="0" w:color="D9D9D9"/>
              <w:bottom w:val="nil"/>
              <w:right w:val="nil"/>
            </w:tcBorders>
            <w:shd w:val="clear" w:color="auto" w:fill="E1FD95"/>
            <w:hideMark/>
          </w:tcPr>
          <w:p w14:paraId="18CCC806" w14:textId="77777777" w:rsidR="00F475ED" w:rsidRPr="00F475ED" w:rsidRDefault="00F475ED" w:rsidP="00F475ED">
            <w:pPr>
              <w:rPr>
                <w:b/>
              </w:rPr>
            </w:pPr>
            <w:r>
              <w:rPr>
                <w:b/>
              </w:rPr>
              <w:lastRenderedPageBreak/>
              <w:t>EXT-016</w:t>
            </w:r>
          </w:p>
        </w:tc>
        <w:tc>
          <w:tcPr>
            <w:tcW w:w="6055" w:type="dxa"/>
            <w:tcBorders>
              <w:top w:val="single" w:sz="6" w:space="0" w:color="D9D9D9"/>
              <w:left w:val="nil"/>
              <w:bottom w:val="nil"/>
              <w:right w:val="nil"/>
            </w:tcBorders>
            <w:shd w:val="clear" w:color="auto" w:fill="E1FD95"/>
            <w:hideMark/>
          </w:tcPr>
          <w:p w14:paraId="03224D46" w14:textId="77777777" w:rsidR="00F475ED" w:rsidRPr="00F475ED" w:rsidRDefault="00F475ED" w:rsidP="00F475ED">
            <w:pPr>
              <w:rPr>
                <w:b/>
              </w:rPr>
            </w:pPr>
            <w:r>
              <w:rPr>
                <w:b/>
              </w:rPr>
              <w:t>Stack traces in error messages</w:t>
            </w:r>
          </w:p>
        </w:tc>
        <w:tc>
          <w:tcPr>
            <w:tcW w:w="2032" w:type="dxa"/>
            <w:tcBorders>
              <w:top w:val="single" w:sz="6" w:space="0" w:color="D9D9D9"/>
              <w:left w:val="nil"/>
              <w:bottom w:val="nil"/>
              <w:right w:val="single" w:sz="6" w:space="0" w:color="D9D9D9"/>
            </w:tcBorders>
            <w:shd w:val="clear" w:color="auto" w:fill="7FDBFF"/>
            <w:vAlign w:val="center"/>
            <w:hideMark/>
          </w:tcPr>
          <w:p w14:paraId="55FB27A8" w14:textId="77777777" w:rsidR="00F475ED" w:rsidRPr="00F475ED" w:rsidRDefault="00F475ED" w:rsidP="00FA6048">
            <w:pPr>
              <w:jc w:val="center"/>
            </w:pPr>
            <w:r>
              <w:rPr>
                <w:b/>
                <w:bCs/>
                <w:color w:val="FFFFFF" w:themeColor="background1"/>
              </w:rPr>
              <w:t>Low</w:t>
            </w:r>
          </w:p>
        </w:tc>
      </w:tr>
      <w:tr w:rsidR="00F475ED" w:rsidRPr="00F475ED" w14:paraId="478B5F58" w14:textId="77777777" w:rsidTr="00FA6048">
        <w:trPr>
          <w:trHeight w:val="300"/>
        </w:trPr>
        <w:tc>
          <w:tcPr>
            <w:tcW w:w="10064" w:type="dxa"/>
            <w:gridSpan w:val="3"/>
            <w:tcBorders>
              <w:top w:val="nil"/>
              <w:left w:val="single" w:sz="6" w:space="0" w:color="D9D9D9"/>
              <w:bottom w:val="nil"/>
              <w:right w:val="single" w:sz="6" w:space="0" w:color="D9D9D9"/>
            </w:tcBorders>
            <w:hideMark/>
          </w:tcPr>
          <w:p w14:paraId="25D06A51" w14:textId="77777777" w:rsidR="00F475ED" w:rsidRPr="004A717B" w:rsidRDefault="00F475ED" w:rsidP="00F475ED">
            <w:pPr>
              <w:rPr>
                <w:b/>
                <w:bCs/>
                <w:color w:val="025453"/>
              </w:rPr>
            </w:pPr>
            <w:r>
              <w:rPr>
                <w:b/>
                <w:bCs/>
                <w:color w:val="025453"/>
              </w:rPr>
              <w:t>Description</w:t>
            </w:r>
          </w:p>
        </w:tc>
      </w:tr>
      <w:tr w:rsidR="004A717B" w:rsidRPr="00F475ED" w14:paraId="45E077D8" w14:textId="77777777" w:rsidTr="00FA6048">
        <w:trPr>
          <w:trHeight w:val="300"/>
        </w:trPr>
        <w:tc>
          <w:tcPr>
            <w:tcW w:w="10064" w:type="dxa"/>
            <w:gridSpan w:val="3"/>
            <w:tcBorders>
              <w:top w:val="nil"/>
              <w:left w:val="single" w:sz="6" w:space="0" w:color="D9D9D9"/>
              <w:bottom w:val="nil"/>
              <w:right w:val="single" w:sz="6" w:space="0" w:color="D9D9D9"/>
            </w:tcBorders>
          </w:tcPr>
          <w:p w14:paraId="48D59C78" w14:textId="77777777" w:rsidR="00FA1782" w:rsidRDefault="00000000">
            <w:r>
              <w:t xml:space="preserve">Custom error messages, that are displayed through error handling done by the programmer, must not contain details from framework exception objects. Error messages inside exception objects often contains sensitive information such as stack traces, internal path disclosure, etc.</w:t>
            </w:r>
          </w:p>
        </w:tc>
      </w:tr>
      <w:tr w:rsidR="004A717B" w:rsidRPr="00F475ED" w14:paraId="0C452E06" w14:textId="77777777" w:rsidTr="00FA6048">
        <w:trPr>
          <w:trHeight w:val="300"/>
        </w:trPr>
        <w:tc>
          <w:tcPr>
            <w:tcW w:w="10064" w:type="dxa"/>
            <w:gridSpan w:val="3"/>
            <w:tcBorders>
              <w:top w:val="nil"/>
              <w:left w:val="single" w:sz="6" w:space="0" w:color="D9D9D9"/>
              <w:bottom w:val="nil"/>
              <w:right w:val="single" w:sz="6" w:space="0" w:color="D9D9D9"/>
            </w:tcBorders>
          </w:tcPr>
          <w:p w14:paraId="4F62618D" w14:textId="77777777" w:rsidR="00274BBF" w:rsidRPr="00274BBF" w:rsidRDefault="004A717B" w:rsidP="004A717B">
            <w:pPr>
              <w:rPr>
                <w:b/>
                <w:bCs/>
                <w:color w:val="025453"/>
              </w:rPr>
            </w:pPr>
            <w:r>
              <w:rPr>
                <w:b/>
                <w:bCs/>
                <w:color w:val="025453"/>
              </w:rPr>
              <w:t>Impact</w:t>
            </w:r>
          </w:p>
        </w:tc>
      </w:tr>
      <w:tr w:rsidR="00274BBF" w:rsidRPr="00F475ED" w14:paraId="7DA5F416" w14:textId="77777777" w:rsidTr="00FA6048">
        <w:trPr>
          <w:trHeight w:val="300"/>
        </w:trPr>
        <w:tc>
          <w:tcPr>
            <w:tcW w:w="10064" w:type="dxa"/>
            <w:gridSpan w:val="3"/>
            <w:tcBorders>
              <w:top w:val="nil"/>
              <w:left w:val="single" w:sz="6" w:space="0" w:color="D9D9D9"/>
              <w:bottom w:val="nil"/>
              <w:right w:val="single" w:sz="6" w:space="0" w:color="D9D9D9"/>
            </w:tcBorders>
          </w:tcPr>
          <w:p w14:paraId="550360D0" w14:textId="77777777" w:rsidR="00FA1782" w:rsidRDefault="00000000">
            <w:r>
              <w:t xml:space="preserve">The sensitive information could be displayed in the error messages which in turn can aid the attacker in other type of attacks such as directory traversal, buffer overflow, etc. which can adversely affect the confidentiality and integrity of the application.</w:t>
            </w:r>
          </w:p>
        </w:tc>
      </w:tr>
      <w:tr w:rsidR="00274BBF" w:rsidRPr="00F475ED" w14:paraId="1034C878" w14:textId="77777777" w:rsidTr="00FA6048">
        <w:trPr>
          <w:trHeight w:val="300"/>
        </w:trPr>
        <w:tc>
          <w:tcPr>
            <w:tcW w:w="10064" w:type="dxa"/>
            <w:gridSpan w:val="3"/>
            <w:tcBorders>
              <w:top w:val="nil"/>
              <w:left w:val="single" w:sz="6" w:space="0" w:color="D9D9D9"/>
              <w:bottom w:val="nil"/>
              <w:right w:val="single" w:sz="6" w:space="0" w:color="D9D9D9"/>
            </w:tcBorders>
          </w:tcPr>
          <w:p w14:paraId="6291D8BD" w14:textId="77777777" w:rsidR="00274BBF" w:rsidRPr="00F475ED" w:rsidRDefault="00274BBF" w:rsidP="00274BBF">
            <w:r>
              <w:rPr>
                <w:b/>
                <w:bCs/>
                <w:color w:val="025453"/>
              </w:rPr>
              <w:t>Affected Assets</w:t>
            </w:r>
          </w:p>
        </w:tc>
      </w:tr>
      <w:tr w:rsidR="00274BBF" w:rsidRPr="00F475ED" w14:paraId="6C22C0E4" w14:textId="77777777" w:rsidTr="00FA6048">
        <w:trPr>
          <w:trHeight w:val="300"/>
        </w:trPr>
        <w:tc>
          <w:tcPr>
            <w:tcW w:w="10064" w:type="dxa"/>
            <w:gridSpan w:val="3"/>
            <w:tcBorders>
              <w:top w:val="nil"/>
              <w:left w:val="single" w:sz="6" w:space="0" w:color="D9D9D9"/>
              <w:bottom w:val="nil"/>
              <w:right w:val="single" w:sz="6" w:space="0" w:color="D9D9D9"/>
            </w:tcBorders>
          </w:tcPr>
          <w:p w14:paraId="53FB5618" w14:textId="77777777" w:rsidR="00FA1782" w:rsidRDefault="00000000">
            <w:r>
              <w:rPr>
                <w:color w:val="000000"/>
              </w:rPr>
              <w:t>https://3.141.62.42/common/config/db.ini</w:t>
            </w:r>
          </w:p>
        </w:tc>
      </w:tr>
      <w:tr w:rsidR="004A717B" w:rsidRPr="00F475ED" w14:paraId="4711EC51" w14:textId="77777777" w:rsidTr="00FA6048">
        <w:trPr>
          <w:trHeight w:val="300"/>
        </w:trPr>
        <w:tc>
          <w:tcPr>
            <w:tcW w:w="10064" w:type="dxa"/>
            <w:gridSpan w:val="3"/>
            <w:tcBorders>
              <w:top w:val="nil"/>
              <w:left w:val="single" w:sz="6" w:space="0" w:color="D9D9D9"/>
              <w:bottom w:val="nil"/>
              <w:right w:val="single" w:sz="6" w:space="0" w:color="D9D9D9"/>
            </w:tcBorders>
          </w:tcPr>
          <w:p w14:paraId="0C4ED36E" w14:textId="77777777" w:rsidR="00712522" w:rsidRDefault="00000000">
            <w:r>
              <w:rPr>
                <w:b/>
                <w:bCs/>
                <w:color w:val="025453"/>
              </w:rPr>
              <w:t>Replication Steps</w:t>
            </w:r>
          </w:p>
        </w:tc>
      </w:tr>
      <w:tr w:rsidR="00E80F05" w:rsidRPr="00F475ED" w14:paraId="68A117E1" w14:textId="77777777" w:rsidTr="00FA6048">
        <w:trPr>
          <w:trHeight w:val="300"/>
        </w:trPr>
        <w:tc>
          <w:tcPr>
            <w:tcW w:w="10064" w:type="dxa"/>
            <w:gridSpan w:val="3"/>
            <w:tcBorders>
              <w:top w:val="nil"/>
              <w:left w:val="single" w:sz="6" w:space="0" w:color="D9D9D9"/>
              <w:bottom w:val="nil"/>
              <w:right w:val="single" w:sz="6" w:space="0" w:color="D9D9D9"/>
            </w:tcBorders>
          </w:tcPr>
          <w:p w14:paraId="15A3B299" w14:textId="77777777" w:rsidR="00712522" w:rsidRDefault="00000000">
            <w:r>
              <w:t xml:space="preserve">Cyderes requested the resource https://3.141.62.42/common/config/db.ini and the server returned a verbose ASP.NET Server Error / Runtime Error page disclosing framework and web.config configuration details.</w:t>
            </w:r>
          </w:p>
          <w:p w14:paraId="440762E3" w14:textId="77777777" w:rsidR="00712522" w:rsidRDefault="00000000">
            <w:pPr>
              <w:jc w:val="center"/>
            </w:pPr>
            <w:r>
              <w:rPr>
                <w:noProof/>
              </w:rPr>
              <w:lastRenderedPageBreak/>
              <w:drawing>
                <wp:inline distT="0" distB="0" distL="0" distR="0" wp14:anchorId="10054AC4" wp14:editId="3611FFC5">
                  <wp:extent cx="4846320" cy="3333694"/>
                  <wp:effectExtent l="12700" t="12700" r="12700" b="12700"/>
                  <wp:docPr id="2092834952" name="Picture 2092834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9"/>
                          <a:stretch>
                            <a:fillRect/>
                          </a:stretch>
                        </pic:blipFill>
                        <pic:spPr>
                          <a:xfrm>
                            <a:off x="0" y="0"/>
                            <a:ext cx="4846320" cy="3333694"/>
                          </a:xfrm>
                          <a:prstGeom prst="rect">
                            <a:avLst/>
                          </a:prstGeom>
                          <a:ln w="12700">
                            <a:solidFill>
                              <a:srgbClr val="000000"/>
                            </a:solidFill>
                          </a:ln>
                        </pic:spPr>
                      </pic:pic>
                    </a:graphicData>
                  </a:graphic>
                </wp:inline>
              </w:drawing>
            </w:r>
          </w:p>
          <w:p w14:paraId="6A6966FE" w14:textId="77777777" w:rsidR="00712522" w:rsidRDefault="00000000">
            <w:pPr>
              <w:pStyle w:val="Caption2"/>
            </w:pPr>
            <w:r>
              <w:t xml:space="preserve">Figure </w:t>
            </w:r>
            <w:r>
              <w:rPr>
                <w:i w:val="0"/>
              </w:rPr>
              <w:fldChar w:fldCharType="begin"/>
            </w:r>
            <w:r>
              <w:instrText>SEQ Figure  \* ARABIC</w:instrText>
            </w:r>
            <w:r>
              <w:rPr>
                <w:i w:val="0"/>
              </w:rPr>
              <w:fldChar w:fldCharType="separate"/>
            </w:r>
            <w:r>
              <w:rPr>
                <w:noProof/>
              </w:rPr>
              <w:t>99</w:t>
            </w:r>
            <w:r>
              <w:rPr>
                <w:i w:val="0"/>
              </w:rPr>
              <w:fldChar w:fldCharType="end"/>
            </w:r>
            <w:r>
              <w:t xml:space="preserve"> : Verbose ASP.NET Error Page - 3.141.62.42</w:t>
            </w:r>
          </w:p>
        </w:tc>
      </w:tr>
      <w:tr w:rsidR="004A717B" w:rsidRPr="00F475ED" w14:paraId="26A72649" w14:textId="77777777" w:rsidTr="00FA6048">
        <w:trPr>
          <w:trHeight w:val="300"/>
        </w:trPr>
        <w:tc>
          <w:tcPr>
            <w:tcW w:w="10064" w:type="dxa"/>
            <w:gridSpan w:val="3"/>
            <w:tcBorders>
              <w:top w:val="nil"/>
              <w:left w:val="single" w:sz="6" w:space="0" w:color="D9D9D9"/>
              <w:bottom w:val="nil"/>
              <w:right w:val="single" w:sz="6" w:space="0" w:color="D9D9D9"/>
            </w:tcBorders>
          </w:tcPr>
          <w:p w14:paraId="071E0B60" w14:textId="77777777" w:rsidR="004A717B" w:rsidRPr="00DC3897" w:rsidRDefault="004A717B" w:rsidP="00F475ED">
            <w:pPr>
              <w:rPr>
                <w:b/>
                <w:bCs/>
                <w:color w:val="025453"/>
              </w:rPr>
            </w:pPr>
            <w:r>
              <w:rPr>
                <w:b/>
                <w:bCs/>
                <w:color w:val="025453"/>
              </w:rPr>
              <w:lastRenderedPageBreak/>
              <w:t>Recommendations </w:t>
            </w:r>
          </w:p>
        </w:tc>
      </w:tr>
      <w:tr w:rsidR="00E80F05" w:rsidRPr="00F475ED" w14:paraId="14173DD5" w14:textId="77777777" w:rsidTr="00FA6048">
        <w:trPr>
          <w:trHeight w:val="300"/>
        </w:trPr>
        <w:tc>
          <w:tcPr>
            <w:tcW w:w="10064" w:type="dxa"/>
            <w:gridSpan w:val="3"/>
            <w:tcBorders>
              <w:top w:val="nil"/>
              <w:left w:val="single" w:sz="6" w:space="0" w:color="D9D9D9"/>
              <w:bottom w:val="nil"/>
              <w:right w:val="single" w:sz="6" w:space="0" w:color="D9D9D9"/>
            </w:tcBorders>
          </w:tcPr>
          <w:p w14:paraId="75749223" w14:textId="77777777" w:rsidR="00FA1782" w:rsidRDefault="00000000">
            <w:pPr>
              <w:pStyle w:val="ListParagraph"/>
              <w:numPr>
                <w:ilvl w:val="0"/>
                <w:numId w:val="31"/>
              </w:numPr>
            </w:pPr>
            <w:r>
              <w:t xml:space="preserve">Windows: Custom error messages, that are displayed through error handling done by the programmer, must not contain details from framework exception objects. Error messages inside exception objects often contains sensitive information such as stack traces, internal path disclosure, etc. Linux: The sensitive information could be displayed in the error messages which in turn can aid the attacker in other type of attacks such as directory traversal, buffer overflow, etc. which can adversely affect the confidentiality and integrity of the application.</w:t>
            </w:r>
          </w:p>
        </w:tc>
      </w:tr>
      <w:tr w:rsidR="00F475ED" w:rsidRPr="00F475ED" w14:paraId="0A94F471" w14:textId="77777777" w:rsidTr="00FA6048">
        <w:trPr>
          <w:trHeight w:val="300"/>
        </w:trPr>
        <w:tc>
          <w:tcPr>
            <w:tcW w:w="10064" w:type="dxa"/>
            <w:gridSpan w:val="3"/>
            <w:tcBorders>
              <w:top w:val="nil"/>
              <w:left w:val="single" w:sz="6" w:space="0" w:color="D9D9D9"/>
              <w:bottom w:val="nil"/>
              <w:right w:val="single" w:sz="6" w:space="0" w:color="D9D9D9"/>
            </w:tcBorders>
            <w:hideMark/>
          </w:tcPr>
          <w:p w14:paraId="5AABC442" w14:textId="77777777" w:rsidR="00F475ED" w:rsidRPr="00F475ED" w:rsidRDefault="00F475ED" w:rsidP="00F475ED">
            <w:pPr>
              <w:rPr>
                <w:b/>
                <w:bCs/>
              </w:rPr>
            </w:pPr>
            <w:r>
              <w:rPr>
                <w:b/>
                <w:bCs/>
                <w:color w:val="025453"/>
              </w:rPr>
              <w:t>Reference </w:t>
            </w:r>
          </w:p>
        </w:tc>
      </w:tr>
      <w:tr w:rsidR="00F475ED" w:rsidRPr="00F475ED" w14:paraId="3A497ACE" w14:textId="77777777" w:rsidTr="00FA6048">
        <w:trPr>
          <w:trHeight w:val="300"/>
        </w:trPr>
        <w:tc>
          <w:tcPr>
            <w:tcW w:w="10064" w:type="dxa"/>
            <w:gridSpan w:val="3"/>
            <w:tcBorders>
              <w:top w:val="nil"/>
              <w:left w:val="single" w:sz="6" w:space="0" w:color="D9D9D9"/>
              <w:bottom w:val="single" w:sz="6" w:space="0" w:color="D9D9D9"/>
              <w:right w:val="single" w:sz="6" w:space="0" w:color="D9D9D9"/>
            </w:tcBorders>
            <w:hideMark/>
          </w:tcPr>
          <w:p w14:paraId="0F724C13" w14:textId="77777777" w:rsidR="00FA1782" w:rsidRDefault="00FA1782">
            <w:pPr>
              <w:pStyle w:val="ListParagraph"/>
              <w:numPr>
                <w:ilvl w:val="0"/>
                <w:numId w:val="20"/>
              </w:numPr>
            </w:pPr>
            <w:r>
              <w:t>https://www.owasp.org/index.php/Improper_Error_Handling</w:t>
            </w:r>
          </w:p>
          <w:p w14:paraId="2EDD3125" w14:textId="77777777" w:rsidR="00FA1782" w:rsidRDefault="00FA1782">
            <w:pPr>
              <w:pStyle w:val="ListParagraph"/>
              <w:numPr>
                <w:ilvl w:val="0"/>
                <w:numId w:val="20"/>
              </w:numPr>
            </w:pPr>
            <w:r>
              <w:t>https://www.owasp.org/index.php/Missing_Error_Handling</w:t>
            </w:r>
          </w:p>
          <w:p w14:paraId="76B333C7" w14:textId="77777777" w:rsidR="00FA1782" w:rsidRDefault="00FA1782">
            <w:pPr>
              <w:pStyle w:val="ListParagraph"/>
              <w:numPr>
                <w:ilvl w:val="0"/>
                <w:numId w:val="20"/>
              </w:numPr>
            </w:pPr>
            <w:r>
              <w:t>https://cheatsheetseries.owasp.org/cheatsheets/Error_Handling_Cheat_Sheet.html</w:t>
            </w:r>
          </w:p>
          <w:p w14:paraId="53D6433E" w14:textId="77777777" w:rsidR="00FA1782" w:rsidRDefault="00FA1782">
            <w:pPr>
              <w:pStyle w:val="ListParagraph"/>
              <w:numPr>
                <w:ilvl w:val="0"/>
                <w:numId w:val="20"/>
              </w:numPr>
            </w:pPr>
            <w:r>
              <w:t>https://owasp.org/www-community/Improper_Error_Handling</w:t>
            </w:r>
          </w:p>
          <w:p w14:paraId="5DDE755E" w14:textId="77777777" w:rsidR="00FA1782" w:rsidRDefault="00FA1782"/>
        </w:tc>
      </w:tr>
    </w:tbl>
    <w:p w14:paraId="2FF8FAA4" w14:textId="77777777" w:rsidR="00712522" w:rsidRDefault="00000000">
      <w:r>
        <w:br w:type="page"/>
      </w:r>
    </w:p>
    <w:tbl>
      <w:tblPr>
        <w:tblW w:w="10064"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1977"/>
        <w:gridCol w:w="6055"/>
        <w:gridCol w:w="2032"/>
      </w:tblGrid>
      <w:tr w:rsidR="00F475ED" w:rsidRPr="00F475ED" w14:paraId="57A077D7" w14:textId="77777777" w:rsidTr="005C0267">
        <w:trPr>
          <w:trHeight w:val="300"/>
        </w:trPr>
        <w:tc>
          <w:tcPr>
            <w:tcW w:w="1977" w:type="dxa"/>
            <w:tcBorders>
              <w:top w:val="single" w:sz="6" w:space="0" w:color="D9D9D9"/>
              <w:left w:val="single" w:sz="6" w:space="0" w:color="D9D9D9"/>
              <w:bottom w:val="nil"/>
              <w:right w:val="nil"/>
            </w:tcBorders>
            <w:shd w:val="clear" w:color="auto" w:fill="E1FD95"/>
            <w:hideMark/>
          </w:tcPr>
          <w:p w14:paraId="7DB43C31" w14:textId="77777777" w:rsidR="00F475ED" w:rsidRPr="00F475ED" w:rsidRDefault="00F475ED" w:rsidP="00F475ED">
            <w:pPr>
              <w:rPr>
                <w:b/>
              </w:rPr>
            </w:pPr>
            <w:r>
              <w:rPr>
                <w:b/>
              </w:rPr>
              <w:lastRenderedPageBreak/>
              <w:t>EXT-017</w:t>
            </w:r>
          </w:p>
        </w:tc>
        <w:tc>
          <w:tcPr>
            <w:tcW w:w="6055" w:type="dxa"/>
            <w:tcBorders>
              <w:top w:val="single" w:sz="6" w:space="0" w:color="D9D9D9"/>
              <w:left w:val="nil"/>
              <w:bottom w:val="nil"/>
              <w:right w:val="nil"/>
            </w:tcBorders>
            <w:shd w:val="clear" w:color="auto" w:fill="E1FD95"/>
            <w:hideMark/>
          </w:tcPr>
          <w:p w14:paraId="0676231C" w14:textId="77777777" w:rsidR="00F475ED" w:rsidRPr="00F475ED" w:rsidRDefault="00F475ED" w:rsidP="00F475ED">
            <w:pPr>
              <w:rPr>
                <w:b/>
              </w:rPr>
            </w:pPr>
            <w:r>
              <w:rPr>
                <w:b/>
              </w:rPr>
              <w:t>SSH Server CBC Mode Ciphers Enabled</w:t>
            </w:r>
          </w:p>
        </w:tc>
        <w:tc>
          <w:tcPr>
            <w:tcW w:w="2032" w:type="dxa"/>
            <w:tcBorders>
              <w:top w:val="single" w:sz="6" w:space="0" w:color="D9D9D9"/>
              <w:left w:val="nil"/>
              <w:bottom w:val="nil"/>
              <w:right w:val="single" w:sz="6" w:space="0" w:color="D9D9D9"/>
            </w:tcBorders>
            <w:shd w:val="clear" w:color="auto" w:fill="7FDBFF"/>
            <w:vAlign w:val="center"/>
            <w:hideMark/>
          </w:tcPr>
          <w:p w14:paraId="7D2D8DA9" w14:textId="77777777" w:rsidR="00F475ED" w:rsidRPr="00F475ED" w:rsidRDefault="00F475ED" w:rsidP="00FA6048">
            <w:pPr>
              <w:jc w:val="center"/>
            </w:pPr>
            <w:r>
              <w:rPr>
                <w:b/>
                <w:bCs/>
                <w:color w:val="FFFFFF" w:themeColor="background1"/>
              </w:rPr>
              <w:t>Low</w:t>
            </w:r>
          </w:p>
        </w:tc>
      </w:tr>
      <w:tr w:rsidR="00F475ED" w:rsidRPr="00F475ED" w14:paraId="3BAC1208" w14:textId="77777777" w:rsidTr="00FA6048">
        <w:trPr>
          <w:trHeight w:val="300"/>
        </w:trPr>
        <w:tc>
          <w:tcPr>
            <w:tcW w:w="10064" w:type="dxa"/>
            <w:gridSpan w:val="3"/>
            <w:tcBorders>
              <w:top w:val="nil"/>
              <w:left w:val="single" w:sz="6" w:space="0" w:color="D9D9D9"/>
              <w:bottom w:val="nil"/>
              <w:right w:val="single" w:sz="6" w:space="0" w:color="D9D9D9"/>
            </w:tcBorders>
            <w:hideMark/>
          </w:tcPr>
          <w:p w14:paraId="42225F3A" w14:textId="77777777" w:rsidR="00F475ED" w:rsidRPr="004A717B" w:rsidRDefault="00F475ED" w:rsidP="00F475ED">
            <w:pPr>
              <w:rPr>
                <w:b/>
                <w:bCs/>
                <w:color w:val="025453"/>
              </w:rPr>
            </w:pPr>
            <w:r>
              <w:rPr>
                <w:b/>
                <w:bCs/>
                <w:color w:val="025453"/>
              </w:rPr>
              <w:t>Description</w:t>
            </w:r>
          </w:p>
        </w:tc>
      </w:tr>
      <w:tr w:rsidR="004A717B" w:rsidRPr="00F475ED" w14:paraId="55283DCD" w14:textId="77777777" w:rsidTr="00FA6048">
        <w:trPr>
          <w:trHeight w:val="300"/>
        </w:trPr>
        <w:tc>
          <w:tcPr>
            <w:tcW w:w="10064" w:type="dxa"/>
            <w:gridSpan w:val="3"/>
            <w:tcBorders>
              <w:top w:val="nil"/>
              <w:left w:val="single" w:sz="6" w:space="0" w:color="D9D9D9"/>
              <w:bottom w:val="nil"/>
              <w:right w:val="single" w:sz="6" w:space="0" w:color="D9D9D9"/>
            </w:tcBorders>
          </w:tcPr>
          <w:p w14:paraId="533C8E34" w14:textId="77777777" w:rsidR="00FA1782" w:rsidRDefault="00000000">
            <w:r>
              <w:t>SSH when using a block cipher algorithm in Cipher Block Chaining (CBC) mode, makes it easier for remote attackers to recover certain plaintext data from an arbitrary block of ciphertext in an SSH session via unknown vectors.</w:t>
            </w:r>
          </w:p>
        </w:tc>
      </w:tr>
      <w:tr w:rsidR="004A717B" w:rsidRPr="00F475ED" w14:paraId="0792AE38" w14:textId="77777777" w:rsidTr="00FA6048">
        <w:trPr>
          <w:trHeight w:val="300"/>
        </w:trPr>
        <w:tc>
          <w:tcPr>
            <w:tcW w:w="10064" w:type="dxa"/>
            <w:gridSpan w:val="3"/>
            <w:tcBorders>
              <w:top w:val="nil"/>
              <w:left w:val="single" w:sz="6" w:space="0" w:color="D9D9D9"/>
              <w:bottom w:val="nil"/>
              <w:right w:val="single" w:sz="6" w:space="0" w:color="D9D9D9"/>
            </w:tcBorders>
          </w:tcPr>
          <w:p w14:paraId="03D7C44F" w14:textId="77777777" w:rsidR="00274BBF" w:rsidRPr="00274BBF" w:rsidRDefault="004A717B" w:rsidP="004A717B">
            <w:pPr>
              <w:rPr>
                <w:b/>
                <w:bCs/>
                <w:color w:val="025453"/>
              </w:rPr>
            </w:pPr>
            <w:r>
              <w:rPr>
                <w:b/>
                <w:bCs/>
                <w:color w:val="025453"/>
              </w:rPr>
              <w:t>Impact</w:t>
            </w:r>
          </w:p>
        </w:tc>
      </w:tr>
      <w:tr w:rsidR="00274BBF" w:rsidRPr="00F475ED" w14:paraId="226FFC7F" w14:textId="77777777" w:rsidTr="00FA6048">
        <w:trPr>
          <w:trHeight w:val="300"/>
        </w:trPr>
        <w:tc>
          <w:tcPr>
            <w:tcW w:w="10064" w:type="dxa"/>
            <w:gridSpan w:val="3"/>
            <w:tcBorders>
              <w:top w:val="nil"/>
              <w:left w:val="single" w:sz="6" w:space="0" w:color="D9D9D9"/>
              <w:bottom w:val="nil"/>
              <w:right w:val="single" w:sz="6" w:space="0" w:color="D9D9D9"/>
            </w:tcBorders>
          </w:tcPr>
          <w:p w14:paraId="21325191" w14:textId="77777777" w:rsidR="00FA1782" w:rsidRDefault="00000000">
            <w:r>
              <w:t>A remote user with control of the network between the client and the server can inject connection errors and monitor the SSH error handling response to recover up to 32 bits of plain text from an SSH-protected connection. The attack process will terminate the SSH connection. *Note: - CBC mode connections are affected. - CTR mode connections are not affected.</w:t>
            </w:r>
          </w:p>
        </w:tc>
      </w:tr>
      <w:tr w:rsidR="00274BBF" w:rsidRPr="00F475ED" w14:paraId="69F27AD6" w14:textId="77777777" w:rsidTr="00FA6048">
        <w:trPr>
          <w:trHeight w:val="300"/>
        </w:trPr>
        <w:tc>
          <w:tcPr>
            <w:tcW w:w="10064" w:type="dxa"/>
            <w:gridSpan w:val="3"/>
            <w:tcBorders>
              <w:top w:val="nil"/>
              <w:left w:val="single" w:sz="6" w:space="0" w:color="D9D9D9"/>
              <w:bottom w:val="nil"/>
              <w:right w:val="single" w:sz="6" w:space="0" w:color="D9D9D9"/>
            </w:tcBorders>
          </w:tcPr>
          <w:p w14:paraId="3D365F4A" w14:textId="77777777" w:rsidR="00274BBF" w:rsidRPr="00F475ED" w:rsidRDefault="00274BBF" w:rsidP="00274BBF">
            <w:r>
              <w:rPr>
                <w:b/>
                <w:bCs/>
                <w:color w:val="025453"/>
              </w:rPr>
              <w:t>Affected Assets</w:t>
            </w:r>
          </w:p>
        </w:tc>
      </w:tr>
      <w:tr w:rsidR="00274BBF" w:rsidRPr="00F475ED" w14:paraId="191EC97B" w14:textId="77777777" w:rsidTr="00FA6048">
        <w:trPr>
          <w:trHeight w:val="300"/>
        </w:trPr>
        <w:tc>
          <w:tcPr>
            <w:tcW w:w="10064" w:type="dxa"/>
            <w:gridSpan w:val="3"/>
            <w:tcBorders>
              <w:top w:val="nil"/>
              <w:left w:val="single" w:sz="6" w:space="0" w:color="D9D9D9"/>
              <w:bottom w:val="nil"/>
              <w:right w:val="single" w:sz="6" w:space="0" w:color="D9D9D9"/>
            </w:tcBorders>
          </w:tcPr>
          <w:p w14:paraId="165F6599" w14:textId="77777777" w:rsidR="00AE2714" w:rsidRDefault="00000000">
            <w:r>
              <w:rPr>
                <w:color w:val="000000"/>
              </w:rPr>
              <w:t>69.64.24.135:22</w:t>
            </w:r>
          </w:p>
          <w:p w14:paraId="64C949BD" w14:textId="77777777" w:rsidR="00AE2714" w:rsidRDefault="00000000">
            <w:r>
              <w:rPr>
                <w:color w:val="000000"/>
              </w:rPr>
              <w:t>199.187.144.52:22000</w:t>
            </w:r>
          </w:p>
        </w:tc>
      </w:tr>
      <w:tr w:rsidR="004A717B" w:rsidRPr="00F475ED" w14:paraId="7E7DC762" w14:textId="77777777" w:rsidTr="00FA6048">
        <w:trPr>
          <w:trHeight w:val="300"/>
        </w:trPr>
        <w:tc>
          <w:tcPr>
            <w:tcW w:w="10064" w:type="dxa"/>
            <w:gridSpan w:val="3"/>
            <w:tcBorders>
              <w:top w:val="nil"/>
              <w:left w:val="single" w:sz="6" w:space="0" w:color="D9D9D9"/>
              <w:bottom w:val="nil"/>
              <w:right w:val="single" w:sz="6" w:space="0" w:color="D9D9D9"/>
            </w:tcBorders>
          </w:tcPr>
          <w:p w14:paraId="4D2423C9" w14:textId="77777777" w:rsidR="00712522" w:rsidRDefault="00000000">
            <w:r>
              <w:rPr>
                <w:b/>
                <w:bCs/>
                <w:color w:val="025453"/>
              </w:rPr>
              <w:t>Replication Steps</w:t>
            </w:r>
          </w:p>
        </w:tc>
      </w:tr>
      <w:tr w:rsidR="00E80F05" w:rsidRPr="00F475ED" w14:paraId="217A8F2D" w14:textId="77777777" w:rsidTr="00FA6048">
        <w:trPr>
          <w:trHeight w:val="300"/>
        </w:trPr>
        <w:tc>
          <w:tcPr>
            <w:tcW w:w="10064" w:type="dxa"/>
            <w:gridSpan w:val="3"/>
            <w:tcBorders>
              <w:top w:val="nil"/>
              <w:left w:val="single" w:sz="6" w:space="0" w:color="D9D9D9"/>
              <w:bottom w:val="nil"/>
              <w:right w:val="single" w:sz="6" w:space="0" w:color="D9D9D9"/>
            </w:tcBorders>
          </w:tcPr>
          <w:p w14:paraId="3A56F3FC" w14:textId="77777777" w:rsidR="00712522" w:rsidRDefault="00000000">
            <w:r>
              <w:t xml:space="preserve">Cyderes performed an SSH configuration assessment against 69.64.24.135:22 using ssh-audit and identified CBC-mode encryption algorithms, including rijndael-cbc and 3des-cbc.</w:t>
            </w:r>
          </w:p>
          <w:p w14:paraId="34DAEE47" w14:textId="77777777" w:rsidR="00712522" w:rsidRDefault="00000000">
            <w:pPr>
              <w:jc w:val="center"/>
            </w:pPr>
            <w:r>
              <w:rPr>
                <w:noProof/>
              </w:rPr>
              <w:drawing>
                <wp:inline distT="0" distB="0" distL="0" distR="0" wp14:anchorId="12D4192C" wp14:editId="6DD660D5">
                  <wp:extent cx="4846320" cy="1836593"/>
                  <wp:effectExtent l="12700" t="12700" r="12700" b="12700"/>
                  <wp:docPr id="2092834959" name="Picture 2092834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846320" cy="1836593"/>
                          </a:xfrm>
                          <a:prstGeom prst="rect">
                            <a:avLst/>
                          </a:prstGeom>
                          <a:ln w="12700">
                            <a:solidFill>
                              <a:srgbClr val="000000"/>
                            </a:solidFill>
                          </a:ln>
                        </pic:spPr>
                      </pic:pic>
                    </a:graphicData>
                  </a:graphic>
                </wp:inline>
              </w:drawing>
            </w:r>
          </w:p>
          <w:p w14:paraId="4DF3EA91" w14:textId="77777777" w:rsidR="00712522" w:rsidRDefault="00000000">
            <w:pPr>
              <w:pStyle w:val="Caption2"/>
            </w:pPr>
            <w:r>
              <w:t xml:space="preserve">Figure </w:t>
            </w:r>
            <w:r>
              <w:rPr>
                <w:i w:val="0"/>
              </w:rPr>
              <w:fldChar w:fldCharType="begin"/>
            </w:r>
            <w:r>
              <w:instrText>SEQ Figure  \* ARABIC</w:instrText>
            </w:r>
            <w:r>
              <w:rPr>
                <w:i w:val="0"/>
              </w:rPr>
              <w:fldChar w:fldCharType="separate"/>
            </w:r>
            <w:r>
              <w:rPr>
                <w:noProof/>
              </w:rPr>
              <w:t>100</w:t>
            </w:r>
            <w:r>
              <w:rPr>
                <w:i w:val="0"/>
              </w:rPr>
              <w:fldChar w:fldCharType="end"/>
            </w:r>
            <w:r>
              <w:t xml:space="preserve"> : SSH CBC Mode Ciphers - 69.64.24.135</w:t>
            </w:r>
          </w:p>
        </w:tc>
      </w:tr>
      <w:tr w:rsidR="004A717B" w:rsidRPr="00F475ED" w14:paraId="49BBA53B" w14:textId="77777777" w:rsidTr="00FA6048">
        <w:trPr>
          <w:trHeight w:val="300"/>
        </w:trPr>
        <w:tc>
          <w:tcPr>
            <w:tcW w:w="10064" w:type="dxa"/>
            <w:gridSpan w:val="3"/>
            <w:tcBorders>
              <w:top w:val="nil"/>
              <w:left w:val="single" w:sz="6" w:space="0" w:color="D9D9D9"/>
              <w:bottom w:val="nil"/>
              <w:right w:val="single" w:sz="6" w:space="0" w:color="D9D9D9"/>
            </w:tcBorders>
          </w:tcPr>
          <w:p w14:paraId="75D3644C" w14:textId="77777777" w:rsidR="004A717B" w:rsidRPr="00DC3897" w:rsidRDefault="004A717B" w:rsidP="00F475ED">
            <w:pPr>
              <w:rPr>
                <w:b/>
                <w:bCs/>
                <w:color w:val="025453"/>
              </w:rPr>
            </w:pPr>
            <w:r>
              <w:rPr>
                <w:b/>
                <w:bCs/>
                <w:color w:val="025453"/>
              </w:rPr>
              <w:lastRenderedPageBreak/>
              <w:t>Recommendations </w:t>
            </w:r>
          </w:p>
        </w:tc>
      </w:tr>
      <w:tr w:rsidR="00E80F05" w:rsidRPr="00F475ED" w14:paraId="5305BC34" w14:textId="77777777" w:rsidTr="00FA6048">
        <w:trPr>
          <w:trHeight w:val="300"/>
        </w:trPr>
        <w:tc>
          <w:tcPr>
            <w:tcW w:w="10064" w:type="dxa"/>
            <w:gridSpan w:val="3"/>
            <w:tcBorders>
              <w:top w:val="nil"/>
              <w:left w:val="single" w:sz="6" w:space="0" w:color="D9D9D9"/>
              <w:bottom w:val="nil"/>
              <w:right w:val="single" w:sz="6" w:space="0" w:color="D9D9D9"/>
            </w:tcBorders>
          </w:tcPr>
          <w:p w14:paraId="3EBE9862" w14:textId="77777777" w:rsidR="00FA1782" w:rsidRDefault="00000000">
            <w:pPr>
              <w:pStyle w:val="ListParagraph"/>
              <w:numPr>
                <w:ilvl w:val="0"/>
                <w:numId w:val="30"/>
              </w:numPr>
            </w:pPr>
            <w:r>
              <w:t>Windows: SSH when using a block cipher algorithm in Cipher Block Chaining (CBC) mode, makes it easier for remote attackers to recover certain plaintext data from an arbitrary block of ciphertext in an SSH session via unknown vectors.</w:t>
            </w:r>
          </w:p>
          <w:p w14:paraId="30E8BA2C" w14:textId="77777777" w:rsidR="00FA1782" w:rsidRDefault="00000000">
            <w:pPr>
              <w:pStyle w:val="ListParagraph"/>
              <w:numPr>
                <w:ilvl w:val="0"/>
                <w:numId w:val="30"/>
              </w:numPr>
            </w:pPr>
            <w:r>
              <w:t>Linux: A remote user with control of the network between the client and the server can inject connection errors and monitor the SSH error handling response to recover up to 32 bits of plain text from an SSH-protected connection. The attack process will terminate the SSH connection.</w:t>
            </w:r>
          </w:p>
          <w:p w14:paraId="6B3B0A44" w14:textId="77777777" w:rsidR="00FA1782" w:rsidRDefault="00000000">
            <w:pPr>
              <w:pStyle w:val="ListParagraph"/>
              <w:numPr>
                <w:ilvl w:val="0"/>
                <w:numId w:val="30"/>
              </w:numPr>
            </w:pPr>
            <w:r>
              <w:t>*Note: - CBC mode connections are affected. - CTR mode connections are not affected.</w:t>
            </w:r>
          </w:p>
        </w:tc>
      </w:tr>
      <w:tr w:rsidR="00F475ED" w:rsidRPr="00F475ED" w14:paraId="2FDD1829" w14:textId="77777777" w:rsidTr="00FA6048">
        <w:trPr>
          <w:trHeight w:val="300"/>
        </w:trPr>
        <w:tc>
          <w:tcPr>
            <w:tcW w:w="10064" w:type="dxa"/>
            <w:gridSpan w:val="3"/>
            <w:tcBorders>
              <w:top w:val="nil"/>
              <w:left w:val="single" w:sz="6" w:space="0" w:color="D9D9D9"/>
              <w:bottom w:val="nil"/>
              <w:right w:val="single" w:sz="6" w:space="0" w:color="D9D9D9"/>
            </w:tcBorders>
            <w:hideMark/>
          </w:tcPr>
          <w:p w14:paraId="1E11E724" w14:textId="77777777" w:rsidR="00F475ED" w:rsidRPr="00F475ED" w:rsidRDefault="00F475ED" w:rsidP="00F475ED">
            <w:pPr>
              <w:rPr>
                <w:b/>
                <w:bCs/>
              </w:rPr>
            </w:pPr>
            <w:r>
              <w:rPr>
                <w:b/>
                <w:bCs/>
                <w:color w:val="025453"/>
              </w:rPr>
              <w:t>Reference </w:t>
            </w:r>
          </w:p>
        </w:tc>
      </w:tr>
      <w:tr w:rsidR="00F475ED" w:rsidRPr="00F475ED" w14:paraId="11A2957B" w14:textId="77777777" w:rsidTr="00FA6048">
        <w:trPr>
          <w:trHeight w:val="300"/>
        </w:trPr>
        <w:tc>
          <w:tcPr>
            <w:tcW w:w="10064" w:type="dxa"/>
            <w:gridSpan w:val="3"/>
            <w:tcBorders>
              <w:top w:val="nil"/>
              <w:left w:val="single" w:sz="6" w:space="0" w:color="D9D9D9"/>
              <w:bottom w:val="single" w:sz="6" w:space="0" w:color="D9D9D9"/>
              <w:right w:val="single" w:sz="6" w:space="0" w:color="D9D9D9"/>
            </w:tcBorders>
            <w:hideMark/>
          </w:tcPr>
          <w:p w14:paraId="4FF4ACB1" w14:textId="77777777" w:rsidR="00FA1782" w:rsidRDefault="00FA1782">
            <w:pPr>
              <w:pStyle w:val="ListParagraph"/>
              <w:numPr>
                <w:ilvl w:val="0"/>
                <w:numId w:val="23"/>
              </w:numPr>
            </w:pPr>
            <w:r>
              <w:t>https://linux.uits.uconn.edu/2014/06/25/ssh-weak-ciphers-and-mac-algorithms/</w:t>
            </w:r>
          </w:p>
          <w:p w14:paraId="7891ED4C" w14:textId="77777777" w:rsidR="00FA1782" w:rsidRDefault="00FA1782">
            <w:pPr>
              <w:pStyle w:val="ListParagraph"/>
              <w:numPr>
                <w:ilvl w:val="0"/>
                <w:numId w:val="23"/>
              </w:numPr>
            </w:pPr>
            <w:r>
              <w:t>https://www.openssh.com/txt/cbc.adv</w:t>
            </w:r>
          </w:p>
          <w:p w14:paraId="11496523" w14:textId="77777777" w:rsidR="00FA1782" w:rsidRDefault="00FA1782">
            <w:pPr>
              <w:pStyle w:val="ListParagraph"/>
              <w:numPr>
                <w:ilvl w:val="0"/>
                <w:numId w:val="23"/>
              </w:numPr>
            </w:pPr>
            <w:r>
              <w:t>https://securitytracker.com/id/1021235</w:t>
            </w:r>
          </w:p>
          <w:p w14:paraId="47B9B22D" w14:textId="77777777" w:rsidR="00FA1782" w:rsidRDefault="00FA1782">
            <w:pPr>
              <w:pStyle w:val="ListParagraph"/>
              <w:numPr>
                <w:ilvl w:val="0"/>
                <w:numId w:val="23"/>
              </w:numPr>
            </w:pPr>
            <w:r>
              <w:t>https://www.kb.cert.org/vuls/id/958563</w:t>
            </w:r>
          </w:p>
          <w:p w14:paraId="39F5469C" w14:textId="77777777" w:rsidR="00FA1782" w:rsidRDefault="00FA1782"/>
        </w:tc>
      </w:tr>
    </w:tbl>
    <w:p w14:paraId="254D5C1D" w14:textId="77777777" w:rsidR="00712522" w:rsidRDefault="00000000">
      <w:r>
        <w:br w:type="page"/>
      </w:r>
    </w:p>
    <w:tbl>
      <w:tblPr>
        <w:tblW w:w="10064"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1977"/>
        <w:gridCol w:w="6055"/>
        <w:gridCol w:w="2032"/>
      </w:tblGrid>
      <w:tr w:rsidR="00F475ED" w:rsidRPr="00F475ED" w14:paraId="1B45C80C" w14:textId="77777777" w:rsidTr="005C0267">
        <w:trPr>
          <w:trHeight w:val="300"/>
        </w:trPr>
        <w:tc>
          <w:tcPr>
            <w:tcW w:w="1977" w:type="dxa"/>
            <w:tcBorders>
              <w:top w:val="single" w:sz="6" w:space="0" w:color="D9D9D9"/>
              <w:left w:val="single" w:sz="6" w:space="0" w:color="D9D9D9"/>
              <w:bottom w:val="nil"/>
              <w:right w:val="nil"/>
            </w:tcBorders>
            <w:shd w:val="clear" w:color="auto" w:fill="E1FD95"/>
            <w:hideMark/>
          </w:tcPr>
          <w:p w14:paraId="23D38281" w14:textId="77777777" w:rsidR="00F475ED" w:rsidRPr="00F475ED" w:rsidRDefault="00F475ED" w:rsidP="00F475ED">
            <w:pPr>
              <w:rPr>
                <w:b/>
              </w:rPr>
            </w:pPr>
            <w:r>
              <w:rPr>
                <w:b/>
              </w:rPr>
              <w:lastRenderedPageBreak/>
              <w:t>EXT-018</w:t>
            </w:r>
          </w:p>
        </w:tc>
        <w:tc>
          <w:tcPr>
            <w:tcW w:w="6055" w:type="dxa"/>
            <w:tcBorders>
              <w:top w:val="single" w:sz="6" w:space="0" w:color="D9D9D9"/>
              <w:left w:val="nil"/>
              <w:bottom w:val="nil"/>
              <w:right w:val="nil"/>
            </w:tcBorders>
            <w:shd w:val="clear" w:color="auto" w:fill="E1FD95"/>
            <w:hideMark/>
          </w:tcPr>
          <w:p w14:paraId="04424AA9" w14:textId="77777777" w:rsidR="00F475ED" w:rsidRPr="00F475ED" w:rsidRDefault="00F475ED" w:rsidP="00F475ED">
            <w:pPr>
              <w:rPr>
                <w:b/>
              </w:rPr>
            </w:pPr>
            <w:r>
              <w:rPr>
                <w:b/>
              </w:rPr>
              <w:t>SSL RC4 Cipher Suites Supported (Bar Mitzvah)</w:t>
            </w:r>
          </w:p>
        </w:tc>
        <w:tc>
          <w:tcPr>
            <w:tcW w:w="2032" w:type="dxa"/>
            <w:tcBorders>
              <w:top w:val="single" w:sz="6" w:space="0" w:color="D9D9D9"/>
              <w:left w:val="nil"/>
              <w:bottom w:val="nil"/>
              <w:right w:val="single" w:sz="6" w:space="0" w:color="D9D9D9"/>
            </w:tcBorders>
            <w:shd w:val="clear" w:color="auto" w:fill="7FDBFF"/>
            <w:vAlign w:val="center"/>
            <w:hideMark/>
          </w:tcPr>
          <w:p w14:paraId="7E36E6EB" w14:textId="77777777" w:rsidR="00F475ED" w:rsidRPr="00F475ED" w:rsidRDefault="00F475ED" w:rsidP="00FA6048">
            <w:pPr>
              <w:jc w:val="center"/>
            </w:pPr>
            <w:r>
              <w:rPr>
                <w:b/>
                <w:bCs/>
                <w:color w:val="FFFFFF" w:themeColor="background1"/>
              </w:rPr>
              <w:t>Low</w:t>
            </w:r>
          </w:p>
        </w:tc>
      </w:tr>
      <w:tr w:rsidR="00F475ED" w:rsidRPr="00F475ED" w14:paraId="413ADAAF" w14:textId="77777777" w:rsidTr="00FA6048">
        <w:trPr>
          <w:trHeight w:val="300"/>
        </w:trPr>
        <w:tc>
          <w:tcPr>
            <w:tcW w:w="10064" w:type="dxa"/>
            <w:gridSpan w:val="3"/>
            <w:tcBorders>
              <w:top w:val="nil"/>
              <w:left w:val="single" w:sz="6" w:space="0" w:color="D9D9D9"/>
              <w:bottom w:val="nil"/>
              <w:right w:val="single" w:sz="6" w:space="0" w:color="D9D9D9"/>
            </w:tcBorders>
            <w:hideMark/>
          </w:tcPr>
          <w:p w14:paraId="5F1845CE" w14:textId="77777777" w:rsidR="00F475ED" w:rsidRPr="004A717B" w:rsidRDefault="00F475ED" w:rsidP="00F475ED">
            <w:pPr>
              <w:rPr>
                <w:b/>
                <w:bCs/>
                <w:color w:val="025453"/>
              </w:rPr>
            </w:pPr>
            <w:r>
              <w:rPr>
                <w:b/>
                <w:bCs/>
                <w:color w:val="025453"/>
              </w:rPr>
              <w:t>Description</w:t>
            </w:r>
          </w:p>
        </w:tc>
      </w:tr>
      <w:tr w:rsidR="004A717B" w:rsidRPr="00F475ED" w14:paraId="156483E4" w14:textId="77777777" w:rsidTr="00FA6048">
        <w:trPr>
          <w:trHeight w:val="300"/>
        </w:trPr>
        <w:tc>
          <w:tcPr>
            <w:tcW w:w="10064" w:type="dxa"/>
            <w:gridSpan w:val="3"/>
            <w:tcBorders>
              <w:top w:val="nil"/>
              <w:left w:val="single" w:sz="6" w:space="0" w:color="D9D9D9"/>
              <w:bottom w:val="nil"/>
              <w:right w:val="single" w:sz="6" w:space="0" w:color="D9D9D9"/>
            </w:tcBorders>
          </w:tcPr>
          <w:p w14:paraId="09E4462B" w14:textId="77777777" w:rsidR="00FA1782" w:rsidRDefault="00000000">
            <w:r>
              <w:t xml:space="preserve">The remote host supports the use of RC4 cipher suites. The RC4 cipher is flawed in its generation of a pseudo-random stream of bytes so that a wide variety of small biases are introduced into the stream, decreasing its randomness. If plaintext is repeatedly encrypted (e.g., HTTP cookies), and an attacker is able to obtain many (i.e., tens of millions) ciphertexts, the attacker may be able to derive the plaintext.</w:t>
            </w:r>
          </w:p>
        </w:tc>
      </w:tr>
      <w:tr w:rsidR="004A717B" w:rsidRPr="00F475ED" w14:paraId="2D3688B3" w14:textId="77777777" w:rsidTr="00FA6048">
        <w:trPr>
          <w:trHeight w:val="300"/>
        </w:trPr>
        <w:tc>
          <w:tcPr>
            <w:tcW w:w="10064" w:type="dxa"/>
            <w:gridSpan w:val="3"/>
            <w:tcBorders>
              <w:top w:val="nil"/>
              <w:left w:val="single" w:sz="6" w:space="0" w:color="D9D9D9"/>
              <w:bottom w:val="nil"/>
              <w:right w:val="single" w:sz="6" w:space="0" w:color="D9D9D9"/>
            </w:tcBorders>
          </w:tcPr>
          <w:p w14:paraId="4C247202" w14:textId="77777777" w:rsidR="00274BBF" w:rsidRPr="00274BBF" w:rsidRDefault="004A717B" w:rsidP="004A717B">
            <w:pPr>
              <w:rPr>
                <w:b/>
                <w:bCs/>
                <w:color w:val="025453"/>
              </w:rPr>
            </w:pPr>
            <w:r>
              <w:rPr>
                <w:b/>
                <w:bCs/>
                <w:color w:val="025453"/>
              </w:rPr>
              <w:t>Impact</w:t>
            </w:r>
          </w:p>
        </w:tc>
      </w:tr>
      <w:tr w:rsidR="00274BBF" w:rsidRPr="00F475ED" w14:paraId="14B4AD34" w14:textId="77777777" w:rsidTr="00FA6048">
        <w:trPr>
          <w:trHeight w:val="300"/>
        </w:trPr>
        <w:tc>
          <w:tcPr>
            <w:tcW w:w="10064" w:type="dxa"/>
            <w:gridSpan w:val="3"/>
            <w:tcBorders>
              <w:top w:val="nil"/>
              <w:left w:val="single" w:sz="6" w:space="0" w:color="D9D9D9"/>
              <w:bottom w:val="nil"/>
              <w:right w:val="single" w:sz="6" w:space="0" w:color="D9D9D9"/>
            </w:tcBorders>
          </w:tcPr>
          <w:p w14:paraId="202709EE" w14:textId="77777777" w:rsidR="00FA1782" w:rsidRDefault="00000000">
            <w:r>
              <w:t>Remote attackers may be able to conduct plaintext recovery attacks against the initial bytes of a stream by sniffing network traffic. The weak RC4 cipher has following vulnerabilities: 1. The RC4 algorithm, as used in the TLS protocol and SSL protocol, has many single-byte biases, which makes it easier for remote attackers to conduct plaintext recovery attacks via statistical analysis of cipher text in a large number of sessions that use the same plaintext (CVE-2013-2566). 2. The RC4 algorithm, as used in the TLS protocol and SSL protocol, does not properly combine state data with key data during the initialization phase, which makes it easier for remote attackers to conduct plaintext recovery attacks against the initial bytes of a stream by sniffing network traffic that occasionally relies on keys affected by the Invariance Weakness, and then using a brute force approach involving LSB values, aka the "Bar Mitzvah" issue (CVE-2015-2808)</w:t>
            </w:r>
          </w:p>
        </w:tc>
      </w:tr>
      <w:tr w:rsidR="00274BBF" w:rsidRPr="00F475ED" w14:paraId="38B25655" w14:textId="77777777" w:rsidTr="00FA6048">
        <w:trPr>
          <w:trHeight w:val="300"/>
        </w:trPr>
        <w:tc>
          <w:tcPr>
            <w:tcW w:w="10064" w:type="dxa"/>
            <w:gridSpan w:val="3"/>
            <w:tcBorders>
              <w:top w:val="nil"/>
              <w:left w:val="single" w:sz="6" w:space="0" w:color="D9D9D9"/>
              <w:bottom w:val="nil"/>
              <w:right w:val="single" w:sz="6" w:space="0" w:color="D9D9D9"/>
            </w:tcBorders>
          </w:tcPr>
          <w:p w14:paraId="72657124" w14:textId="77777777" w:rsidR="00274BBF" w:rsidRPr="00F475ED" w:rsidRDefault="00274BBF" w:rsidP="00274BBF">
            <w:r>
              <w:rPr>
                <w:b/>
                <w:bCs/>
                <w:color w:val="025453"/>
              </w:rPr>
              <w:t>Affected Assets</w:t>
            </w:r>
          </w:p>
        </w:tc>
      </w:tr>
      <w:tr w:rsidR="00274BBF" w:rsidRPr="00F475ED" w14:paraId="1774E5EF" w14:textId="77777777" w:rsidTr="00FA6048">
        <w:trPr>
          <w:trHeight w:val="300"/>
        </w:trPr>
        <w:tc>
          <w:tcPr>
            <w:tcW w:w="10064" w:type="dxa"/>
            <w:gridSpan w:val="3"/>
            <w:tcBorders>
              <w:top w:val="nil"/>
              <w:left w:val="single" w:sz="6" w:space="0" w:color="D9D9D9"/>
              <w:bottom w:val="nil"/>
              <w:right w:val="single" w:sz="6" w:space="0" w:color="D9D9D9"/>
            </w:tcBorders>
          </w:tcPr>
          <w:p w14:paraId="2CA6D638" w14:textId="77777777" w:rsidR="00FA1782" w:rsidRDefault="00000000">
            <w:r>
              <w:rPr>
                <w:color w:val="000000"/>
              </w:rPr>
              <w:t>52.73.186.125:443</w:t>
            </w:r>
          </w:p>
        </w:tc>
      </w:tr>
      <w:tr w:rsidR="004A717B" w:rsidRPr="00F475ED" w14:paraId="413D6740" w14:textId="77777777" w:rsidTr="00FA6048">
        <w:trPr>
          <w:trHeight w:val="300"/>
        </w:trPr>
        <w:tc>
          <w:tcPr>
            <w:tcW w:w="10064" w:type="dxa"/>
            <w:gridSpan w:val="3"/>
            <w:tcBorders>
              <w:top w:val="nil"/>
              <w:left w:val="single" w:sz="6" w:space="0" w:color="D9D9D9"/>
              <w:bottom w:val="nil"/>
              <w:right w:val="single" w:sz="6" w:space="0" w:color="D9D9D9"/>
            </w:tcBorders>
          </w:tcPr>
          <w:p w14:paraId="7AA5AF27" w14:textId="77777777" w:rsidR="00712522" w:rsidRDefault="00000000">
            <w:r>
              <w:rPr>
                <w:b/>
                <w:bCs/>
                <w:color w:val="025453"/>
              </w:rPr>
              <w:t>Replication Steps</w:t>
            </w:r>
          </w:p>
        </w:tc>
      </w:tr>
      <w:tr w:rsidR="00E80F05" w:rsidRPr="00F475ED" w14:paraId="3083AAB4" w14:textId="77777777" w:rsidTr="00FA6048">
        <w:trPr>
          <w:trHeight w:val="300"/>
        </w:trPr>
        <w:tc>
          <w:tcPr>
            <w:tcW w:w="10064" w:type="dxa"/>
            <w:gridSpan w:val="3"/>
            <w:tcBorders>
              <w:top w:val="nil"/>
              <w:left w:val="single" w:sz="6" w:space="0" w:color="D9D9D9"/>
              <w:bottom w:val="nil"/>
              <w:right w:val="single" w:sz="6" w:space="0" w:color="D9D9D9"/>
            </w:tcBorders>
          </w:tcPr>
          <w:p w14:paraId="6BAED44B" w14:textId="77777777" w:rsidR="00712522" w:rsidRDefault="00000000">
            <w:r>
              <w:t xml:space="preserve">Cyderes used the Nmap ssl-enum-ciphers NSE script against 52.73.186.125:443 and confirmed acceptance of RC4 cipher suites over SSLv3 and TLSv1.0, which is the Bar Mitzvah issue tracked as CVE-2015-2808.</w:t>
            </w:r>
          </w:p>
          <w:p w14:paraId="2D133D7B" w14:textId="77777777" w:rsidR="00712522" w:rsidRDefault="00000000">
            <w:pPr>
              <w:jc w:val="center"/>
            </w:pPr>
            <w:r>
              <w:rPr>
                <w:noProof/>
              </w:rPr>
              <w:lastRenderedPageBreak/>
              <w:drawing>
                <wp:inline distT="0" distB="0" distL="0" distR="0" wp14:anchorId="544DBFE4" wp14:editId="45C7790D">
                  <wp:extent cx="4846320" cy="2771801"/>
                  <wp:effectExtent l="12700" t="12700" r="12700" b="12700"/>
                  <wp:docPr id="2092834960" name="Picture 2092834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2"/>
                          <a:stretch>
                            <a:fillRect/>
                          </a:stretch>
                        </pic:blipFill>
                        <pic:spPr>
                          <a:xfrm>
                            <a:off x="0" y="0"/>
                            <a:ext cx="4846320" cy="2771801"/>
                          </a:xfrm>
                          <a:prstGeom prst="rect">
                            <a:avLst/>
                          </a:prstGeom>
                          <a:ln w="12700">
                            <a:solidFill>
                              <a:srgbClr val="000000"/>
                            </a:solidFill>
                          </a:ln>
                        </pic:spPr>
                      </pic:pic>
                    </a:graphicData>
                  </a:graphic>
                </wp:inline>
              </w:drawing>
            </w:r>
          </w:p>
          <w:p w14:paraId="562A5174" w14:textId="77777777" w:rsidR="00712522" w:rsidRDefault="00000000">
            <w:pPr>
              <w:pStyle w:val="Caption2"/>
            </w:pPr>
            <w:r>
              <w:t xml:space="preserve">Figure </w:t>
            </w:r>
            <w:r>
              <w:rPr>
                <w:i w:val="0"/>
              </w:rPr>
              <w:fldChar w:fldCharType="begin"/>
            </w:r>
            <w:r>
              <w:instrText>SEQ Figure  \* ARABIC</w:instrText>
            </w:r>
            <w:r>
              <w:rPr>
                <w:i w:val="0"/>
              </w:rPr>
              <w:fldChar w:fldCharType="separate"/>
            </w:r>
            <w:r>
              <w:rPr>
                <w:noProof/>
              </w:rPr>
              <w:t>101</w:t>
            </w:r>
            <w:r>
              <w:rPr>
                <w:i w:val="0"/>
              </w:rPr>
              <w:fldChar w:fldCharType="end"/>
            </w:r>
            <w:r>
              <w:t xml:space="preserve"> : SSL RC4 Cipher Suites - Bar Mitzvah</w:t>
            </w:r>
          </w:p>
        </w:tc>
      </w:tr>
      <w:tr w:rsidR="004A717B" w:rsidRPr="00F475ED" w14:paraId="038E0C70" w14:textId="77777777" w:rsidTr="00FA6048">
        <w:trPr>
          <w:trHeight w:val="300"/>
        </w:trPr>
        <w:tc>
          <w:tcPr>
            <w:tcW w:w="10064" w:type="dxa"/>
            <w:gridSpan w:val="3"/>
            <w:tcBorders>
              <w:top w:val="nil"/>
              <w:left w:val="single" w:sz="6" w:space="0" w:color="D9D9D9"/>
              <w:bottom w:val="nil"/>
              <w:right w:val="single" w:sz="6" w:space="0" w:color="D9D9D9"/>
            </w:tcBorders>
          </w:tcPr>
          <w:p w14:paraId="463893E2" w14:textId="77777777" w:rsidR="004A717B" w:rsidRPr="00DC3897" w:rsidRDefault="004A717B" w:rsidP="00F475ED">
            <w:pPr>
              <w:rPr>
                <w:b/>
                <w:bCs/>
                <w:color w:val="025453"/>
              </w:rPr>
            </w:pPr>
            <w:r>
              <w:rPr>
                <w:b/>
                <w:bCs/>
                <w:color w:val="025453"/>
              </w:rPr>
              <w:lastRenderedPageBreak/>
              <w:t>Recommendations </w:t>
            </w:r>
          </w:p>
        </w:tc>
      </w:tr>
      <w:tr w:rsidR="00E80F05" w:rsidRPr="00F475ED" w14:paraId="72219A1A" w14:textId="77777777" w:rsidTr="00FA6048">
        <w:trPr>
          <w:trHeight w:val="300"/>
        </w:trPr>
        <w:tc>
          <w:tcPr>
            <w:tcW w:w="10064" w:type="dxa"/>
            <w:gridSpan w:val="3"/>
            <w:tcBorders>
              <w:top w:val="nil"/>
              <w:left w:val="single" w:sz="6" w:space="0" w:color="D9D9D9"/>
              <w:bottom w:val="nil"/>
              <w:right w:val="single" w:sz="6" w:space="0" w:color="D9D9D9"/>
            </w:tcBorders>
          </w:tcPr>
          <w:p w14:paraId="74265E3D" w14:textId="77777777" w:rsidR="00C34C8F" w:rsidRDefault="00000000" w:rsidP="00C34C8F">
            <w:pPr>
              <w:pStyle w:val="ListParagraph"/>
              <w:numPr>
                <w:ilvl w:val="0"/>
                <w:numId w:val="49"/>
              </w:numPr>
            </w:pPr>
            <w:r>
              <w:t xml:space="preserve">Windows: The remote host supports the use of RC4 cipher suites. The RC4 cipher is flawed in its generation of a pseudo-random stream of bytes so that a wide variety of small biases are introduced into the stream, decreasing its randomness. If plaintext is repeatedly encrypted (e.g., HTTP cookies), and an attacker is able to obtain many (i.e., tens of millions) ciphertexts, the attacker may be able to derive the plaintext. </w:t>
            </w:r>
          </w:p>
          <w:p w14:paraId="5F1E3055" w14:textId="77777777" w:rsidR="00C34C8F" w:rsidRDefault="00000000" w:rsidP="00C34C8F">
            <w:pPr>
              <w:pStyle w:val="ListParagraph"/>
              <w:numPr>
                <w:ilvl w:val="0"/>
                <w:numId w:val="49"/>
              </w:numPr>
            </w:pPr>
            <w:r>
              <w:t xml:space="preserve">Linux: Remote attackers may be able to conduct plaintext recovery attacks against the initial bytes of a stream by sniffing network traffic. The weak RC4 cipher has following vulnerabilities: </w:t>
            </w:r>
          </w:p>
          <w:p w14:paraId="096280EE" w14:textId="77777777" w:rsidR="00C34C8F" w:rsidRDefault="00000000" w:rsidP="00C34C8F">
            <w:pPr>
              <w:ind w:left="1440"/>
            </w:pPr>
            <w:r>
              <w:t xml:space="preserve">1. The RC4 algorithm, as used in the TLS protocol and SSL protocol, has many single-byte biases, which makes it easier for remote attackers to conduct plaintext recovery attacks via statistical analysis of cipher text in a large number of sessions that use the same plaintext (CVE-2013-2566). </w:t>
            </w:r>
          </w:p>
          <w:p w14:paraId="7B7FD52A" w14:textId="243110E9" w:rsidR="00FA1782" w:rsidRDefault="00000000" w:rsidP="00C34C8F">
            <w:pPr>
              <w:ind w:left="1440"/>
            </w:pPr>
            <w:r>
              <w:t>2. The RC4 algorithm, as used in the TLS protocol and SSL protocol, does not properly combine state data with key data during the initialization phase, which makes it easier for remote attackers to conduct plaintext recovery attacks against the initial bytes of a stream by sniffing network traffic that occasionally relies on keys affected by the Invariance Weakness, and then using a brute force approach involving LSB values, aka the "Bar Mitzvah" issue (CVE-2015-2808)</w:t>
            </w:r>
          </w:p>
        </w:tc>
      </w:tr>
      <w:tr w:rsidR="00F475ED" w:rsidRPr="00F475ED" w14:paraId="3F447C20" w14:textId="77777777" w:rsidTr="00FA6048">
        <w:trPr>
          <w:trHeight w:val="300"/>
        </w:trPr>
        <w:tc>
          <w:tcPr>
            <w:tcW w:w="10064" w:type="dxa"/>
            <w:gridSpan w:val="3"/>
            <w:tcBorders>
              <w:top w:val="nil"/>
              <w:left w:val="single" w:sz="6" w:space="0" w:color="D9D9D9"/>
              <w:bottom w:val="nil"/>
              <w:right w:val="single" w:sz="6" w:space="0" w:color="D9D9D9"/>
            </w:tcBorders>
            <w:hideMark/>
          </w:tcPr>
          <w:p w14:paraId="0E21BC61" w14:textId="77777777" w:rsidR="00F475ED" w:rsidRPr="00F475ED" w:rsidRDefault="00F475ED" w:rsidP="00F475ED">
            <w:pPr>
              <w:rPr>
                <w:b/>
                <w:bCs/>
              </w:rPr>
            </w:pPr>
            <w:r>
              <w:rPr>
                <w:b/>
                <w:bCs/>
                <w:color w:val="025453"/>
              </w:rPr>
              <w:lastRenderedPageBreak/>
              <w:t>Reference </w:t>
            </w:r>
          </w:p>
        </w:tc>
      </w:tr>
      <w:tr w:rsidR="00F475ED" w:rsidRPr="00F475ED" w14:paraId="18F66257" w14:textId="77777777" w:rsidTr="00FA6048">
        <w:trPr>
          <w:trHeight w:val="300"/>
        </w:trPr>
        <w:tc>
          <w:tcPr>
            <w:tcW w:w="10064" w:type="dxa"/>
            <w:gridSpan w:val="3"/>
            <w:tcBorders>
              <w:top w:val="nil"/>
              <w:left w:val="single" w:sz="6" w:space="0" w:color="D9D9D9"/>
              <w:bottom w:val="single" w:sz="6" w:space="0" w:color="D9D9D9"/>
              <w:right w:val="single" w:sz="6" w:space="0" w:color="D9D9D9"/>
            </w:tcBorders>
            <w:hideMark/>
          </w:tcPr>
          <w:p w14:paraId="415ABBE1" w14:textId="77777777" w:rsidR="00FA1782" w:rsidRDefault="00FA1782">
            <w:pPr>
              <w:pStyle w:val="ListParagraph"/>
              <w:numPr>
                <w:ilvl w:val="0"/>
                <w:numId w:val="24"/>
              </w:numPr>
            </w:pPr>
            <w:r>
              <w:t>https://support.microsoft.com/en-in/help/245030/how-to-restrict-the-use-of-certain-cryptographic-algorithms-and-protoc</w:t>
            </w:r>
          </w:p>
          <w:p w14:paraId="50E681ED" w14:textId="77777777" w:rsidR="00FA1782" w:rsidRDefault="00FA1782">
            <w:pPr>
              <w:pStyle w:val="ListParagraph"/>
              <w:numPr>
                <w:ilvl w:val="0"/>
                <w:numId w:val="24"/>
              </w:numPr>
            </w:pPr>
            <w:r>
              <w:t>https://www.digicert.com/ssl-support/apache-disabling-ssl-v3.htm</w:t>
            </w:r>
          </w:p>
          <w:p w14:paraId="36133D1C" w14:textId="77777777" w:rsidR="00FA1782" w:rsidRDefault="00FA1782">
            <w:pPr>
              <w:pStyle w:val="ListParagraph"/>
              <w:numPr>
                <w:ilvl w:val="0"/>
                <w:numId w:val="24"/>
              </w:numPr>
            </w:pPr>
            <w:r>
              <w:t>http://httpd.apache.org/docs/2.0/mod/mod_ssl.html#sslproxyciphersuite</w:t>
            </w:r>
          </w:p>
          <w:p w14:paraId="1B1C371D" w14:textId="77777777" w:rsidR="00FA1782" w:rsidRDefault="00FA1782">
            <w:pPr>
              <w:pStyle w:val="ListParagraph"/>
              <w:numPr>
                <w:ilvl w:val="0"/>
                <w:numId w:val="24"/>
              </w:numPr>
            </w:pPr>
            <w:r>
              <w:t>https://access.redhat.com/solutions/26833</w:t>
            </w:r>
          </w:p>
          <w:p w14:paraId="247B0224" w14:textId="77777777" w:rsidR="00FA1782" w:rsidRDefault="00FA1782">
            <w:pPr>
              <w:pStyle w:val="ListParagraph"/>
              <w:numPr>
                <w:ilvl w:val="0"/>
                <w:numId w:val="24"/>
              </w:numPr>
            </w:pPr>
            <w:r>
              <w:t>https://learn.microsoft.com/en-us/windows-server/security/tls/tls-registry-settings</w:t>
            </w:r>
          </w:p>
          <w:p w14:paraId="1E0DF82C" w14:textId="77777777" w:rsidR="00FA1782" w:rsidRDefault="00FA1782"/>
        </w:tc>
      </w:tr>
    </w:tbl>
    <w:p w14:paraId="3F27597B" w14:textId="77777777" w:rsidR="00712522" w:rsidRDefault="00000000">
      <w:r>
        <w:br w:type="page"/>
      </w:r>
    </w:p>
    <w:tbl>
      <w:tblPr>
        <w:tblW w:w="10064"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1977"/>
        <w:gridCol w:w="6055"/>
        <w:gridCol w:w="2032"/>
      </w:tblGrid>
      <w:tr w:rsidR="00F475ED" w:rsidRPr="00F475ED" w14:paraId="3CB6C5A7" w14:textId="77777777" w:rsidTr="005C0267">
        <w:trPr>
          <w:trHeight w:val="300"/>
        </w:trPr>
        <w:tc>
          <w:tcPr>
            <w:tcW w:w="1977" w:type="dxa"/>
            <w:tcBorders>
              <w:top w:val="single" w:sz="6" w:space="0" w:color="D9D9D9"/>
              <w:left w:val="single" w:sz="6" w:space="0" w:color="D9D9D9"/>
              <w:bottom w:val="nil"/>
              <w:right w:val="nil"/>
            </w:tcBorders>
            <w:shd w:val="clear" w:color="auto" w:fill="E1FD95"/>
            <w:hideMark/>
          </w:tcPr>
          <w:p w14:paraId="63A08E29" w14:textId="77777777" w:rsidR="00F475ED" w:rsidRPr="00F475ED" w:rsidRDefault="00F475ED" w:rsidP="00F475ED">
            <w:pPr>
              <w:rPr>
                <w:b/>
              </w:rPr>
            </w:pPr>
            <w:r>
              <w:rPr>
                <w:b/>
              </w:rPr>
              <w:lastRenderedPageBreak/>
              <w:t>EXT-019</w:t>
            </w:r>
          </w:p>
        </w:tc>
        <w:tc>
          <w:tcPr>
            <w:tcW w:w="6055" w:type="dxa"/>
            <w:tcBorders>
              <w:top w:val="single" w:sz="6" w:space="0" w:color="D9D9D9"/>
              <w:left w:val="nil"/>
              <w:bottom w:val="nil"/>
              <w:right w:val="nil"/>
            </w:tcBorders>
            <w:shd w:val="clear" w:color="auto" w:fill="E1FD95"/>
            <w:hideMark/>
          </w:tcPr>
          <w:p w14:paraId="217AA9DE" w14:textId="77777777" w:rsidR="00F475ED" w:rsidRPr="00F475ED" w:rsidRDefault="00F475ED" w:rsidP="00F475ED">
            <w:pPr>
              <w:rPr>
                <w:b/>
              </w:rPr>
            </w:pPr>
            <w:r>
              <w:rPr>
                <w:b/>
              </w:rPr>
              <w:t>SSL Certificate Chain Contains Weak Diffie-Hellman key</w:t>
            </w:r>
          </w:p>
        </w:tc>
        <w:tc>
          <w:tcPr>
            <w:tcW w:w="2032" w:type="dxa"/>
            <w:tcBorders>
              <w:top w:val="single" w:sz="6" w:space="0" w:color="D9D9D9"/>
              <w:left w:val="nil"/>
              <w:bottom w:val="nil"/>
              <w:right w:val="single" w:sz="6" w:space="0" w:color="D9D9D9"/>
            </w:tcBorders>
            <w:shd w:val="clear" w:color="auto" w:fill="7FDBFF"/>
            <w:vAlign w:val="center"/>
            <w:hideMark/>
          </w:tcPr>
          <w:p w14:paraId="79D35D7F" w14:textId="77777777" w:rsidR="00F475ED" w:rsidRPr="00F475ED" w:rsidRDefault="00F475ED" w:rsidP="00FA6048">
            <w:pPr>
              <w:jc w:val="center"/>
            </w:pPr>
            <w:r>
              <w:rPr>
                <w:b/>
                <w:bCs/>
                <w:color w:val="FFFFFF" w:themeColor="background1"/>
              </w:rPr>
              <w:t>Low</w:t>
            </w:r>
          </w:p>
        </w:tc>
      </w:tr>
      <w:tr w:rsidR="00F475ED" w:rsidRPr="00F475ED" w14:paraId="29EF7E1C" w14:textId="77777777" w:rsidTr="00FA6048">
        <w:trPr>
          <w:trHeight w:val="300"/>
        </w:trPr>
        <w:tc>
          <w:tcPr>
            <w:tcW w:w="10064" w:type="dxa"/>
            <w:gridSpan w:val="3"/>
            <w:tcBorders>
              <w:top w:val="nil"/>
              <w:left w:val="single" w:sz="6" w:space="0" w:color="D9D9D9"/>
              <w:bottom w:val="nil"/>
              <w:right w:val="single" w:sz="6" w:space="0" w:color="D9D9D9"/>
            </w:tcBorders>
            <w:hideMark/>
          </w:tcPr>
          <w:p w14:paraId="4AC95C87" w14:textId="77777777" w:rsidR="00F475ED" w:rsidRPr="004A717B" w:rsidRDefault="00F475ED" w:rsidP="00F475ED">
            <w:pPr>
              <w:rPr>
                <w:b/>
                <w:bCs/>
                <w:color w:val="025453"/>
              </w:rPr>
            </w:pPr>
            <w:r>
              <w:rPr>
                <w:b/>
                <w:bCs/>
                <w:color w:val="025453"/>
              </w:rPr>
              <w:t>Description</w:t>
            </w:r>
          </w:p>
        </w:tc>
      </w:tr>
      <w:tr w:rsidR="004A717B" w:rsidRPr="00F475ED" w14:paraId="37784A5E" w14:textId="77777777" w:rsidTr="00FA6048">
        <w:trPr>
          <w:trHeight w:val="300"/>
        </w:trPr>
        <w:tc>
          <w:tcPr>
            <w:tcW w:w="10064" w:type="dxa"/>
            <w:gridSpan w:val="3"/>
            <w:tcBorders>
              <w:top w:val="nil"/>
              <w:left w:val="single" w:sz="6" w:space="0" w:color="D9D9D9"/>
              <w:bottom w:val="nil"/>
              <w:right w:val="single" w:sz="6" w:space="0" w:color="D9D9D9"/>
            </w:tcBorders>
          </w:tcPr>
          <w:p w14:paraId="63C5D48E" w14:textId="77777777" w:rsidR="00FA1782" w:rsidRDefault="00000000">
            <w:r>
              <w:t>The remote host allows SSL/TLS connections with one or more Diffie-Hellman moduli less than or equal to 1024 bits. Through cryptanalysis, a third party may be able to find the shared secret in a short amount of time (depending on modulus size and attacker resources).</w:t>
            </w:r>
          </w:p>
        </w:tc>
      </w:tr>
      <w:tr w:rsidR="004A717B" w:rsidRPr="00F475ED" w14:paraId="01B8548F" w14:textId="77777777" w:rsidTr="00FA6048">
        <w:trPr>
          <w:trHeight w:val="300"/>
        </w:trPr>
        <w:tc>
          <w:tcPr>
            <w:tcW w:w="10064" w:type="dxa"/>
            <w:gridSpan w:val="3"/>
            <w:tcBorders>
              <w:top w:val="nil"/>
              <w:left w:val="single" w:sz="6" w:space="0" w:color="D9D9D9"/>
              <w:bottom w:val="nil"/>
              <w:right w:val="single" w:sz="6" w:space="0" w:color="D9D9D9"/>
            </w:tcBorders>
          </w:tcPr>
          <w:p w14:paraId="1CC9B884" w14:textId="77777777" w:rsidR="00274BBF" w:rsidRPr="00274BBF" w:rsidRDefault="004A717B" w:rsidP="004A717B">
            <w:pPr>
              <w:rPr>
                <w:b/>
                <w:bCs/>
                <w:color w:val="025453"/>
              </w:rPr>
            </w:pPr>
            <w:r>
              <w:rPr>
                <w:b/>
                <w:bCs/>
                <w:color w:val="025453"/>
              </w:rPr>
              <w:t>Impact</w:t>
            </w:r>
          </w:p>
        </w:tc>
      </w:tr>
      <w:tr w:rsidR="00274BBF" w:rsidRPr="00F475ED" w14:paraId="2058789B" w14:textId="77777777" w:rsidTr="00FA6048">
        <w:trPr>
          <w:trHeight w:val="300"/>
        </w:trPr>
        <w:tc>
          <w:tcPr>
            <w:tcW w:w="10064" w:type="dxa"/>
            <w:gridSpan w:val="3"/>
            <w:tcBorders>
              <w:top w:val="nil"/>
              <w:left w:val="single" w:sz="6" w:space="0" w:color="D9D9D9"/>
              <w:bottom w:val="nil"/>
              <w:right w:val="single" w:sz="6" w:space="0" w:color="D9D9D9"/>
            </w:tcBorders>
          </w:tcPr>
          <w:p w14:paraId="179092B2" w14:textId="77777777" w:rsidR="00FA1782" w:rsidRDefault="00000000">
            <w:r>
              <w:t>Logjam is a security vulnerability against a Diffie-Hellman key exchange ranging from 512-bit (US export-grade) to 1024-bit keys.</w:t>
            </w:r>
          </w:p>
        </w:tc>
      </w:tr>
      <w:tr w:rsidR="00274BBF" w:rsidRPr="00F475ED" w14:paraId="0D00C456" w14:textId="77777777" w:rsidTr="00FA6048">
        <w:trPr>
          <w:trHeight w:val="300"/>
        </w:trPr>
        <w:tc>
          <w:tcPr>
            <w:tcW w:w="10064" w:type="dxa"/>
            <w:gridSpan w:val="3"/>
            <w:tcBorders>
              <w:top w:val="nil"/>
              <w:left w:val="single" w:sz="6" w:space="0" w:color="D9D9D9"/>
              <w:bottom w:val="nil"/>
              <w:right w:val="single" w:sz="6" w:space="0" w:color="D9D9D9"/>
            </w:tcBorders>
          </w:tcPr>
          <w:p w14:paraId="7D1796CA" w14:textId="77777777" w:rsidR="00274BBF" w:rsidRDefault="00274BBF" w:rsidP="00274BBF">
            <w:pPr>
              <w:rPr>
                <w:b/>
                <w:bCs/>
                <w:color w:val="025453"/>
              </w:rPr>
            </w:pPr>
            <w:r>
              <w:rPr>
                <w:b/>
                <w:bCs/>
                <w:color w:val="025453"/>
              </w:rPr>
              <w:t>Affected Assets</w:t>
            </w:r>
          </w:p>
        </w:tc>
      </w:tr>
      <w:tr w:rsidR="00274BBF" w:rsidRPr="00F475ED" w14:paraId="7BE1C972" w14:textId="77777777" w:rsidTr="00FA6048">
        <w:trPr>
          <w:trHeight w:val="300"/>
        </w:trPr>
        <w:tc>
          <w:tcPr>
            <w:tcW w:w="10064" w:type="dxa"/>
            <w:gridSpan w:val="3"/>
            <w:tcBorders>
              <w:top w:val="nil"/>
              <w:left w:val="single" w:sz="6" w:space="0" w:color="D9D9D9"/>
              <w:bottom w:val="nil"/>
              <w:right w:val="single" w:sz="6" w:space="0" w:color="D9D9D9"/>
            </w:tcBorders>
          </w:tcPr>
          <w:p w14:paraId="7178E1F1" w14:textId="77777777" w:rsidR="00712522" w:rsidRDefault="00141659">
            <w:pPr>
              <w:spacing w:before="0" w:after="0" w:line="240" w:lineRule="auto"/>
              <w:rPr>
                <w:rFonts w:asciiTheme="minorHAnsi" w:hAnsiTheme="minorHAnsi"/>
              </w:rPr>
            </w:pPr>
            <w:r>
              <w:rPr>
                <w:rFonts w:asciiTheme="minorHAnsi" w:hAnsiTheme="minorHAnsi"/>
              </w:rPr>
              <w:t>144.125.86.189:443</w:t>
            </w:r>
          </w:p>
          <w:p w14:paraId="4580DE6D" w14:textId="77777777" w:rsidR="00712522" w:rsidRDefault="00141659">
            <w:pPr>
              <w:spacing w:before="0" w:after="0" w:line="240" w:lineRule="auto"/>
              <w:rPr>
                <w:rFonts w:asciiTheme="minorHAnsi" w:hAnsiTheme="minorHAnsi"/>
              </w:rPr>
            </w:pPr>
            <w:r>
              <w:rPr>
                <w:rFonts w:asciiTheme="minorHAnsi" w:hAnsiTheme="minorHAnsi"/>
              </w:rPr>
              <w:t>gp-msi.pnfp.com (144.125.75.162)</w:t>
            </w:r>
          </w:p>
        </w:tc>
      </w:tr>
      <w:tr w:rsidR="004A717B" w:rsidRPr="00F475ED" w14:paraId="5746A374" w14:textId="77777777" w:rsidTr="00FA6048">
        <w:trPr>
          <w:trHeight w:val="300"/>
        </w:trPr>
        <w:tc>
          <w:tcPr>
            <w:tcW w:w="10064" w:type="dxa"/>
            <w:gridSpan w:val="3"/>
            <w:tcBorders>
              <w:top w:val="nil"/>
              <w:left w:val="single" w:sz="6" w:space="0" w:color="D9D9D9"/>
              <w:bottom w:val="nil"/>
              <w:right w:val="single" w:sz="6" w:space="0" w:color="D9D9D9"/>
            </w:tcBorders>
          </w:tcPr>
          <w:p w14:paraId="1FFA100E" w14:textId="77777777" w:rsidR="00712522" w:rsidRDefault="00000000">
            <w:r>
              <w:rPr>
                <w:b/>
                <w:bCs/>
                <w:color w:val="025453"/>
              </w:rPr>
              <w:t>Replication Steps</w:t>
            </w:r>
          </w:p>
        </w:tc>
      </w:tr>
      <w:tr w:rsidR="00E80F05" w:rsidRPr="00F475ED" w14:paraId="05C57636" w14:textId="77777777" w:rsidTr="00FA6048">
        <w:trPr>
          <w:trHeight w:val="300"/>
        </w:trPr>
        <w:tc>
          <w:tcPr>
            <w:tcW w:w="10064" w:type="dxa"/>
            <w:gridSpan w:val="3"/>
            <w:tcBorders>
              <w:top w:val="nil"/>
              <w:left w:val="single" w:sz="6" w:space="0" w:color="D9D9D9"/>
              <w:bottom w:val="nil"/>
              <w:right w:val="single" w:sz="6" w:space="0" w:color="D9D9D9"/>
            </w:tcBorders>
          </w:tcPr>
          <w:p w14:paraId="4BF98616" w14:textId="77777777" w:rsidR="00712522" w:rsidRDefault="00000000">
            <w:r>
              <w:t xml:space="preserve">Cyderes used the Nmap ssl-dh-params NSE script against 144.125.86.189:443 and confirmed the service used a non-safe Diffie-Hellman prime with incorrectly generated group parameters.</w:t>
            </w:r>
          </w:p>
          <w:p w14:paraId="3E99D7E1" w14:textId="77777777" w:rsidR="00712522" w:rsidRDefault="00000000">
            <w:pPr>
              <w:jc w:val="center"/>
            </w:pPr>
            <w:r>
              <w:rPr>
                <w:noProof/>
              </w:rPr>
              <w:lastRenderedPageBreak/>
              <w:drawing>
                <wp:inline distT="0" distB="0" distL="0" distR="0" wp14:anchorId="107BBECB" wp14:editId="765327C4">
                  <wp:extent cx="4846320" cy="3267693"/>
                  <wp:effectExtent l="12700" t="12700" r="12700" b="12700"/>
                  <wp:docPr id="2092834961" name="Picture 2092834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5"/>
                          <a:stretch>
                            <a:fillRect/>
                          </a:stretch>
                        </pic:blipFill>
                        <pic:spPr>
                          <a:xfrm>
                            <a:off x="0" y="0"/>
                            <a:ext cx="4846320" cy="3267693"/>
                          </a:xfrm>
                          <a:prstGeom prst="rect">
                            <a:avLst/>
                          </a:prstGeom>
                          <a:ln w="12700">
                            <a:solidFill>
                              <a:srgbClr val="000000"/>
                            </a:solidFill>
                          </a:ln>
                        </pic:spPr>
                      </pic:pic>
                    </a:graphicData>
                  </a:graphic>
                </wp:inline>
              </w:drawing>
            </w:r>
          </w:p>
          <w:p w14:paraId="2EFB9D12" w14:textId="77777777" w:rsidR="00712522" w:rsidRDefault="00000000">
            <w:pPr>
              <w:pStyle w:val="Caption2"/>
            </w:pPr>
            <w:r>
              <w:t xml:space="preserve">Figure </w:t>
            </w:r>
            <w:r>
              <w:rPr>
                <w:i w:val="0"/>
              </w:rPr>
              <w:fldChar w:fldCharType="begin"/>
            </w:r>
            <w:r>
              <w:instrText>SEQ Figure  \* ARABIC</w:instrText>
            </w:r>
            <w:r>
              <w:rPr>
                <w:i w:val="0"/>
              </w:rPr>
              <w:fldChar w:fldCharType="separate"/>
            </w:r>
            <w:r>
              <w:rPr>
                <w:noProof/>
              </w:rPr>
              <w:t>102</w:t>
            </w:r>
            <w:r>
              <w:rPr>
                <w:i w:val="0"/>
              </w:rPr>
              <w:fldChar w:fldCharType="end"/>
            </w:r>
            <w:r>
              <w:t xml:space="preserve"> : Weak Diffie-Hellman Parameters - 144.125.86.189</w:t>
            </w:r>
          </w:p>
        </w:tc>
      </w:tr>
      <w:tr w:rsidR="004A717B" w:rsidRPr="00F475ED" w14:paraId="63326084" w14:textId="77777777" w:rsidTr="00FA6048">
        <w:trPr>
          <w:trHeight w:val="300"/>
        </w:trPr>
        <w:tc>
          <w:tcPr>
            <w:tcW w:w="10064" w:type="dxa"/>
            <w:gridSpan w:val="3"/>
            <w:tcBorders>
              <w:top w:val="nil"/>
              <w:left w:val="single" w:sz="6" w:space="0" w:color="D9D9D9"/>
              <w:bottom w:val="nil"/>
              <w:right w:val="single" w:sz="6" w:space="0" w:color="D9D9D9"/>
            </w:tcBorders>
          </w:tcPr>
          <w:p w14:paraId="0354B1B7" w14:textId="77777777" w:rsidR="004A717B" w:rsidRPr="00DC3897" w:rsidRDefault="004A717B" w:rsidP="00F475ED">
            <w:pPr>
              <w:rPr>
                <w:b/>
                <w:bCs/>
                <w:color w:val="025453"/>
              </w:rPr>
            </w:pPr>
            <w:r>
              <w:rPr>
                <w:b/>
                <w:bCs/>
                <w:color w:val="025453"/>
              </w:rPr>
              <w:lastRenderedPageBreak/>
              <w:t>Recommendations </w:t>
            </w:r>
          </w:p>
        </w:tc>
      </w:tr>
      <w:tr w:rsidR="00E80F05" w:rsidRPr="00F475ED" w14:paraId="552E3B06" w14:textId="77777777" w:rsidTr="00FA6048">
        <w:trPr>
          <w:trHeight w:val="300"/>
        </w:trPr>
        <w:tc>
          <w:tcPr>
            <w:tcW w:w="10064" w:type="dxa"/>
            <w:gridSpan w:val="3"/>
            <w:tcBorders>
              <w:top w:val="nil"/>
              <w:left w:val="single" w:sz="6" w:space="0" w:color="D9D9D9"/>
              <w:bottom w:val="nil"/>
              <w:right w:val="single" w:sz="6" w:space="0" w:color="D9D9D9"/>
            </w:tcBorders>
          </w:tcPr>
          <w:p w14:paraId="1EAD9A26" w14:textId="77777777" w:rsidR="00FA1782" w:rsidRDefault="00000000">
            <w:pPr>
              <w:pStyle w:val="ListParagraph"/>
              <w:numPr>
                <w:ilvl w:val="0"/>
                <w:numId w:val="45"/>
              </w:numPr>
            </w:pPr>
            <w:r>
              <w:t>Windows: The remote host allows SSL/TLS connections with one or more Diffie-Hellman moduli less than or equal to 1024 bits. Through cryptanalysis, a third party may be able to find the shared secret in a short amount of time (depending on modulus size and attacker resources).</w:t>
            </w:r>
          </w:p>
          <w:p w14:paraId="04FF6765" w14:textId="77777777" w:rsidR="00FA1782" w:rsidRDefault="00000000">
            <w:pPr>
              <w:pStyle w:val="ListParagraph"/>
              <w:numPr>
                <w:ilvl w:val="0"/>
                <w:numId w:val="45"/>
              </w:numPr>
            </w:pPr>
            <w:r>
              <w:t>Linux: Logjam is a security vulnerability against a Diffie-Hellman key exchange ranging from 512-bit (US export-grade) to 1024-bit keys.</w:t>
            </w:r>
          </w:p>
        </w:tc>
      </w:tr>
      <w:tr w:rsidR="00F475ED" w:rsidRPr="00F475ED" w14:paraId="00C98B9B" w14:textId="77777777" w:rsidTr="00FA6048">
        <w:trPr>
          <w:trHeight w:val="300"/>
        </w:trPr>
        <w:tc>
          <w:tcPr>
            <w:tcW w:w="10064" w:type="dxa"/>
            <w:gridSpan w:val="3"/>
            <w:tcBorders>
              <w:top w:val="nil"/>
              <w:left w:val="single" w:sz="6" w:space="0" w:color="D9D9D9"/>
              <w:bottom w:val="nil"/>
              <w:right w:val="single" w:sz="6" w:space="0" w:color="D9D9D9"/>
            </w:tcBorders>
            <w:hideMark/>
          </w:tcPr>
          <w:p w14:paraId="699B2AE5" w14:textId="77777777" w:rsidR="00F475ED" w:rsidRPr="00F475ED" w:rsidRDefault="00F475ED" w:rsidP="00F475ED">
            <w:pPr>
              <w:rPr>
                <w:b/>
                <w:bCs/>
              </w:rPr>
            </w:pPr>
            <w:r>
              <w:rPr>
                <w:b/>
                <w:bCs/>
                <w:color w:val="025453"/>
              </w:rPr>
              <w:t>Reference </w:t>
            </w:r>
          </w:p>
        </w:tc>
      </w:tr>
      <w:tr w:rsidR="00F475ED" w:rsidRPr="00F475ED" w14:paraId="46B394FE" w14:textId="77777777" w:rsidTr="00FA6048">
        <w:trPr>
          <w:trHeight w:val="300"/>
        </w:trPr>
        <w:tc>
          <w:tcPr>
            <w:tcW w:w="10064" w:type="dxa"/>
            <w:gridSpan w:val="3"/>
            <w:tcBorders>
              <w:top w:val="nil"/>
              <w:left w:val="single" w:sz="6" w:space="0" w:color="D9D9D9"/>
              <w:bottom w:val="single" w:sz="6" w:space="0" w:color="D9D9D9"/>
              <w:right w:val="single" w:sz="6" w:space="0" w:color="D9D9D9"/>
            </w:tcBorders>
            <w:hideMark/>
          </w:tcPr>
          <w:p w14:paraId="4EFD68D0" w14:textId="77777777" w:rsidR="00FA1782" w:rsidRDefault="00FA1782">
            <w:pPr>
              <w:pStyle w:val="ListParagraph"/>
              <w:numPr>
                <w:ilvl w:val="0"/>
                <w:numId w:val="25"/>
              </w:numPr>
            </w:pPr>
            <w:r>
              <w:t>https://weakdh.org/logjam.html</w:t>
            </w:r>
          </w:p>
          <w:p w14:paraId="6AAAD38B" w14:textId="77777777" w:rsidR="00FA1782" w:rsidRDefault="00FA1782">
            <w:pPr>
              <w:pStyle w:val="ListParagraph"/>
              <w:numPr>
                <w:ilvl w:val="0"/>
                <w:numId w:val="25"/>
              </w:numPr>
            </w:pPr>
            <w:r>
              <w:t>https://serverfault.com/questions/693241/how-to-fix-logjam-vulnerability-in-apache-httpd</w:t>
            </w:r>
          </w:p>
          <w:p w14:paraId="36827AF3" w14:textId="77777777" w:rsidR="00FA1782" w:rsidRDefault="00FA1782"/>
        </w:tc>
      </w:tr>
    </w:tbl>
    <w:p w14:paraId="7267B082" w14:textId="77777777" w:rsidR="00712522" w:rsidRDefault="00000000">
      <w:r>
        <w:br w:type="page"/>
      </w:r>
    </w:p>
    <w:tbl>
      <w:tblPr>
        <w:tblW w:w="10064"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1977"/>
        <w:gridCol w:w="6055"/>
        <w:gridCol w:w="2032"/>
      </w:tblGrid>
      <w:tr w:rsidR="00F475ED" w:rsidRPr="00F475ED" w14:paraId="78CEDF1C" w14:textId="77777777" w:rsidTr="005C0267">
        <w:trPr>
          <w:trHeight w:val="300"/>
        </w:trPr>
        <w:tc>
          <w:tcPr>
            <w:tcW w:w="1977" w:type="dxa"/>
            <w:tcBorders>
              <w:top w:val="single" w:sz="6" w:space="0" w:color="D9D9D9"/>
              <w:left w:val="single" w:sz="6" w:space="0" w:color="D9D9D9"/>
              <w:bottom w:val="nil"/>
              <w:right w:val="nil"/>
            </w:tcBorders>
            <w:shd w:val="clear" w:color="auto" w:fill="E1FD95"/>
            <w:hideMark/>
          </w:tcPr>
          <w:p w14:paraId="0EEB5C12" w14:textId="77777777" w:rsidR="00F475ED" w:rsidRPr="00F475ED" w:rsidRDefault="00F475ED" w:rsidP="00F475ED">
            <w:pPr>
              <w:rPr>
                <w:b/>
              </w:rPr>
            </w:pPr>
            <w:r>
              <w:rPr>
                <w:b/>
              </w:rPr>
              <w:lastRenderedPageBreak/>
              <w:t>EXT-020</w:t>
            </w:r>
          </w:p>
        </w:tc>
        <w:tc>
          <w:tcPr>
            <w:tcW w:w="6055" w:type="dxa"/>
            <w:tcBorders>
              <w:top w:val="single" w:sz="6" w:space="0" w:color="D9D9D9"/>
              <w:left w:val="nil"/>
              <w:bottom w:val="nil"/>
              <w:right w:val="nil"/>
            </w:tcBorders>
            <w:shd w:val="clear" w:color="auto" w:fill="E1FD95"/>
            <w:hideMark/>
          </w:tcPr>
          <w:p w14:paraId="7637E74B" w14:textId="77777777" w:rsidR="00F475ED" w:rsidRPr="00F475ED" w:rsidRDefault="00F475ED" w:rsidP="00F475ED">
            <w:pPr>
              <w:rPr>
                <w:b/>
              </w:rPr>
            </w:pPr>
            <w:r>
              <w:rPr>
                <w:b/>
              </w:rPr>
              <w:t>Outdated Software Components in Use</w:t>
            </w:r>
          </w:p>
        </w:tc>
        <w:tc>
          <w:tcPr>
            <w:tcW w:w="2032" w:type="dxa"/>
            <w:tcBorders>
              <w:top w:val="single" w:sz="6" w:space="0" w:color="D9D9D9"/>
              <w:left w:val="nil"/>
              <w:bottom w:val="nil"/>
              <w:right w:val="single" w:sz="6" w:space="0" w:color="D9D9D9"/>
            </w:tcBorders>
            <w:shd w:val="clear" w:color="auto" w:fill="7FDBFF"/>
            <w:vAlign w:val="center"/>
            <w:hideMark/>
          </w:tcPr>
          <w:p w14:paraId="59B11065" w14:textId="77777777" w:rsidR="00F475ED" w:rsidRPr="00F475ED" w:rsidRDefault="00F475ED" w:rsidP="00FA6048">
            <w:pPr>
              <w:jc w:val="center"/>
            </w:pPr>
            <w:r>
              <w:rPr>
                <w:b/>
                <w:bCs/>
                <w:color w:val="FFFFFF" w:themeColor="background1"/>
              </w:rPr>
              <w:t>Low</w:t>
            </w:r>
          </w:p>
        </w:tc>
      </w:tr>
      <w:tr w:rsidR="00F475ED" w:rsidRPr="00F475ED" w14:paraId="72E220B0" w14:textId="77777777" w:rsidTr="00FA6048">
        <w:trPr>
          <w:trHeight w:val="300"/>
        </w:trPr>
        <w:tc>
          <w:tcPr>
            <w:tcW w:w="10064" w:type="dxa"/>
            <w:gridSpan w:val="3"/>
            <w:tcBorders>
              <w:top w:val="nil"/>
              <w:left w:val="single" w:sz="6" w:space="0" w:color="D9D9D9"/>
              <w:bottom w:val="nil"/>
              <w:right w:val="single" w:sz="6" w:space="0" w:color="D9D9D9"/>
            </w:tcBorders>
            <w:hideMark/>
          </w:tcPr>
          <w:p w14:paraId="33522F02" w14:textId="77777777" w:rsidR="00F475ED" w:rsidRPr="004A717B" w:rsidRDefault="00F475ED" w:rsidP="00F475ED">
            <w:pPr>
              <w:rPr>
                <w:b/>
                <w:bCs/>
                <w:color w:val="025453"/>
              </w:rPr>
            </w:pPr>
            <w:r>
              <w:rPr>
                <w:b/>
                <w:bCs/>
                <w:color w:val="025453"/>
              </w:rPr>
              <w:t>Description</w:t>
            </w:r>
          </w:p>
        </w:tc>
      </w:tr>
      <w:tr w:rsidR="004A717B" w:rsidRPr="00F475ED" w14:paraId="52D1792C" w14:textId="77777777" w:rsidTr="00FA6048">
        <w:trPr>
          <w:trHeight w:val="300"/>
        </w:trPr>
        <w:tc>
          <w:tcPr>
            <w:tcW w:w="10064" w:type="dxa"/>
            <w:gridSpan w:val="3"/>
            <w:tcBorders>
              <w:top w:val="nil"/>
              <w:left w:val="single" w:sz="6" w:space="0" w:color="D9D9D9"/>
              <w:bottom w:val="nil"/>
              <w:right w:val="single" w:sz="6" w:space="0" w:color="D9D9D9"/>
            </w:tcBorders>
          </w:tcPr>
          <w:p w14:paraId="680CEC48" w14:textId="77777777" w:rsidR="00FA1782" w:rsidRDefault="00000000">
            <w:r>
              <w:t>Outdated software versions may contain publicly disclosed security vulnerabilities that have been addressed in newer releases. Continued use of unsupported or vulnerable software components may expose applications and systems to known security risks and increase the likelihood of successful exploitation.</w:t>
            </w:r>
          </w:p>
        </w:tc>
      </w:tr>
      <w:tr w:rsidR="004A717B" w:rsidRPr="00F475ED" w14:paraId="46C42A5A" w14:textId="77777777" w:rsidTr="00FA6048">
        <w:trPr>
          <w:trHeight w:val="300"/>
        </w:trPr>
        <w:tc>
          <w:tcPr>
            <w:tcW w:w="10064" w:type="dxa"/>
            <w:gridSpan w:val="3"/>
            <w:tcBorders>
              <w:top w:val="nil"/>
              <w:left w:val="single" w:sz="6" w:space="0" w:color="D9D9D9"/>
              <w:bottom w:val="nil"/>
              <w:right w:val="single" w:sz="6" w:space="0" w:color="D9D9D9"/>
            </w:tcBorders>
          </w:tcPr>
          <w:p w14:paraId="49225FDB" w14:textId="77777777" w:rsidR="00274BBF" w:rsidRPr="00274BBF" w:rsidRDefault="004A717B" w:rsidP="004A717B">
            <w:pPr>
              <w:rPr>
                <w:b/>
                <w:bCs/>
                <w:color w:val="025453"/>
              </w:rPr>
            </w:pPr>
            <w:r>
              <w:rPr>
                <w:b/>
                <w:bCs/>
                <w:color w:val="025453"/>
              </w:rPr>
              <w:t>Impact</w:t>
            </w:r>
          </w:p>
        </w:tc>
      </w:tr>
      <w:tr w:rsidR="00274BBF" w:rsidRPr="00F475ED" w14:paraId="155DF2DE" w14:textId="77777777" w:rsidTr="00FA6048">
        <w:trPr>
          <w:trHeight w:val="300"/>
        </w:trPr>
        <w:tc>
          <w:tcPr>
            <w:tcW w:w="10064" w:type="dxa"/>
            <w:gridSpan w:val="3"/>
            <w:tcBorders>
              <w:top w:val="nil"/>
              <w:left w:val="single" w:sz="6" w:space="0" w:color="D9D9D9"/>
              <w:bottom w:val="nil"/>
              <w:right w:val="single" w:sz="6" w:space="0" w:color="D9D9D9"/>
            </w:tcBorders>
          </w:tcPr>
          <w:p w14:paraId="6E9997B5" w14:textId="77777777" w:rsidR="00FA1782" w:rsidRDefault="00000000">
            <w:r>
              <w:t>Outdated software exposed applications and systems to known security vulnerabilities. Exploitation of these vulnerabilities resulted in unauthorized access, information disclosure, privilege escalation, remote code execution, application compromise, or other security consequences depending on the affected software and vulnerability.</w:t>
            </w:r>
          </w:p>
        </w:tc>
      </w:tr>
      <w:tr w:rsidR="00274BBF" w:rsidRPr="00F475ED" w14:paraId="7EFEABEA" w14:textId="77777777" w:rsidTr="00FA6048">
        <w:trPr>
          <w:trHeight w:val="300"/>
        </w:trPr>
        <w:tc>
          <w:tcPr>
            <w:tcW w:w="10064" w:type="dxa"/>
            <w:gridSpan w:val="3"/>
            <w:tcBorders>
              <w:top w:val="nil"/>
              <w:left w:val="single" w:sz="6" w:space="0" w:color="D9D9D9"/>
              <w:bottom w:val="nil"/>
              <w:right w:val="single" w:sz="6" w:space="0" w:color="D9D9D9"/>
            </w:tcBorders>
          </w:tcPr>
          <w:p w14:paraId="503AE8B8" w14:textId="77777777" w:rsidR="00274BBF" w:rsidRPr="00F475ED" w:rsidRDefault="00274BBF" w:rsidP="00274BBF">
            <w:r>
              <w:rPr>
                <w:b/>
                <w:bCs/>
                <w:color w:val="025453"/>
              </w:rPr>
              <w:t>Affected Assets</w:t>
            </w:r>
          </w:p>
        </w:tc>
      </w:tr>
      <w:tr w:rsidR="00274BBF" w:rsidRPr="00F475ED" w14:paraId="6CAEB32A" w14:textId="77777777" w:rsidTr="00FA6048">
        <w:trPr>
          <w:trHeight w:val="300"/>
        </w:trPr>
        <w:tc>
          <w:tcPr>
            <w:tcW w:w="10064" w:type="dxa"/>
            <w:gridSpan w:val="3"/>
            <w:tcBorders>
              <w:top w:val="nil"/>
              <w:left w:val="single" w:sz="6" w:space="0" w:color="D9D9D9"/>
              <w:bottom w:val="nil"/>
              <w:right w:val="single" w:sz="6" w:space="0" w:color="D9D9D9"/>
            </w:tcBorders>
          </w:tcPr>
          <w:p w14:paraId="0B161E61" w14:textId="77777777" w:rsidR="00FA1782" w:rsidRDefault="00000000">
            <w:r>
              <w:rPr>
                <w:color w:val="000000"/>
              </w:rPr>
              <w:t>https://secure.advocatecapital.com/assets/js/purify.min.js</w:t>
            </w:r>
          </w:p>
          <w:p w14:paraId="6A983824" w14:textId="77777777" w:rsidR="00FA1782" w:rsidRDefault="00000000">
            <w:r>
              <w:rPr>
                <w:color w:val="000000"/>
              </w:rPr>
              <w:t>52.73.186.125:443</w:t>
            </w:r>
          </w:p>
        </w:tc>
      </w:tr>
      <w:tr w:rsidR="004A717B" w:rsidRPr="00F475ED" w14:paraId="265B7B3E" w14:textId="77777777" w:rsidTr="00FA6048">
        <w:trPr>
          <w:trHeight w:val="300"/>
        </w:trPr>
        <w:tc>
          <w:tcPr>
            <w:tcW w:w="10064" w:type="dxa"/>
            <w:gridSpan w:val="3"/>
            <w:tcBorders>
              <w:top w:val="nil"/>
              <w:left w:val="single" w:sz="6" w:space="0" w:color="D9D9D9"/>
              <w:bottom w:val="nil"/>
              <w:right w:val="single" w:sz="6" w:space="0" w:color="D9D9D9"/>
            </w:tcBorders>
          </w:tcPr>
          <w:p w14:paraId="051C364A" w14:textId="77777777" w:rsidR="00712522" w:rsidRDefault="00000000">
            <w:r>
              <w:rPr>
                <w:b/>
                <w:bCs/>
                <w:color w:val="025453"/>
              </w:rPr>
              <w:t>Replication Steps</w:t>
            </w:r>
          </w:p>
        </w:tc>
      </w:tr>
      <w:tr w:rsidR="00E80F05" w:rsidRPr="00F475ED" w14:paraId="17C586CC" w14:textId="77777777" w:rsidTr="00FA6048">
        <w:trPr>
          <w:trHeight w:val="300"/>
        </w:trPr>
        <w:tc>
          <w:tcPr>
            <w:tcW w:w="10064" w:type="dxa"/>
            <w:gridSpan w:val="3"/>
            <w:tcBorders>
              <w:top w:val="nil"/>
              <w:left w:val="single" w:sz="6" w:space="0" w:color="D9D9D9"/>
              <w:bottom w:val="nil"/>
              <w:right w:val="single" w:sz="6" w:space="0" w:color="D9D9D9"/>
            </w:tcBorders>
          </w:tcPr>
          <w:p w14:paraId="1E93C282" w14:textId="77777777" w:rsidR="00712522" w:rsidRDefault="00000000">
            <w:r>
              <w:t xml:space="preserve">Cyderes reviewed the client-side JavaScript served by secure.advocatecapital.com and identified DOMPurify version 3.3.3, an outdated version, served at /assets/js/purify.min.js.</w:t>
            </w:r>
          </w:p>
          <w:p w14:paraId="2599A58F" w14:textId="77777777" w:rsidR="00712522" w:rsidRDefault="00000000">
            <w:pPr>
              <w:jc w:val="center"/>
            </w:pPr>
            <w:r>
              <w:rPr>
                <w:noProof/>
              </w:rPr>
              <w:lastRenderedPageBreak/>
              <w:drawing>
                <wp:inline distT="0" distB="0" distL="0" distR="0" wp14:anchorId="6F2988FB" wp14:editId="2778EBEA">
                  <wp:extent cx="4846320" cy="2471974"/>
                  <wp:effectExtent l="12700" t="12700" r="12700" b="12700"/>
                  <wp:docPr id="2092834962" name="Picture 2092834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8"/>
                          <a:stretch>
                            <a:fillRect/>
                          </a:stretch>
                        </pic:blipFill>
                        <pic:spPr>
                          <a:xfrm>
                            <a:off x="0" y="0"/>
                            <a:ext cx="4846320" cy="2471974"/>
                          </a:xfrm>
                          <a:prstGeom prst="rect">
                            <a:avLst/>
                          </a:prstGeom>
                          <a:ln w="12700">
                            <a:solidFill>
                              <a:srgbClr val="000000"/>
                            </a:solidFill>
                          </a:ln>
                        </pic:spPr>
                      </pic:pic>
                    </a:graphicData>
                  </a:graphic>
                </wp:inline>
              </w:drawing>
            </w:r>
          </w:p>
          <w:p w14:paraId="1271187F" w14:textId="77777777" w:rsidR="00712522" w:rsidRDefault="00000000">
            <w:pPr>
              <w:pStyle w:val="Caption2"/>
            </w:pPr>
            <w:r>
              <w:t xml:space="preserve">Figure </w:t>
            </w:r>
            <w:r>
              <w:rPr>
                <w:i w:val="0"/>
              </w:rPr>
              <w:fldChar w:fldCharType="begin"/>
            </w:r>
            <w:r>
              <w:instrText>SEQ Figure  \* ARABIC</w:instrText>
            </w:r>
            <w:r>
              <w:rPr>
                <w:i w:val="0"/>
              </w:rPr>
              <w:fldChar w:fldCharType="separate"/>
            </w:r>
            <w:r>
              <w:rPr>
                <w:noProof/>
              </w:rPr>
              <w:t>103</w:t>
            </w:r>
            <w:r>
              <w:rPr>
                <w:i w:val="0"/>
              </w:rPr>
              <w:fldChar w:fldCharType="end"/>
            </w:r>
            <w:r>
              <w:t xml:space="preserve"> : Outdated Component - DOMPurify 3.3.3</w:t>
            </w:r>
          </w:p>
        </w:tc>
      </w:tr>
      <w:tr w:rsidR="004A717B" w:rsidRPr="00F475ED" w14:paraId="5FC42027" w14:textId="77777777" w:rsidTr="00FA6048">
        <w:trPr>
          <w:trHeight w:val="300"/>
        </w:trPr>
        <w:tc>
          <w:tcPr>
            <w:tcW w:w="10064" w:type="dxa"/>
            <w:gridSpan w:val="3"/>
            <w:tcBorders>
              <w:top w:val="nil"/>
              <w:left w:val="single" w:sz="6" w:space="0" w:color="D9D9D9"/>
              <w:bottom w:val="nil"/>
              <w:right w:val="single" w:sz="6" w:space="0" w:color="D9D9D9"/>
            </w:tcBorders>
          </w:tcPr>
          <w:p w14:paraId="0FD0FE9A" w14:textId="77777777" w:rsidR="004A717B" w:rsidRPr="00DC3897" w:rsidRDefault="004A717B" w:rsidP="00F475ED">
            <w:pPr>
              <w:rPr>
                <w:b/>
                <w:bCs/>
                <w:color w:val="025453"/>
              </w:rPr>
            </w:pPr>
            <w:r>
              <w:rPr>
                <w:b/>
                <w:bCs/>
                <w:color w:val="025453"/>
              </w:rPr>
              <w:lastRenderedPageBreak/>
              <w:t>Recommendations </w:t>
            </w:r>
          </w:p>
        </w:tc>
      </w:tr>
      <w:tr w:rsidR="00E80F05" w:rsidRPr="00F475ED" w14:paraId="2D5C2120" w14:textId="77777777" w:rsidTr="00FA6048">
        <w:trPr>
          <w:trHeight w:val="300"/>
        </w:trPr>
        <w:tc>
          <w:tcPr>
            <w:tcW w:w="10064" w:type="dxa"/>
            <w:gridSpan w:val="3"/>
            <w:tcBorders>
              <w:top w:val="nil"/>
              <w:left w:val="single" w:sz="6" w:space="0" w:color="D9D9D9"/>
              <w:bottom w:val="nil"/>
              <w:right w:val="single" w:sz="6" w:space="0" w:color="D9D9D9"/>
            </w:tcBorders>
          </w:tcPr>
          <w:p w14:paraId="02125994" w14:textId="77777777" w:rsidR="00DA3F03" w:rsidRDefault="00000000">
            <w:pPr>
              <w:pStyle w:val="ListParagraph"/>
              <w:numPr>
                <w:ilvl w:val="0"/>
                <w:numId w:val="47"/>
              </w:numPr>
            </w:pPr>
            <w:r>
              <w:t xml:space="preserve">It is recommended to upgrade outdated software components to the latest vendor-supported versions that contain applicable security fixes. </w:t>
            </w:r>
          </w:p>
          <w:p w14:paraId="15033B57" w14:textId="77777777" w:rsidR="00DA3F03" w:rsidRDefault="00000000">
            <w:pPr>
              <w:pStyle w:val="ListParagraph"/>
              <w:numPr>
                <w:ilvl w:val="0"/>
                <w:numId w:val="47"/>
              </w:numPr>
            </w:pPr>
            <w:r>
              <w:t xml:space="preserve">It is also recommended to maintain an inventory of software dependencies and regularly assess these components for known vulnerabilities. </w:t>
            </w:r>
          </w:p>
          <w:p w14:paraId="38083167" w14:textId="77777777" w:rsidR="00FA1782" w:rsidRDefault="00000000">
            <w:pPr>
              <w:pStyle w:val="ListParagraph"/>
              <w:numPr>
                <w:ilvl w:val="0"/>
                <w:numId w:val="47"/>
              </w:numPr>
            </w:pPr>
            <w:r>
              <w:t>Security updates should be prioritized based on the severity and exploitability of the associated vulnerabilities.</w:t>
            </w:r>
          </w:p>
        </w:tc>
      </w:tr>
      <w:tr w:rsidR="00F475ED" w:rsidRPr="00F475ED" w14:paraId="4AB0BAD7" w14:textId="77777777" w:rsidTr="00FA6048">
        <w:trPr>
          <w:trHeight w:val="300"/>
        </w:trPr>
        <w:tc>
          <w:tcPr>
            <w:tcW w:w="10064" w:type="dxa"/>
            <w:gridSpan w:val="3"/>
            <w:tcBorders>
              <w:top w:val="nil"/>
              <w:left w:val="single" w:sz="6" w:space="0" w:color="D9D9D9"/>
              <w:bottom w:val="nil"/>
              <w:right w:val="single" w:sz="6" w:space="0" w:color="D9D9D9"/>
            </w:tcBorders>
            <w:hideMark/>
          </w:tcPr>
          <w:p w14:paraId="426F80E5" w14:textId="77777777" w:rsidR="00F475ED" w:rsidRPr="00F475ED" w:rsidRDefault="00F475ED" w:rsidP="00F475ED">
            <w:pPr>
              <w:rPr>
                <w:b/>
                <w:bCs/>
              </w:rPr>
            </w:pPr>
            <w:r>
              <w:rPr>
                <w:b/>
                <w:bCs/>
                <w:color w:val="025453"/>
              </w:rPr>
              <w:t>Reference </w:t>
            </w:r>
          </w:p>
        </w:tc>
      </w:tr>
      <w:tr w:rsidR="00F475ED" w:rsidRPr="00F475ED" w14:paraId="0FD10517" w14:textId="77777777" w:rsidTr="00FA6048">
        <w:trPr>
          <w:trHeight w:val="300"/>
        </w:trPr>
        <w:tc>
          <w:tcPr>
            <w:tcW w:w="10064" w:type="dxa"/>
            <w:gridSpan w:val="3"/>
            <w:tcBorders>
              <w:top w:val="nil"/>
              <w:left w:val="single" w:sz="6" w:space="0" w:color="D9D9D9"/>
              <w:bottom w:val="single" w:sz="6" w:space="0" w:color="D9D9D9"/>
              <w:right w:val="single" w:sz="6" w:space="0" w:color="D9D9D9"/>
            </w:tcBorders>
            <w:hideMark/>
          </w:tcPr>
          <w:p w14:paraId="78FCA84A" w14:textId="77777777" w:rsidR="00FA1782" w:rsidRDefault="00000000">
            <w:pPr>
              <w:pStyle w:val="ListParagraph"/>
              <w:numPr>
                <w:ilvl w:val="0"/>
                <w:numId w:val="46"/>
              </w:numPr>
            </w:pPr>
            <w:r>
              <w:t xml:space="preserve">DOMPurify 3.3.3 - https://security.snyk.io/package/npm/dompurify/3.3.3</w:t>
            </w:r>
          </w:p>
        </w:tc>
      </w:tr>
    </w:tbl>
    <w:p w14:paraId="60BCED8A" w14:textId="77777777" w:rsidR="00712522" w:rsidRDefault="00000000">
      <w:r>
        <w:br w:type="page"/>
      </w:r>
    </w:p>
    <w:tbl>
      <w:tblPr>
        <w:tblW w:w="10064"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1977"/>
        <w:gridCol w:w="6055"/>
        <w:gridCol w:w="2032"/>
      </w:tblGrid>
      <w:tr w:rsidR="00F475ED" w:rsidRPr="00F475ED" w14:paraId="292133D7" w14:textId="77777777" w:rsidTr="005C0267">
        <w:trPr>
          <w:trHeight w:val="300"/>
        </w:trPr>
        <w:tc>
          <w:tcPr>
            <w:tcW w:w="1977" w:type="dxa"/>
            <w:tcBorders>
              <w:top w:val="single" w:sz="6" w:space="0" w:color="D9D9D9"/>
              <w:left w:val="single" w:sz="6" w:space="0" w:color="D9D9D9"/>
              <w:bottom w:val="nil"/>
              <w:right w:val="nil"/>
            </w:tcBorders>
            <w:shd w:val="clear" w:color="auto" w:fill="E1FD95"/>
            <w:hideMark/>
          </w:tcPr>
          <w:p w14:paraId="4AF1AB16" w14:textId="77777777" w:rsidR="00F475ED" w:rsidRPr="00F475ED" w:rsidRDefault="00F475ED" w:rsidP="00F475ED">
            <w:pPr>
              <w:rPr>
                <w:b/>
              </w:rPr>
            </w:pPr>
            <w:r>
              <w:rPr>
                <w:b/>
              </w:rPr>
              <w:lastRenderedPageBreak/>
              <w:t>EXT-021</w:t>
            </w:r>
          </w:p>
        </w:tc>
        <w:tc>
          <w:tcPr>
            <w:tcW w:w="6055" w:type="dxa"/>
            <w:tcBorders>
              <w:top w:val="single" w:sz="6" w:space="0" w:color="D9D9D9"/>
              <w:left w:val="nil"/>
              <w:bottom w:val="nil"/>
              <w:right w:val="nil"/>
            </w:tcBorders>
            <w:shd w:val="clear" w:color="auto" w:fill="E1FD95"/>
            <w:hideMark/>
          </w:tcPr>
          <w:p w14:paraId="343D50AC" w14:textId="77777777" w:rsidR="00F475ED" w:rsidRPr="00F475ED" w:rsidRDefault="00F475ED" w:rsidP="00F475ED">
            <w:pPr>
              <w:rPr>
                <w:b/>
              </w:rPr>
            </w:pPr>
            <w:r>
              <w:rPr>
                <w:b/>
              </w:rPr>
              <w:t>IIS Default Page Enabled</w:t>
            </w:r>
          </w:p>
        </w:tc>
        <w:tc>
          <w:tcPr>
            <w:tcW w:w="2032" w:type="dxa"/>
            <w:tcBorders>
              <w:top w:val="single" w:sz="6" w:space="0" w:color="D9D9D9"/>
              <w:left w:val="nil"/>
              <w:bottom w:val="nil"/>
              <w:right w:val="single" w:sz="6" w:space="0" w:color="D9D9D9"/>
            </w:tcBorders>
            <w:shd w:val="clear" w:color="auto" w:fill="7FDBFF"/>
            <w:vAlign w:val="center"/>
            <w:hideMark/>
          </w:tcPr>
          <w:p w14:paraId="2F4C9C9E" w14:textId="77777777" w:rsidR="00F475ED" w:rsidRPr="00F475ED" w:rsidRDefault="00F475ED" w:rsidP="00FA6048">
            <w:pPr>
              <w:jc w:val="center"/>
            </w:pPr>
            <w:r>
              <w:rPr>
                <w:b/>
                <w:bCs/>
                <w:color w:val="FFFFFF" w:themeColor="background1"/>
              </w:rPr>
              <w:t>Low</w:t>
            </w:r>
          </w:p>
        </w:tc>
      </w:tr>
      <w:tr w:rsidR="00F475ED" w:rsidRPr="00F475ED" w14:paraId="01701FE6" w14:textId="77777777" w:rsidTr="00FA6048">
        <w:trPr>
          <w:trHeight w:val="300"/>
        </w:trPr>
        <w:tc>
          <w:tcPr>
            <w:tcW w:w="10064" w:type="dxa"/>
            <w:gridSpan w:val="3"/>
            <w:tcBorders>
              <w:top w:val="nil"/>
              <w:left w:val="single" w:sz="6" w:space="0" w:color="D9D9D9"/>
              <w:bottom w:val="nil"/>
              <w:right w:val="single" w:sz="6" w:space="0" w:color="D9D9D9"/>
            </w:tcBorders>
            <w:hideMark/>
          </w:tcPr>
          <w:p w14:paraId="79CE7BCB" w14:textId="77777777" w:rsidR="00F475ED" w:rsidRPr="004A717B" w:rsidRDefault="00F475ED" w:rsidP="00F475ED">
            <w:pPr>
              <w:rPr>
                <w:b/>
                <w:bCs/>
                <w:color w:val="025453"/>
              </w:rPr>
            </w:pPr>
            <w:r>
              <w:rPr>
                <w:b/>
                <w:bCs/>
                <w:color w:val="025453"/>
              </w:rPr>
              <w:t>Description</w:t>
            </w:r>
          </w:p>
        </w:tc>
      </w:tr>
      <w:tr w:rsidR="004A717B" w:rsidRPr="00F475ED" w14:paraId="03364954" w14:textId="77777777" w:rsidTr="00FA6048">
        <w:trPr>
          <w:trHeight w:val="300"/>
        </w:trPr>
        <w:tc>
          <w:tcPr>
            <w:tcW w:w="10064" w:type="dxa"/>
            <w:gridSpan w:val="3"/>
            <w:tcBorders>
              <w:top w:val="nil"/>
              <w:left w:val="single" w:sz="6" w:space="0" w:color="D9D9D9"/>
              <w:bottom w:val="nil"/>
              <w:right w:val="single" w:sz="6" w:space="0" w:color="D9D9D9"/>
            </w:tcBorders>
          </w:tcPr>
          <w:p w14:paraId="4584657D" w14:textId="77777777" w:rsidR="00FA1782" w:rsidRDefault="00000000">
            <w:r>
              <w:t>It was observed that the version of Microsoft IIS on the remote host can be retrieved from the respective IIS default page.</w:t>
            </w:r>
          </w:p>
        </w:tc>
      </w:tr>
      <w:tr w:rsidR="004A717B" w:rsidRPr="00F475ED" w14:paraId="420DB6DB" w14:textId="77777777" w:rsidTr="00FA6048">
        <w:trPr>
          <w:trHeight w:val="300"/>
        </w:trPr>
        <w:tc>
          <w:tcPr>
            <w:tcW w:w="10064" w:type="dxa"/>
            <w:gridSpan w:val="3"/>
            <w:tcBorders>
              <w:top w:val="nil"/>
              <w:left w:val="single" w:sz="6" w:space="0" w:color="D9D9D9"/>
              <w:bottom w:val="nil"/>
              <w:right w:val="single" w:sz="6" w:space="0" w:color="D9D9D9"/>
            </w:tcBorders>
          </w:tcPr>
          <w:p w14:paraId="54A7BD15" w14:textId="77777777" w:rsidR="00274BBF" w:rsidRPr="00274BBF" w:rsidRDefault="004A717B" w:rsidP="004A717B">
            <w:pPr>
              <w:rPr>
                <w:b/>
                <w:bCs/>
                <w:color w:val="025453"/>
              </w:rPr>
            </w:pPr>
            <w:r>
              <w:rPr>
                <w:b/>
                <w:bCs/>
                <w:color w:val="025453"/>
              </w:rPr>
              <w:t>Impact</w:t>
            </w:r>
          </w:p>
        </w:tc>
      </w:tr>
      <w:tr w:rsidR="00274BBF" w:rsidRPr="00F475ED" w14:paraId="09B84E67" w14:textId="77777777" w:rsidTr="00FA6048">
        <w:trPr>
          <w:trHeight w:val="300"/>
        </w:trPr>
        <w:tc>
          <w:tcPr>
            <w:tcW w:w="10064" w:type="dxa"/>
            <w:gridSpan w:val="3"/>
            <w:tcBorders>
              <w:top w:val="nil"/>
              <w:left w:val="single" w:sz="6" w:space="0" w:color="D9D9D9"/>
              <w:bottom w:val="nil"/>
              <w:right w:val="single" w:sz="6" w:space="0" w:color="D9D9D9"/>
            </w:tcBorders>
          </w:tcPr>
          <w:p w14:paraId="232CD371" w14:textId="77777777" w:rsidR="00FA1782" w:rsidRDefault="00000000">
            <w:r>
              <w:t>Default pages of the server should be removed or should be configured such that the information about the system is not disclosed as well as the services running on the server should not be allowed in public visibility. Using this information the attacker can craft an attack to sabotage the website as well as the services running on it. It also ensures that sensitive Information is not leaked through these pages.</w:t>
            </w:r>
          </w:p>
        </w:tc>
      </w:tr>
      <w:tr w:rsidR="00274BBF" w:rsidRPr="00F475ED" w14:paraId="0468D5C4" w14:textId="77777777" w:rsidTr="00FA6048">
        <w:trPr>
          <w:trHeight w:val="300"/>
        </w:trPr>
        <w:tc>
          <w:tcPr>
            <w:tcW w:w="10064" w:type="dxa"/>
            <w:gridSpan w:val="3"/>
            <w:tcBorders>
              <w:top w:val="nil"/>
              <w:left w:val="single" w:sz="6" w:space="0" w:color="D9D9D9"/>
              <w:bottom w:val="nil"/>
              <w:right w:val="single" w:sz="6" w:space="0" w:color="D9D9D9"/>
            </w:tcBorders>
          </w:tcPr>
          <w:p w14:paraId="7EA4694E" w14:textId="77777777" w:rsidR="00274BBF" w:rsidRPr="00F475ED" w:rsidRDefault="00274BBF" w:rsidP="00274BBF">
            <w:r>
              <w:rPr>
                <w:b/>
                <w:bCs/>
                <w:color w:val="025453"/>
              </w:rPr>
              <w:t>Affected Assets</w:t>
            </w:r>
          </w:p>
        </w:tc>
      </w:tr>
      <w:tr w:rsidR="00274BBF" w:rsidRPr="00F475ED" w14:paraId="3406052F" w14:textId="77777777" w:rsidTr="00FA6048">
        <w:trPr>
          <w:trHeight w:val="300"/>
        </w:trPr>
        <w:tc>
          <w:tcPr>
            <w:tcW w:w="10064" w:type="dxa"/>
            <w:gridSpan w:val="3"/>
            <w:tcBorders>
              <w:top w:val="nil"/>
              <w:left w:val="single" w:sz="6" w:space="0" w:color="D9D9D9"/>
              <w:bottom w:val="nil"/>
              <w:right w:val="single" w:sz="6" w:space="0" w:color="D9D9D9"/>
            </w:tcBorders>
          </w:tcPr>
          <w:p w14:paraId="44DD8091" w14:textId="77777777" w:rsidR="00FA1782" w:rsidRDefault="00000000">
            <w:r>
              <w:t>https://advotrac19-origin.advocatecapital.com/</w:t>
            </w:r>
          </w:p>
          <w:p w14:paraId="009A15A5" w14:textId="77777777" w:rsidR="00FA1782" w:rsidRDefault="00000000">
            <w:r>
              <w:t>https://69.64.24.138/</w:t>
            </w:r>
          </w:p>
          <w:p w14:paraId="323CFBB0" w14:textId="77777777" w:rsidR="00FA1782" w:rsidRDefault="00000000">
            <w:r>
              <w:t>https://69.64.24.146/</w:t>
            </w:r>
          </w:p>
          <w:p w14:paraId="689050E0" w14:textId="77777777" w:rsidR="00FA1782" w:rsidRDefault="00000000">
            <w:r>
              <w:t>https://3.141.62.42/</w:t>
            </w:r>
          </w:p>
          <w:p w14:paraId="037B80BA" w14:textId="77777777" w:rsidR="00FA1782" w:rsidRDefault="00000000">
            <w:r>
              <w:t>https://3.19.25.147/</w:t>
            </w:r>
          </w:p>
        </w:tc>
      </w:tr>
      <w:tr w:rsidR="004A717B" w:rsidRPr="00F475ED" w14:paraId="6BBAD785" w14:textId="77777777" w:rsidTr="00FA6048">
        <w:trPr>
          <w:trHeight w:val="300"/>
        </w:trPr>
        <w:tc>
          <w:tcPr>
            <w:tcW w:w="10064" w:type="dxa"/>
            <w:gridSpan w:val="3"/>
            <w:tcBorders>
              <w:top w:val="nil"/>
              <w:left w:val="single" w:sz="6" w:space="0" w:color="D9D9D9"/>
              <w:bottom w:val="nil"/>
              <w:right w:val="single" w:sz="6" w:space="0" w:color="D9D9D9"/>
            </w:tcBorders>
          </w:tcPr>
          <w:p w14:paraId="6601BCF4" w14:textId="77777777" w:rsidR="00712522" w:rsidRDefault="00000000">
            <w:r>
              <w:rPr>
                <w:b/>
                <w:bCs/>
                <w:color w:val="025453"/>
              </w:rPr>
              <w:t>Replication Steps</w:t>
            </w:r>
          </w:p>
        </w:tc>
      </w:tr>
      <w:tr w:rsidR="00E80F05" w:rsidRPr="00F475ED" w14:paraId="216B119B" w14:textId="77777777" w:rsidTr="00FA6048">
        <w:trPr>
          <w:trHeight w:val="300"/>
        </w:trPr>
        <w:tc>
          <w:tcPr>
            <w:tcW w:w="10064" w:type="dxa"/>
            <w:gridSpan w:val="3"/>
            <w:tcBorders>
              <w:top w:val="nil"/>
              <w:left w:val="single" w:sz="6" w:space="0" w:color="D9D9D9"/>
              <w:bottom w:val="nil"/>
              <w:right w:val="single" w:sz="6" w:space="0" w:color="D9D9D9"/>
            </w:tcBorders>
          </w:tcPr>
          <w:p w14:paraId="79EB0552" w14:textId="77777777" w:rsidR="00712522" w:rsidRDefault="00000000">
            <w:r>
              <w:t xml:space="preserve">Cyderes browsed to https://advotrac19-origin.advocatecapital.com/ and observed the server returned the default Microsoft IIS welcome page, disclosing the underlying web server technology.</w:t>
            </w:r>
          </w:p>
          <w:p w14:paraId="48380C4E" w14:textId="77777777" w:rsidR="00712522" w:rsidRDefault="00000000">
            <w:pPr>
              <w:jc w:val="center"/>
            </w:pPr>
            <w:r>
              <w:rPr>
                <w:noProof/>
              </w:rPr>
              <w:lastRenderedPageBreak/>
              <w:drawing>
                <wp:inline distT="0" distB="0" distL="0" distR="0" wp14:anchorId="64FF24AE" wp14:editId="2B2F1BA7">
                  <wp:extent cx="4846320" cy="3502568"/>
                  <wp:effectExtent l="12700" t="12700" r="12700" b="12700"/>
                  <wp:docPr id="2092834963" name="Picture 2092834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4"/>
                          <a:stretch>
                            <a:fillRect/>
                          </a:stretch>
                        </pic:blipFill>
                        <pic:spPr>
                          <a:xfrm>
                            <a:off x="0" y="0"/>
                            <a:ext cx="4846320" cy="3502568"/>
                          </a:xfrm>
                          <a:prstGeom prst="rect">
                            <a:avLst/>
                          </a:prstGeom>
                          <a:ln w="12700">
                            <a:solidFill>
                              <a:srgbClr val="000000"/>
                            </a:solidFill>
                          </a:ln>
                        </pic:spPr>
                      </pic:pic>
                    </a:graphicData>
                  </a:graphic>
                </wp:inline>
              </w:drawing>
            </w:r>
          </w:p>
          <w:p w14:paraId="293CED5F" w14:textId="77777777" w:rsidR="00712522" w:rsidRDefault="00000000">
            <w:pPr>
              <w:pStyle w:val="Caption2"/>
            </w:pPr>
            <w:r>
              <w:t xml:space="preserve">Figure </w:t>
            </w:r>
            <w:r>
              <w:rPr>
                <w:i w:val="0"/>
              </w:rPr>
              <w:fldChar w:fldCharType="begin"/>
            </w:r>
            <w:r>
              <w:instrText>SEQ Figure  \* ARABIC</w:instrText>
            </w:r>
            <w:r>
              <w:rPr>
                <w:i w:val="0"/>
              </w:rPr>
              <w:fldChar w:fldCharType="separate"/>
            </w:r>
            <w:r>
              <w:rPr>
                <w:noProof/>
              </w:rPr>
              <w:t>104</w:t>
            </w:r>
            <w:r>
              <w:rPr>
                <w:i w:val="0"/>
              </w:rPr>
              <w:fldChar w:fldCharType="end"/>
            </w:r>
            <w:r>
              <w:t xml:space="preserve"> : Default Microsoft IIS Welcome Page</w:t>
            </w:r>
          </w:p>
        </w:tc>
      </w:tr>
      <w:tr w:rsidR="004A717B" w:rsidRPr="00F475ED" w14:paraId="47E5F5F2" w14:textId="77777777" w:rsidTr="00FA6048">
        <w:trPr>
          <w:trHeight w:val="300"/>
        </w:trPr>
        <w:tc>
          <w:tcPr>
            <w:tcW w:w="10064" w:type="dxa"/>
            <w:gridSpan w:val="3"/>
            <w:tcBorders>
              <w:top w:val="nil"/>
              <w:left w:val="single" w:sz="6" w:space="0" w:color="D9D9D9"/>
              <w:bottom w:val="nil"/>
              <w:right w:val="single" w:sz="6" w:space="0" w:color="D9D9D9"/>
            </w:tcBorders>
          </w:tcPr>
          <w:p w14:paraId="238F34B6" w14:textId="77777777" w:rsidR="004A717B" w:rsidRPr="00DC3897" w:rsidRDefault="004A717B" w:rsidP="00F475ED">
            <w:pPr>
              <w:rPr>
                <w:b/>
                <w:bCs/>
                <w:color w:val="025453"/>
              </w:rPr>
            </w:pPr>
            <w:r>
              <w:rPr>
                <w:b/>
                <w:bCs/>
                <w:color w:val="025453"/>
              </w:rPr>
              <w:lastRenderedPageBreak/>
              <w:t>Recommendations </w:t>
            </w:r>
          </w:p>
        </w:tc>
      </w:tr>
      <w:tr w:rsidR="00E80F05" w:rsidRPr="00F475ED" w14:paraId="46F32178" w14:textId="77777777" w:rsidTr="00FA6048">
        <w:trPr>
          <w:trHeight w:val="300"/>
        </w:trPr>
        <w:tc>
          <w:tcPr>
            <w:tcW w:w="10064" w:type="dxa"/>
            <w:gridSpan w:val="3"/>
            <w:tcBorders>
              <w:top w:val="nil"/>
              <w:left w:val="single" w:sz="6" w:space="0" w:color="D9D9D9"/>
              <w:bottom w:val="nil"/>
              <w:right w:val="single" w:sz="6" w:space="0" w:color="D9D9D9"/>
            </w:tcBorders>
          </w:tcPr>
          <w:p w14:paraId="5C1917DC" w14:textId="77777777" w:rsidR="00FA1782" w:rsidRDefault="00000000">
            <w:pPr>
              <w:pStyle w:val="ListParagraph"/>
              <w:numPr>
                <w:ilvl w:val="0"/>
                <w:numId w:val="46"/>
              </w:numPr>
            </w:pPr>
            <w:r>
              <w:t>Windows: It was observed that the version of Microsoft IIS on the remote host can be retrieved from the respective IIS default page.</w:t>
            </w:r>
          </w:p>
          <w:p w14:paraId="49B52FAF" w14:textId="77777777" w:rsidR="00FA1782" w:rsidRDefault="00000000">
            <w:pPr>
              <w:pStyle w:val="ListParagraph"/>
              <w:numPr>
                <w:ilvl w:val="0"/>
                <w:numId w:val="46"/>
              </w:numPr>
            </w:pPr>
            <w:r>
              <w:t>Linux: Default pages of the server should be removed or should be configured such that the information about the system is not disclosed as well as the services running on the server should not be allowed in public visibility. Using this information the attacker can craft an attack to sabotage the website as well as the services running on it. It also ensures that sensitive Information is not leaked through these pages.</w:t>
            </w:r>
          </w:p>
        </w:tc>
      </w:tr>
      <w:tr w:rsidR="00F475ED" w:rsidRPr="00F475ED" w14:paraId="5B08AB51" w14:textId="77777777" w:rsidTr="00FA6048">
        <w:trPr>
          <w:trHeight w:val="300"/>
        </w:trPr>
        <w:tc>
          <w:tcPr>
            <w:tcW w:w="10064" w:type="dxa"/>
            <w:gridSpan w:val="3"/>
            <w:tcBorders>
              <w:top w:val="nil"/>
              <w:left w:val="single" w:sz="6" w:space="0" w:color="D9D9D9"/>
              <w:bottom w:val="nil"/>
              <w:right w:val="single" w:sz="6" w:space="0" w:color="D9D9D9"/>
            </w:tcBorders>
            <w:hideMark/>
          </w:tcPr>
          <w:p w14:paraId="7857CAB6" w14:textId="77777777" w:rsidR="00F475ED" w:rsidRPr="00F475ED" w:rsidRDefault="00F475ED" w:rsidP="00F475ED">
            <w:pPr>
              <w:rPr>
                <w:b/>
                <w:bCs/>
              </w:rPr>
            </w:pPr>
            <w:r>
              <w:rPr>
                <w:b/>
                <w:bCs/>
                <w:color w:val="025453"/>
              </w:rPr>
              <w:t>Reference </w:t>
            </w:r>
          </w:p>
        </w:tc>
      </w:tr>
      <w:tr w:rsidR="00F475ED" w:rsidRPr="00F475ED" w14:paraId="5DD26E58" w14:textId="77777777" w:rsidTr="00FA6048">
        <w:trPr>
          <w:trHeight w:val="300"/>
        </w:trPr>
        <w:tc>
          <w:tcPr>
            <w:tcW w:w="10064" w:type="dxa"/>
            <w:gridSpan w:val="3"/>
            <w:tcBorders>
              <w:top w:val="nil"/>
              <w:left w:val="single" w:sz="6" w:space="0" w:color="D9D9D9"/>
              <w:bottom w:val="single" w:sz="6" w:space="0" w:color="D9D9D9"/>
              <w:right w:val="single" w:sz="6" w:space="0" w:color="D9D9D9"/>
            </w:tcBorders>
            <w:hideMark/>
          </w:tcPr>
          <w:p w14:paraId="76A11E5C" w14:textId="77777777" w:rsidR="00FA1782" w:rsidRDefault="00FA1782">
            <w:pPr>
              <w:pStyle w:val="ListParagraph"/>
              <w:numPr>
                <w:ilvl w:val="0"/>
                <w:numId w:val="26"/>
              </w:numPr>
            </w:pPr>
            <w:r>
              <w:t>https://support.microsoft.com/en-in/help/320051/how-to-configure-the-default-document-in-internet-information-services</w:t>
            </w:r>
          </w:p>
          <w:p w14:paraId="1E16AAC2" w14:textId="77777777" w:rsidR="00FA1782" w:rsidRDefault="00FA1782">
            <w:pPr>
              <w:pStyle w:val="ListParagraph"/>
              <w:numPr>
                <w:ilvl w:val="0"/>
                <w:numId w:val="26"/>
              </w:numPr>
            </w:pPr>
            <w:r>
              <w:t>https://learn.microsoft.com/en-us/iis/configuration/system.webserver/defaultdocument/</w:t>
            </w:r>
          </w:p>
          <w:p w14:paraId="66A1875A" w14:textId="77777777" w:rsidR="00FA1782" w:rsidRDefault="00FA1782"/>
        </w:tc>
      </w:tr>
    </w:tbl>
    <w:p w14:paraId="6CE02053" w14:textId="77777777" w:rsidR="00712522" w:rsidRDefault="00000000">
      <w:r>
        <w:br w:type="page"/>
      </w:r>
    </w:p>
    <w:tbl>
      <w:tblPr>
        <w:tblW w:w="10064"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1977"/>
        <w:gridCol w:w="6055"/>
        <w:gridCol w:w="2032"/>
      </w:tblGrid>
      <w:tr w:rsidR="00F475ED" w:rsidRPr="00F475ED" w14:paraId="29306DB6" w14:textId="77777777" w:rsidTr="005C0267">
        <w:trPr>
          <w:trHeight w:val="300"/>
        </w:trPr>
        <w:tc>
          <w:tcPr>
            <w:tcW w:w="1977" w:type="dxa"/>
            <w:tcBorders>
              <w:top w:val="single" w:sz="6" w:space="0" w:color="D9D9D9"/>
              <w:left w:val="single" w:sz="6" w:space="0" w:color="D9D9D9"/>
              <w:bottom w:val="nil"/>
              <w:right w:val="nil"/>
            </w:tcBorders>
            <w:shd w:val="clear" w:color="auto" w:fill="E1FD95"/>
            <w:hideMark/>
          </w:tcPr>
          <w:p w14:paraId="6D4501BE" w14:textId="77777777" w:rsidR="00F475ED" w:rsidRPr="00F475ED" w:rsidRDefault="00F475ED" w:rsidP="00F475ED">
            <w:pPr>
              <w:rPr>
                <w:b/>
              </w:rPr>
            </w:pPr>
            <w:r>
              <w:rPr>
                <w:b/>
              </w:rPr>
              <w:lastRenderedPageBreak/>
              <w:t>EXT-022</w:t>
            </w:r>
          </w:p>
        </w:tc>
        <w:tc>
          <w:tcPr>
            <w:tcW w:w="6055" w:type="dxa"/>
            <w:tcBorders>
              <w:top w:val="single" w:sz="6" w:space="0" w:color="D9D9D9"/>
              <w:left w:val="nil"/>
              <w:bottom w:val="nil"/>
              <w:right w:val="nil"/>
            </w:tcBorders>
            <w:shd w:val="clear" w:color="auto" w:fill="E1FD95"/>
            <w:hideMark/>
          </w:tcPr>
          <w:p w14:paraId="0B60BDF4" w14:textId="77777777" w:rsidR="00F475ED" w:rsidRPr="00F475ED" w:rsidRDefault="00F475ED" w:rsidP="00F475ED">
            <w:pPr>
              <w:rPr>
                <w:b/>
              </w:rPr>
            </w:pPr>
            <w:r>
              <w:rPr>
                <w:b/>
              </w:rPr>
              <w:t>Web Server HTTP Header Internal IP Disclosure</w:t>
            </w:r>
          </w:p>
        </w:tc>
        <w:tc>
          <w:tcPr>
            <w:tcW w:w="2032" w:type="dxa"/>
            <w:tcBorders>
              <w:top w:val="single" w:sz="6" w:space="0" w:color="D9D9D9"/>
              <w:left w:val="nil"/>
              <w:bottom w:val="nil"/>
              <w:right w:val="single" w:sz="6" w:space="0" w:color="D9D9D9"/>
            </w:tcBorders>
            <w:shd w:val="clear" w:color="auto" w:fill="7FDBFF"/>
            <w:vAlign w:val="center"/>
            <w:hideMark/>
          </w:tcPr>
          <w:p w14:paraId="1963EAB9" w14:textId="77777777" w:rsidR="00F475ED" w:rsidRPr="00F475ED" w:rsidRDefault="00F475ED" w:rsidP="00FA6048">
            <w:pPr>
              <w:jc w:val="center"/>
            </w:pPr>
            <w:r>
              <w:rPr>
                <w:b/>
                <w:bCs/>
                <w:color w:val="FFFFFF" w:themeColor="background1"/>
              </w:rPr>
              <w:t>Low</w:t>
            </w:r>
          </w:p>
        </w:tc>
      </w:tr>
      <w:tr w:rsidR="00F475ED" w:rsidRPr="00F475ED" w14:paraId="549046B2" w14:textId="77777777" w:rsidTr="00FA6048">
        <w:trPr>
          <w:trHeight w:val="300"/>
        </w:trPr>
        <w:tc>
          <w:tcPr>
            <w:tcW w:w="10064" w:type="dxa"/>
            <w:gridSpan w:val="3"/>
            <w:tcBorders>
              <w:top w:val="nil"/>
              <w:left w:val="single" w:sz="6" w:space="0" w:color="D9D9D9"/>
              <w:bottom w:val="nil"/>
              <w:right w:val="single" w:sz="6" w:space="0" w:color="D9D9D9"/>
            </w:tcBorders>
            <w:hideMark/>
          </w:tcPr>
          <w:p w14:paraId="41EDA2ED" w14:textId="77777777" w:rsidR="00F475ED" w:rsidRPr="004A717B" w:rsidRDefault="00F475ED" w:rsidP="00F475ED">
            <w:pPr>
              <w:rPr>
                <w:b/>
                <w:bCs/>
                <w:color w:val="025453"/>
              </w:rPr>
            </w:pPr>
            <w:r>
              <w:rPr>
                <w:b/>
                <w:bCs/>
                <w:color w:val="025453"/>
              </w:rPr>
              <w:t>Description</w:t>
            </w:r>
          </w:p>
        </w:tc>
      </w:tr>
      <w:tr w:rsidR="004A717B" w:rsidRPr="00F475ED" w14:paraId="0D3B8B3C" w14:textId="77777777" w:rsidTr="00FA6048">
        <w:trPr>
          <w:trHeight w:val="300"/>
        </w:trPr>
        <w:tc>
          <w:tcPr>
            <w:tcW w:w="10064" w:type="dxa"/>
            <w:gridSpan w:val="3"/>
            <w:tcBorders>
              <w:top w:val="nil"/>
              <w:left w:val="single" w:sz="6" w:space="0" w:color="D9D9D9"/>
              <w:bottom w:val="nil"/>
              <w:right w:val="single" w:sz="6" w:space="0" w:color="D9D9D9"/>
            </w:tcBorders>
          </w:tcPr>
          <w:p w14:paraId="3DF50A62" w14:textId="77777777" w:rsidR="00FA1782" w:rsidRDefault="00000000">
            <w:r>
              <w:t>This may expose internal IP addresses that are usually hidden or masked behind a Network Address Translation (NAT) Firewall or proxy server.</w:t>
            </w:r>
          </w:p>
          <w:p w14:paraId="7C9C24C5" w14:textId="77777777" w:rsidR="00FA1782" w:rsidRDefault="00000000">
            <w:r>
              <w:t>There is a known issue with Microsoft IIS 4.0 doing this in its default configuration. This may also affect other web servers, web applications, web proxies, load balancers and through a variety of misconfigurations related to redirection.</w:t>
            </w:r>
          </w:p>
        </w:tc>
      </w:tr>
      <w:tr w:rsidR="004A717B" w:rsidRPr="00F475ED" w14:paraId="3BC85AA2" w14:textId="77777777" w:rsidTr="00FA6048">
        <w:trPr>
          <w:trHeight w:val="300"/>
        </w:trPr>
        <w:tc>
          <w:tcPr>
            <w:tcW w:w="10064" w:type="dxa"/>
            <w:gridSpan w:val="3"/>
            <w:tcBorders>
              <w:top w:val="nil"/>
              <w:left w:val="single" w:sz="6" w:space="0" w:color="D9D9D9"/>
              <w:bottom w:val="nil"/>
              <w:right w:val="single" w:sz="6" w:space="0" w:color="D9D9D9"/>
            </w:tcBorders>
          </w:tcPr>
          <w:p w14:paraId="40594567" w14:textId="77777777" w:rsidR="00274BBF" w:rsidRPr="00274BBF" w:rsidRDefault="004A717B" w:rsidP="004A717B">
            <w:pPr>
              <w:rPr>
                <w:b/>
                <w:bCs/>
                <w:color w:val="025453"/>
              </w:rPr>
            </w:pPr>
            <w:r>
              <w:rPr>
                <w:b/>
                <w:bCs/>
                <w:color w:val="025453"/>
              </w:rPr>
              <w:t>Impact</w:t>
            </w:r>
          </w:p>
        </w:tc>
      </w:tr>
      <w:tr w:rsidR="00274BBF" w:rsidRPr="00F475ED" w14:paraId="79643625" w14:textId="77777777" w:rsidTr="00FA6048">
        <w:trPr>
          <w:trHeight w:val="300"/>
        </w:trPr>
        <w:tc>
          <w:tcPr>
            <w:tcW w:w="10064" w:type="dxa"/>
            <w:gridSpan w:val="3"/>
            <w:tcBorders>
              <w:top w:val="nil"/>
              <w:left w:val="single" w:sz="6" w:space="0" w:color="D9D9D9"/>
              <w:bottom w:val="nil"/>
              <w:right w:val="single" w:sz="6" w:space="0" w:color="D9D9D9"/>
            </w:tcBorders>
          </w:tcPr>
          <w:p w14:paraId="1049C701" w14:textId="77777777" w:rsidR="00FA1782" w:rsidRDefault="00000000">
            <w:r>
              <w:t>It will disclose the internal IP addresses and can be used in further attacks.</w:t>
            </w:r>
          </w:p>
        </w:tc>
      </w:tr>
      <w:tr w:rsidR="00274BBF" w:rsidRPr="00F475ED" w14:paraId="459AC180" w14:textId="77777777" w:rsidTr="00FA6048">
        <w:trPr>
          <w:trHeight w:val="300"/>
        </w:trPr>
        <w:tc>
          <w:tcPr>
            <w:tcW w:w="10064" w:type="dxa"/>
            <w:gridSpan w:val="3"/>
            <w:tcBorders>
              <w:top w:val="nil"/>
              <w:left w:val="single" w:sz="6" w:space="0" w:color="D9D9D9"/>
              <w:bottom w:val="nil"/>
              <w:right w:val="single" w:sz="6" w:space="0" w:color="D9D9D9"/>
            </w:tcBorders>
          </w:tcPr>
          <w:p w14:paraId="147E1FE8" w14:textId="77777777" w:rsidR="00274BBF" w:rsidRPr="00F475ED" w:rsidRDefault="00274BBF" w:rsidP="00274BBF">
            <w:r>
              <w:rPr>
                <w:b/>
                <w:bCs/>
                <w:color w:val="025453"/>
              </w:rPr>
              <w:t>Affected Assets</w:t>
            </w:r>
          </w:p>
        </w:tc>
      </w:tr>
      <w:tr w:rsidR="00274BBF" w:rsidRPr="00F475ED" w14:paraId="1DB1A35B" w14:textId="77777777" w:rsidTr="00FA6048">
        <w:trPr>
          <w:trHeight w:val="300"/>
        </w:trPr>
        <w:tc>
          <w:tcPr>
            <w:tcW w:w="10064" w:type="dxa"/>
            <w:gridSpan w:val="3"/>
            <w:tcBorders>
              <w:top w:val="nil"/>
              <w:left w:val="single" w:sz="6" w:space="0" w:color="D9D9D9"/>
              <w:bottom w:val="nil"/>
              <w:right w:val="single" w:sz="6" w:space="0" w:color="D9D9D9"/>
            </w:tcBorders>
          </w:tcPr>
          <w:p w14:paraId="5CFE2A82" w14:textId="77777777" w:rsidR="00AE2714" w:rsidRDefault="00000000">
            <w:pPr>
              <w:pStyle w:val="ListParagraph"/>
              <w:numPr>
                <w:ilvl w:val="0"/>
                <w:numId w:val="27"/>
              </w:numPr>
            </w:pPr>
            <w:r>
              <w:t xml:space="preserve">Refer Appendix: </w:t>
            </w:r>
            <w:hyperlink w:anchor="_Toc244019915" w:history="1">
              <w:r>
                <w:rPr>
                  <w:rStyle w:val="Hyperlink"/>
                </w:rPr>
                <w:t>Web Server HTTP Header Internal IP Disclosure</w:t>
              </w:r>
            </w:hyperlink>
          </w:p>
        </w:tc>
      </w:tr>
      <w:tr w:rsidR="004A717B" w:rsidRPr="00F475ED" w14:paraId="72968C4A" w14:textId="77777777" w:rsidTr="00FA6048">
        <w:trPr>
          <w:trHeight w:val="300"/>
        </w:trPr>
        <w:tc>
          <w:tcPr>
            <w:tcW w:w="10064" w:type="dxa"/>
            <w:gridSpan w:val="3"/>
            <w:tcBorders>
              <w:top w:val="nil"/>
              <w:left w:val="single" w:sz="6" w:space="0" w:color="D9D9D9"/>
              <w:bottom w:val="nil"/>
              <w:right w:val="single" w:sz="6" w:space="0" w:color="D9D9D9"/>
            </w:tcBorders>
          </w:tcPr>
          <w:p w14:paraId="42D4A3A3" w14:textId="77777777" w:rsidR="00712522" w:rsidRDefault="00000000">
            <w:r>
              <w:rPr>
                <w:b/>
                <w:bCs/>
                <w:color w:val="025453"/>
              </w:rPr>
              <w:t>Replication Steps</w:t>
            </w:r>
          </w:p>
        </w:tc>
      </w:tr>
      <w:tr w:rsidR="00E80F05" w:rsidRPr="00F475ED" w14:paraId="2BD12E05" w14:textId="77777777" w:rsidTr="00FA6048">
        <w:trPr>
          <w:trHeight w:val="300"/>
        </w:trPr>
        <w:tc>
          <w:tcPr>
            <w:tcW w:w="10064" w:type="dxa"/>
            <w:gridSpan w:val="3"/>
            <w:tcBorders>
              <w:top w:val="nil"/>
              <w:left w:val="single" w:sz="6" w:space="0" w:color="D9D9D9"/>
              <w:bottom w:val="nil"/>
              <w:right w:val="single" w:sz="6" w:space="0" w:color="D9D9D9"/>
            </w:tcBorders>
          </w:tcPr>
          <w:p w14:paraId="1490D830" w14:textId="77777777" w:rsidR="00712522" w:rsidRDefault="00000000">
            <w:r>
              <w:t xml:space="preserve">Cyderes sent a normal request to autodiscover.advocapinsurance.com using GET / HTTP/1.1 with the Host header present. The server responded with a 301 redirect to the public hostname https://autodiscover.advocapinsurance.com/.</w:t>
            </w:r>
          </w:p>
          <w:p w14:paraId="13C27318" w14:textId="77777777" w:rsidR="00712522" w:rsidRDefault="00000000">
            <w:pPr>
              <w:jc w:val="center"/>
            </w:pPr>
            <w:r>
              <w:rPr>
                <w:noProof/>
              </w:rPr>
              <w:drawing>
                <wp:inline distT="0" distB="0" distL="0" distR="0" wp14:anchorId="4944937C" wp14:editId="66DAD044">
                  <wp:extent cx="4846320" cy="996102"/>
                  <wp:effectExtent l="12700" t="12700" r="12700" b="12700"/>
                  <wp:docPr id="2092834970" name="Picture 2092834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5"/>
                          <a:stretch>
                            <a:fillRect/>
                          </a:stretch>
                        </pic:blipFill>
                        <pic:spPr>
                          <a:xfrm>
                            <a:off x="0" y="0"/>
                            <a:ext cx="4846320" cy="996102"/>
                          </a:xfrm>
                          <a:prstGeom prst="rect">
                            <a:avLst/>
                          </a:prstGeom>
                          <a:ln w="12700">
                            <a:solidFill>
                              <a:srgbClr val="000000"/>
                            </a:solidFill>
                          </a:ln>
                        </pic:spPr>
                      </pic:pic>
                    </a:graphicData>
                  </a:graphic>
                </wp:inline>
              </w:drawing>
            </w:r>
          </w:p>
          <w:p w14:paraId="25C62867" w14:textId="77777777" w:rsidR="00712522" w:rsidRDefault="00000000">
            <w:pPr>
              <w:pStyle w:val="Caption2"/>
            </w:pPr>
            <w:r>
              <w:t xml:space="preserve">Figure </w:t>
            </w:r>
            <w:r>
              <w:rPr>
                <w:i w:val="0"/>
              </w:rPr>
              <w:fldChar w:fldCharType="begin"/>
            </w:r>
            <w:r>
              <w:instrText>SEQ Figure  \* ARABIC</w:instrText>
            </w:r>
            <w:r>
              <w:rPr>
                <w:i w:val="0"/>
              </w:rPr>
              <w:fldChar w:fldCharType="separate"/>
            </w:r>
            <w:r>
              <w:rPr>
                <w:noProof/>
              </w:rPr>
              <w:t>105</w:t>
            </w:r>
            <w:r>
              <w:rPr>
                <w:i w:val="0"/>
              </w:rPr>
              <w:fldChar w:fldCharType="end"/>
            </w:r>
            <w:r>
              <w:t xml:space="preserve"> : Baseline Request with HTTP/1.1 and Host Header</w:t>
            </w:r>
          </w:p>
          <w:p w14:paraId="3E08B23D" w14:textId="77777777" w:rsidR="00712522" w:rsidRDefault="00000000">
            <w:r>
              <w:t xml:space="preserve">Cyderes then removed the Host header and downgraded the request to GET / HTTP/1.0. The server disclosed the internal IP address 10.167.18.17 in the Location response header as https://10.167.18.17/.</w:t>
            </w:r>
          </w:p>
          <w:p w14:paraId="6EAA9830" w14:textId="77777777" w:rsidR="00712522" w:rsidRDefault="00000000">
            <w:pPr>
              <w:jc w:val="center"/>
            </w:pPr>
            <w:r>
              <w:rPr>
                <w:noProof/>
              </w:rPr>
              <w:lastRenderedPageBreak/>
              <w:drawing>
                <wp:inline distT="0" distB="0" distL="0" distR="0" wp14:anchorId="7374A0D5" wp14:editId="5C4B0D4E">
                  <wp:extent cx="4846320" cy="1054787"/>
                  <wp:effectExtent l="12700" t="12700" r="12700" b="12700"/>
                  <wp:docPr id="2092834971" name="Picture 209283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nal_ip_poc.png"/>
                          <pic:cNvPicPr/>
                        </pic:nvPicPr>
                        <pic:blipFill>
                          <a:blip r:embed="rId75"/>
                          <a:stretch>
                            <a:fillRect/>
                          </a:stretch>
                        </pic:blipFill>
                        <pic:spPr>
                          <a:xfrm>
                            <a:off x="0" y="0"/>
                            <a:ext cx="4846320" cy="1054787"/>
                          </a:xfrm>
                          <a:prstGeom prst="rect">
                            <a:avLst/>
                          </a:prstGeom>
                          <a:ln w="12700">
                            <a:solidFill>
                              <a:srgbClr val="000000"/>
                            </a:solidFill>
                          </a:ln>
                        </pic:spPr>
                      </pic:pic>
                    </a:graphicData>
                  </a:graphic>
                </wp:inline>
              </w:drawing>
            </w:r>
          </w:p>
          <w:p w14:paraId="219D54F6" w14:textId="77777777" w:rsidR="00712522" w:rsidRDefault="00000000">
            <w:pPr>
              <w:pStyle w:val="Caption2"/>
            </w:pPr>
            <w:r>
              <w:t xml:space="preserve">Figure </w:t>
            </w:r>
            <w:r>
              <w:rPr>
                <w:i w:val="0"/>
              </w:rPr>
              <w:fldChar w:fldCharType="begin"/>
            </w:r>
            <w:r>
              <w:instrText>SEQ Figure  \* ARABIC</w:instrText>
            </w:r>
            <w:r>
              <w:rPr>
                <w:i w:val="0"/>
              </w:rPr>
              <w:fldChar w:fldCharType="separate"/>
            </w:r>
            <w:r>
              <w:rPr>
                <w:noProof/>
              </w:rPr>
              <w:t>106</w:t>
            </w:r>
            <w:r>
              <w:rPr>
                <w:i w:val="0"/>
              </w:rPr>
              <w:fldChar w:fldCharType="end"/>
            </w:r>
            <w:r>
              <w:t xml:space="preserve"> : Internal IP Disclosed via HTTP/1.0 Downgrade</w:t>
            </w:r>
          </w:p>
        </w:tc>
      </w:tr>
      <w:tr w:rsidR="004A717B" w:rsidRPr="00F475ED" w14:paraId="1AF45DBC" w14:textId="77777777" w:rsidTr="00FA6048">
        <w:trPr>
          <w:trHeight w:val="300"/>
        </w:trPr>
        <w:tc>
          <w:tcPr>
            <w:tcW w:w="10064" w:type="dxa"/>
            <w:gridSpan w:val="3"/>
            <w:tcBorders>
              <w:top w:val="nil"/>
              <w:left w:val="single" w:sz="6" w:space="0" w:color="D9D9D9"/>
              <w:bottom w:val="nil"/>
              <w:right w:val="single" w:sz="6" w:space="0" w:color="D9D9D9"/>
            </w:tcBorders>
          </w:tcPr>
          <w:p w14:paraId="12DF48B1" w14:textId="77777777" w:rsidR="004A717B" w:rsidRPr="00DC3897" w:rsidRDefault="004A717B" w:rsidP="00F475ED">
            <w:pPr>
              <w:rPr>
                <w:b/>
                <w:bCs/>
                <w:color w:val="025453"/>
              </w:rPr>
            </w:pPr>
            <w:r>
              <w:rPr>
                <w:b/>
                <w:bCs/>
                <w:color w:val="025453"/>
              </w:rPr>
              <w:lastRenderedPageBreak/>
              <w:t>Recommendations </w:t>
            </w:r>
          </w:p>
        </w:tc>
      </w:tr>
      <w:tr w:rsidR="00E80F05" w:rsidRPr="00F475ED" w14:paraId="0242B18B" w14:textId="77777777" w:rsidTr="00FA6048">
        <w:trPr>
          <w:trHeight w:val="300"/>
        </w:trPr>
        <w:tc>
          <w:tcPr>
            <w:tcW w:w="10064" w:type="dxa"/>
            <w:gridSpan w:val="3"/>
            <w:tcBorders>
              <w:top w:val="nil"/>
              <w:left w:val="single" w:sz="6" w:space="0" w:color="D9D9D9"/>
              <w:bottom w:val="nil"/>
              <w:right w:val="single" w:sz="6" w:space="0" w:color="D9D9D9"/>
            </w:tcBorders>
          </w:tcPr>
          <w:p w14:paraId="2BBCA7F3" w14:textId="77777777" w:rsidR="00FA1782" w:rsidRDefault="00000000">
            <w:pPr>
              <w:pStyle w:val="ListParagraph"/>
              <w:numPr>
                <w:ilvl w:val="0"/>
                <w:numId w:val="27"/>
              </w:numPr>
            </w:pPr>
            <w:r>
              <w:t>Mask the IP address information from the HTTP headers.</w:t>
            </w:r>
          </w:p>
          <w:p w14:paraId="7F83E705" w14:textId="77777777" w:rsidR="00FA1782" w:rsidRDefault="00000000">
            <w:pPr>
              <w:pStyle w:val="ListParagraph"/>
              <w:numPr>
                <w:ilvl w:val="0"/>
                <w:numId w:val="27"/>
              </w:numPr>
            </w:pPr>
            <w:r>
              <w:t>Apply configuration suggested by vendor.</w:t>
            </w:r>
          </w:p>
        </w:tc>
      </w:tr>
      <w:tr w:rsidR="00F475ED" w:rsidRPr="00F475ED" w14:paraId="001E4109" w14:textId="77777777" w:rsidTr="00FA6048">
        <w:trPr>
          <w:trHeight w:val="300"/>
        </w:trPr>
        <w:tc>
          <w:tcPr>
            <w:tcW w:w="10064" w:type="dxa"/>
            <w:gridSpan w:val="3"/>
            <w:tcBorders>
              <w:top w:val="nil"/>
              <w:left w:val="single" w:sz="6" w:space="0" w:color="D9D9D9"/>
              <w:bottom w:val="nil"/>
              <w:right w:val="single" w:sz="6" w:space="0" w:color="D9D9D9"/>
            </w:tcBorders>
            <w:hideMark/>
          </w:tcPr>
          <w:p w14:paraId="53A1C563" w14:textId="77777777" w:rsidR="00F475ED" w:rsidRPr="00F475ED" w:rsidRDefault="00F475ED" w:rsidP="00F475ED">
            <w:pPr>
              <w:rPr>
                <w:b/>
                <w:bCs/>
              </w:rPr>
            </w:pPr>
            <w:r>
              <w:rPr>
                <w:b/>
                <w:bCs/>
                <w:color w:val="025453"/>
              </w:rPr>
              <w:t>Reference </w:t>
            </w:r>
          </w:p>
        </w:tc>
      </w:tr>
      <w:tr w:rsidR="00F475ED" w:rsidRPr="00F475ED" w14:paraId="301E33D1" w14:textId="77777777" w:rsidTr="00FA6048">
        <w:trPr>
          <w:trHeight w:val="300"/>
        </w:trPr>
        <w:tc>
          <w:tcPr>
            <w:tcW w:w="10064" w:type="dxa"/>
            <w:gridSpan w:val="3"/>
            <w:tcBorders>
              <w:top w:val="nil"/>
              <w:left w:val="single" w:sz="6" w:space="0" w:color="D9D9D9"/>
              <w:bottom w:val="single" w:sz="6" w:space="0" w:color="D9D9D9"/>
              <w:right w:val="single" w:sz="6" w:space="0" w:color="D9D9D9"/>
            </w:tcBorders>
            <w:hideMark/>
          </w:tcPr>
          <w:p w14:paraId="23B1A720" w14:textId="77777777" w:rsidR="00FA1782" w:rsidRDefault="00FA1782">
            <w:pPr>
              <w:pStyle w:val="ListParagraph"/>
              <w:numPr>
                <w:ilvl w:val="0"/>
                <w:numId w:val="28"/>
              </w:numPr>
            </w:pPr>
            <w:r>
              <w:t>http://www.nessus.org/u?fe24f941</w:t>
            </w:r>
          </w:p>
          <w:p w14:paraId="71653A95" w14:textId="77777777" w:rsidR="00FA1782" w:rsidRDefault="00FA1782">
            <w:pPr>
              <w:pStyle w:val="ListParagraph"/>
              <w:numPr>
                <w:ilvl w:val="0"/>
                <w:numId w:val="28"/>
              </w:numPr>
            </w:pPr>
            <w:r>
              <w:t>http://www.nessus.org/u?8e23582e</w:t>
            </w:r>
          </w:p>
          <w:p w14:paraId="53856B0D" w14:textId="77777777" w:rsidR="00FA1782" w:rsidRDefault="00FA1782">
            <w:pPr>
              <w:pStyle w:val="ListParagraph"/>
              <w:numPr>
                <w:ilvl w:val="0"/>
                <w:numId w:val="28"/>
              </w:numPr>
            </w:pPr>
            <w:r>
              <w:t>http://www.nessus.org/u?4eedfe2d</w:t>
            </w:r>
          </w:p>
          <w:p w14:paraId="4068B48E" w14:textId="77777777" w:rsidR="00FA1782" w:rsidRDefault="00FA1782">
            <w:pPr>
              <w:pStyle w:val="ListParagraph"/>
              <w:numPr>
                <w:ilvl w:val="0"/>
                <w:numId w:val="28"/>
              </w:numPr>
            </w:pPr>
            <w:r>
              <w:t>https://www.tenable.com/plugins/nessus/10759</w:t>
            </w:r>
          </w:p>
          <w:p w14:paraId="0BE37578" w14:textId="77777777" w:rsidR="00FA1782" w:rsidRDefault="00FA1782"/>
        </w:tc>
      </w:tr>
    </w:tbl>
    <w:p w14:paraId="11B6ADBF" w14:textId="77777777" w:rsidR="00712522" w:rsidRDefault="00000000">
      <w:r>
        <w:br w:type="page"/>
      </w:r>
    </w:p>
    <w:p w14:paraId="2834438B" w14:textId="77777777" w:rsidR="00B17F14" w:rsidRDefault="007A0D19" w:rsidP="00AF449A">
      <w:pPr>
        <w:pStyle w:val="Heading1"/>
      </w:pPr>
      <w:bookmarkStart w:id="83" w:name="_Toc244101663"/>
      <w:bookmarkEnd w:id="17"/>
      <w:bookmarkEnd w:id="18"/>
      <w:r>
        <w:lastRenderedPageBreak/>
        <w:t>Appendix</w:t>
      </w:r>
      <w:bookmarkEnd w:id="83"/>
    </w:p>
    <w:p w14:paraId="780FE616" w14:textId="77777777" w:rsidR="007A0D19" w:rsidRPr="007A0D19" w:rsidRDefault="007A0D19" w:rsidP="001F3776">
      <w:pPr>
        <w:pStyle w:val="Heading2"/>
      </w:pPr>
      <w:bookmarkStart w:id="84" w:name="_Toc177894322"/>
      <w:bookmarkStart w:id="85" w:name="_Toc178070895"/>
      <w:bookmarkStart w:id="86" w:name="_Toc178248137"/>
      <w:bookmarkStart w:id="87" w:name="_Toc185486975"/>
      <w:bookmarkStart w:id="88" w:name="_Toc189210618"/>
      <w:bookmarkStart w:id="89" w:name="_Toc189654203"/>
      <w:bookmarkStart w:id="90" w:name="_Toc244101664"/>
      <w:r>
        <w:t>Vulnerability Severity Key</w:t>
      </w:r>
      <w:bookmarkEnd w:id="84"/>
      <w:bookmarkEnd w:id="85"/>
      <w:bookmarkEnd w:id="86"/>
      <w:bookmarkEnd w:id="87"/>
      <w:bookmarkEnd w:id="88"/>
      <w:bookmarkEnd w:id="89"/>
      <w:bookmarkEnd w:id="90"/>
    </w:p>
    <w:tbl>
      <w:tblPr>
        <w:tblW w:w="0" w:type="auto"/>
        <w:tblLook w:val="04A0" w:firstRow="1" w:lastRow="0" w:firstColumn="1" w:lastColumn="0" w:noHBand="0" w:noVBand="1"/>
      </w:tblPr>
      <w:tblGrid>
        <w:gridCol w:w="989"/>
        <w:gridCol w:w="8371"/>
      </w:tblGrid>
      <w:tr w:rsidR="007A0D19" w:rsidRPr="00551A1D" w14:paraId="413EC199" w14:textId="77777777">
        <w:tc>
          <w:tcPr>
            <w:tcW w:w="989" w:type="dxa"/>
            <w:tcBorders>
              <w:top w:val="nil"/>
              <w:left w:val="nil"/>
              <w:bottom w:val="nil"/>
              <w:right w:val="nil"/>
            </w:tcBorders>
            <w:shd w:val="clear" w:color="auto" w:fill="FF4136"/>
            <w:vAlign w:val="center"/>
          </w:tcPr>
          <w:p w14:paraId="14FADBD9" w14:textId="77777777" w:rsidR="007A0D19" w:rsidRPr="00185728" w:rsidRDefault="007A0D19">
            <w:pPr>
              <w:rPr>
                <w:rFonts w:cstheme="minorHAnsi"/>
                <w:b/>
                <w:bCs/>
              </w:rPr>
            </w:pPr>
            <w:r>
              <w:rPr>
                <w:rFonts w:cstheme="minorHAnsi"/>
                <w:b/>
                <w:bCs/>
                <w:color w:val="FFFFFF" w:themeColor="background1"/>
              </w:rPr>
              <w:t>Critical</w:t>
            </w:r>
          </w:p>
        </w:tc>
        <w:tc>
          <w:tcPr>
            <w:tcW w:w="8371" w:type="dxa"/>
            <w:tcBorders>
              <w:top w:val="nil"/>
              <w:left w:val="nil"/>
              <w:bottom w:val="nil"/>
              <w:right w:val="nil"/>
            </w:tcBorders>
          </w:tcPr>
          <w:p w14:paraId="76D0BF10" w14:textId="77777777" w:rsidR="007A0D19" w:rsidRPr="00AD4D75" w:rsidRDefault="007A0D19">
            <w:pPr>
              <w:rPr>
                <w:rFonts w:asciiTheme="minorHAnsi" w:hAnsiTheme="minorHAnsi" w:cstheme="minorHAnsi"/>
              </w:rPr>
            </w:pPr>
          </w:p>
        </w:tc>
      </w:tr>
    </w:tbl>
    <w:tbl>
      <w:tblPr>
        <w:tblStyle w:val="Style2"/>
        <w:tblW w:w="0" w:type="auto"/>
        <w:tblLook w:val="04A0" w:firstRow="1" w:lastRow="0" w:firstColumn="1" w:lastColumn="0" w:noHBand="0" w:noVBand="1"/>
      </w:tblPr>
      <w:tblGrid>
        <w:gridCol w:w="9360"/>
      </w:tblGrid>
      <w:tr w:rsidR="007A0D19" w:rsidRPr="00551A1D" w14:paraId="534961D7" w14:textId="77777777">
        <w:trPr>
          <w:cnfStyle w:val="100000000000" w:firstRow="1" w:lastRow="0" w:firstColumn="0" w:lastColumn="0" w:oddVBand="0" w:evenVBand="0" w:oddHBand="0" w:evenHBand="0" w:firstRowFirstColumn="0" w:firstRowLastColumn="0" w:lastRowFirstColumn="0" w:lastRowLastColumn="0"/>
        </w:trPr>
        <w:tc>
          <w:tcPr>
            <w:tcW w:w="9360" w:type="dxa"/>
            <w:tcBorders>
              <w:top w:val="nil"/>
              <w:left w:val="nil"/>
              <w:bottom w:val="nil"/>
              <w:right w:val="nil"/>
            </w:tcBorders>
            <w:shd w:val="clear" w:color="auto" w:fill="auto"/>
            <w:tcMar>
              <w:left w:w="0" w:type="dxa"/>
              <w:right w:w="115" w:type="dxa"/>
            </w:tcMar>
          </w:tcPr>
          <w:p w14:paraId="1F95DCEE" w14:textId="77777777" w:rsidR="007A0D19" w:rsidRPr="007A0D19" w:rsidRDefault="007A0D19" w:rsidP="007A0D19">
            <w:pPr>
              <w:spacing w:after="360"/>
              <w:rPr>
                <w:rFonts w:cstheme="minorHAnsi"/>
                <w:sz w:val="24"/>
                <w:szCs w:val="24"/>
              </w:rPr>
            </w:pPr>
            <w:r>
              <w:rPr>
                <w:rFonts w:cstheme="minorHAnsi"/>
                <w:sz w:val="24"/>
                <w:szCs w:val="24"/>
              </w:rPr>
              <w:t xml:space="preserve">Poses an extremely high risk to the affected system or network. Such a vulnerability can allow an attacker to take complete control over the affected system, exfiltrate sensitive data, or cause significant disruption or damage. A Critical vulnerability is likely to be actively exploited by threat actors, and immediate action is required to mitigate the risk.</w:t>
            </w:r>
          </w:p>
        </w:tc>
      </w:tr>
    </w:tbl>
    <w:tbl>
      <w:tblPr>
        <w:tblW w:w="0" w:type="auto"/>
        <w:tblLook w:val="04A0" w:firstRow="1" w:lastRow="0" w:firstColumn="1" w:lastColumn="0" w:noHBand="0" w:noVBand="1"/>
      </w:tblPr>
      <w:tblGrid>
        <w:gridCol w:w="989"/>
        <w:gridCol w:w="8371"/>
      </w:tblGrid>
      <w:tr w:rsidR="007A0D19" w:rsidRPr="00551A1D" w14:paraId="05471DF9" w14:textId="77777777">
        <w:tc>
          <w:tcPr>
            <w:tcW w:w="989" w:type="dxa"/>
            <w:tcBorders>
              <w:top w:val="nil"/>
              <w:left w:val="nil"/>
              <w:bottom w:val="nil"/>
              <w:right w:val="nil"/>
            </w:tcBorders>
            <w:shd w:val="clear" w:color="auto" w:fill="FF851B"/>
            <w:vAlign w:val="center"/>
          </w:tcPr>
          <w:p w14:paraId="413B449B" w14:textId="77777777" w:rsidR="007A0D19" w:rsidRPr="00185728" w:rsidRDefault="007A0D19">
            <w:pPr>
              <w:rPr>
                <w:rFonts w:cstheme="minorHAnsi"/>
                <w:b/>
                <w:bCs/>
              </w:rPr>
            </w:pPr>
            <w:r>
              <w:rPr>
                <w:rFonts w:cstheme="minorHAnsi"/>
                <w:b/>
                <w:bCs/>
                <w:color w:val="FFFFFF" w:themeColor="background1"/>
              </w:rPr>
              <w:t>High</w:t>
            </w:r>
          </w:p>
        </w:tc>
        <w:tc>
          <w:tcPr>
            <w:tcW w:w="8371" w:type="dxa"/>
            <w:tcBorders>
              <w:top w:val="nil"/>
              <w:left w:val="nil"/>
              <w:bottom w:val="nil"/>
              <w:right w:val="nil"/>
            </w:tcBorders>
          </w:tcPr>
          <w:p w14:paraId="19C3BD6F" w14:textId="77777777" w:rsidR="007A0D19" w:rsidRPr="00AD4D75" w:rsidRDefault="007A0D19">
            <w:pPr>
              <w:rPr>
                <w:rFonts w:asciiTheme="minorHAnsi" w:hAnsiTheme="minorHAnsi" w:cstheme="minorHAnsi"/>
              </w:rPr>
            </w:pPr>
          </w:p>
        </w:tc>
      </w:tr>
    </w:tbl>
    <w:tbl>
      <w:tblPr>
        <w:tblStyle w:val="Style2"/>
        <w:tblW w:w="0" w:type="auto"/>
        <w:tblLook w:val="04A0" w:firstRow="1" w:lastRow="0" w:firstColumn="1" w:lastColumn="0" w:noHBand="0" w:noVBand="1"/>
      </w:tblPr>
      <w:tblGrid>
        <w:gridCol w:w="9360"/>
      </w:tblGrid>
      <w:tr w:rsidR="007A0D19" w:rsidRPr="007A0D19" w14:paraId="330F0759" w14:textId="77777777">
        <w:trPr>
          <w:cnfStyle w:val="100000000000" w:firstRow="1" w:lastRow="0" w:firstColumn="0" w:lastColumn="0" w:oddVBand="0" w:evenVBand="0" w:oddHBand="0" w:evenHBand="0" w:firstRowFirstColumn="0" w:firstRowLastColumn="0" w:lastRowFirstColumn="0" w:lastRowLastColumn="0"/>
        </w:trPr>
        <w:tc>
          <w:tcPr>
            <w:tcW w:w="9360" w:type="dxa"/>
            <w:tcBorders>
              <w:top w:val="nil"/>
              <w:left w:val="nil"/>
              <w:bottom w:val="nil"/>
              <w:right w:val="nil"/>
            </w:tcBorders>
            <w:shd w:val="clear" w:color="auto" w:fill="auto"/>
            <w:tcMar>
              <w:left w:w="0" w:type="dxa"/>
              <w:right w:w="115" w:type="dxa"/>
            </w:tcMar>
          </w:tcPr>
          <w:p w14:paraId="14559A59" w14:textId="77777777" w:rsidR="007A0D19" w:rsidRPr="007A0D19" w:rsidRDefault="007A0D19" w:rsidP="007A0D19">
            <w:pPr>
              <w:spacing w:after="360"/>
              <w:rPr>
                <w:rFonts w:cstheme="minorHAnsi"/>
                <w:sz w:val="24"/>
                <w:szCs w:val="24"/>
              </w:rPr>
            </w:pPr>
            <w:r>
              <w:rPr>
                <w:rFonts w:cstheme="minorHAnsi"/>
                <w:sz w:val="24"/>
                <w:szCs w:val="24"/>
              </w:rPr>
              <w:t xml:space="preserve">Poses a significant risk to the affected system or network. Such a vulnerability can allow a threat actor to gain access to sensitive data, execute arbitrary code, or cause moderate disruption or damage to the system. A High vulnerability is likely to be actively exploited by attackers, and prompt action is required to mitigate the risk.</w:t>
            </w:r>
          </w:p>
        </w:tc>
      </w:tr>
    </w:tbl>
    <w:tbl>
      <w:tblPr>
        <w:tblW w:w="0" w:type="auto"/>
        <w:tblLook w:val="04A0" w:firstRow="1" w:lastRow="0" w:firstColumn="1" w:lastColumn="0" w:noHBand="0" w:noVBand="1"/>
      </w:tblPr>
      <w:tblGrid>
        <w:gridCol w:w="1059"/>
        <w:gridCol w:w="8371"/>
      </w:tblGrid>
      <w:tr w:rsidR="007A0D19" w:rsidRPr="007A0D19" w14:paraId="45B71DDE" w14:textId="77777777">
        <w:tc>
          <w:tcPr>
            <w:tcW w:w="989" w:type="dxa"/>
            <w:tcBorders>
              <w:top w:val="nil"/>
              <w:left w:val="nil"/>
              <w:bottom w:val="nil"/>
              <w:right w:val="nil"/>
            </w:tcBorders>
            <w:shd w:val="clear" w:color="auto" w:fill="FFDC00"/>
            <w:vAlign w:val="center"/>
          </w:tcPr>
          <w:p w14:paraId="6299B1F4" w14:textId="77777777" w:rsidR="007A0D19" w:rsidRPr="007A0D19" w:rsidRDefault="007A0D19">
            <w:pPr>
              <w:rPr>
                <w:rFonts w:cstheme="minorHAnsi"/>
                <w:b/>
                <w:bCs/>
              </w:rPr>
            </w:pPr>
            <w:r>
              <w:rPr>
                <w:rFonts w:cstheme="minorHAnsi"/>
                <w:b/>
                <w:bCs/>
                <w:color w:val="FFFFFF" w:themeColor="background1"/>
              </w:rPr>
              <w:t>Medium</w:t>
            </w:r>
          </w:p>
        </w:tc>
        <w:tc>
          <w:tcPr>
            <w:tcW w:w="8371" w:type="dxa"/>
            <w:tcBorders>
              <w:top w:val="nil"/>
              <w:left w:val="nil"/>
              <w:bottom w:val="nil"/>
              <w:right w:val="nil"/>
            </w:tcBorders>
          </w:tcPr>
          <w:p w14:paraId="3D4CC890" w14:textId="77777777" w:rsidR="007A0D19" w:rsidRPr="007A0D19" w:rsidRDefault="007A0D19">
            <w:pPr>
              <w:rPr>
                <w:rFonts w:asciiTheme="minorHAnsi" w:hAnsiTheme="minorHAnsi" w:cstheme="minorHAnsi"/>
              </w:rPr>
            </w:pPr>
          </w:p>
        </w:tc>
      </w:tr>
    </w:tbl>
    <w:tbl>
      <w:tblPr>
        <w:tblStyle w:val="Style2"/>
        <w:tblW w:w="0" w:type="auto"/>
        <w:tblLook w:val="04A0" w:firstRow="1" w:lastRow="0" w:firstColumn="1" w:lastColumn="0" w:noHBand="0" w:noVBand="1"/>
      </w:tblPr>
      <w:tblGrid>
        <w:gridCol w:w="9360"/>
      </w:tblGrid>
      <w:tr w:rsidR="007A0D19" w:rsidRPr="007A0D19" w14:paraId="665D573B" w14:textId="77777777">
        <w:trPr>
          <w:cnfStyle w:val="100000000000" w:firstRow="1" w:lastRow="0" w:firstColumn="0" w:lastColumn="0" w:oddVBand="0" w:evenVBand="0" w:oddHBand="0" w:evenHBand="0" w:firstRowFirstColumn="0" w:firstRowLastColumn="0" w:lastRowFirstColumn="0" w:lastRowLastColumn="0"/>
        </w:trPr>
        <w:tc>
          <w:tcPr>
            <w:tcW w:w="9360" w:type="dxa"/>
            <w:tcBorders>
              <w:top w:val="nil"/>
              <w:left w:val="nil"/>
              <w:bottom w:val="nil"/>
              <w:right w:val="nil"/>
            </w:tcBorders>
            <w:shd w:val="clear" w:color="auto" w:fill="auto"/>
            <w:tcMar>
              <w:left w:w="0" w:type="dxa"/>
              <w:right w:w="115" w:type="dxa"/>
            </w:tcMar>
          </w:tcPr>
          <w:p w14:paraId="1D01BA86" w14:textId="77777777" w:rsidR="007A0D19" w:rsidRPr="007A0D19" w:rsidRDefault="007A0D19" w:rsidP="007A0D19">
            <w:pPr>
              <w:spacing w:after="360"/>
              <w:rPr>
                <w:rFonts w:cstheme="minorHAnsi"/>
                <w:sz w:val="24"/>
                <w:szCs w:val="24"/>
              </w:rPr>
            </w:pPr>
            <w:r>
              <w:rPr>
                <w:rFonts w:cstheme="minorHAnsi"/>
                <w:sz w:val="24"/>
                <w:szCs w:val="24"/>
              </w:rPr>
              <w:t xml:space="preserve">Poses a moderate risk to the affected system or network. Such a vulnerability can allow a threat actor to gain some level of access or information but is unlikely to result in significant disruption or damage to the system. A Medium vulnerability may be actively exploited by attackers in some cases, but the likelihood and impact of exploitation are generally lower than with higher-rated vulnerabilities.</w:t>
            </w:r>
          </w:p>
        </w:tc>
      </w:tr>
    </w:tbl>
    <w:tbl>
      <w:tblPr>
        <w:tblW w:w="0" w:type="auto"/>
        <w:tblLook w:val="04A0" w:firstRow="1" w:lastRow="0" w:firstColumn="1" w:lastColumn="0" w:noHBand="0" w:noVBand="1"/>
      </w:tblPr>
      <w:tblGrid>
        <w:gridCol w:w="989"/>
        <w:gridCol w:w="8371"/>
      </w:tblGrid>
      <w:tr w:rsidR="007A0D19" w:rsidRPr="007A0D19" w14:paraId="72C70679" w14:textId="77777777">
        <w:tc>
          <w:tcPr>
            <w:tcW w:w="989" w:type="dxa"/>
            <w:tcBorders>
              <w:top w:val="nil"/>
              <w:left w:val="nil"/>
              <w:bottom w:val="nil"/>
              <w:right w:val="nil"/>
            </w:tcBorders>
            <w:shd w:val="clear" w:color="auto" w:fill="7FDBFF"/>
            <w:vAlign w:val="center"/>
          </w:tcPr>
          <w:p w14:paraId="25E86740" w14:textId="77777777" w:rsidR="007A0D19" w:rsidRPr="007A0D19" w:rsidRDefault="007A0D19">
            <w:pPr>
              <w:rPr>
                <w:rFonts w:cstheme="minorHAnsi"/>
                <w:b/>
                <w:bCs/>
              </w:rPr>
            </w:pPr>
            <w:r>
              <w:rPr>
                <w:rFonts w:cstheme="minorHAnsi"/>
                <w:b/>
                <w:bCs/>
                <w:color w:val="FFFFFF" w:themeColor="background1"/>
              </w:rPr>
              <w:t>Low</w:t>
            </w:r>
          </w:p>
        </w:tc>
        <w:tc>
          <w:tcPr>
            <w:tcW w:w="8371" w:type="dxa"/>
            <w:tcBorders>
              <w:top w:val="nil"/>
              <w:left w:val="nil"/>
              <w:bottom w:val="nil"/>
              <w:right w:val="nil"/>
            </w:tcBorders>
          </w:tcPr>
          <w:p w14:paraId="5FCDBC8B" w14:textId="77777777" w:rsidR="007A0D19" w:rsidRPr="007A0D19" w:rsidRDefault="007A0D19">
            <w:pPr>
              <w:rPr>
                <w:rFonts w:asciiTheme="minorHAnsi" w:hAnsiTheme="minorHAnsi" w:cstheme="minorHAnsi"/>
              </w:rPr>
            </w:pPr>
          </w:p>
        </w:tc>
      </w:tr>
    </w:tbl>
    <w:tbl>
      <w:tblPr>
        <w:tblStyle w:val="Style2"/>
        <w:tblW w:w="0" w:type="auto"/>
        <w:tblLook w:val="04A0" w:firstRow="1" w:lastRow="0" w:firstColumn="1" w:lastColumn="0" w:noHBand="0" w:noVBand="1"/>
      </w:tblPr>
      <w:tblGrid>
        <w:gridCol w:w="9360"/>
      </w:tblGrid>
      <w:tr w:rsidR="007A0D19" w:rsidRPr="007A0D19" w14:paraId="17999AB0" w14:textId="77777777" w:rsidTr="007A0D19">
        <w:trPr>
          <w:cnfStyle w:val="100000000000" w:firstRow="1" w:lastRow="0" w:firstColumn="0" w:lastColumn="0" w:oddVBand="0" w:evenVBand="0" w:oddHBand="0" w:evenHBand="0" w:firstRowFirstColumn="0" w:firstRowLastColumn="0" w:lastRowFirstColumn="0" w:lastRowLastColumn="0"/>
          <w:trHeight w:val="100"/>
        </w:trPr>
        <w:tc>
          <w:tcPr>
            <w:tcW w:w="9360" w:type="dxa"/>
            <w:tcBorders>
              <w:top w:val="nil"/>
              <w:left w:val="nil"/>
              <w:bottom w:val="nil"/>
              <w:right w:val="nil"/>
            </w:tcBorders>
            <w:shd w:val="clear" w:color="auto" w:fill="auto"/>
            <w:tcMar>
              <w:left w:w="0" w:type="dxa"/>
              <w:right w:w="115" w:type="dxa"/>
            </w:tcMar>
          </w:tcPr>
          <w:p w14:paraId="585031F6" w14:textId="77777777" w:rsidR="007A0D19" w:rsidRPr="007A0D19" w:rsidRDefault="007A0D19">
            <w:pPr>
              <w:rPr>
                <w:rFonts w:cstheme="minorHAnsi"/>
                <w:sz w:val="24"/>
                <w:szCs w:val="24"/>
              </w:rPr>
            </w:pPr>
            <w:r>
              <w:rPr>
                <w:rFonts w:cstheme="minorHAnsi"/>
                <w:sz w:val="24"/>
                <w:szCs w:val="24"/>
              </w:rPr>
              <w:t>Poses a relatively low risk to the affected system or network. Such a vulnerability may allow a threat actor to gain some information or perform limited actions but is unlikely to result in significant disruption or damage to the system. A Low vulnerability may be actively exploited by attackers in rare cases, but the likelihood and impact of exploitation are generally low. Mitigation of low-risk vulnerabilities may be a lower priority than those rated as Critical, High, or Medium, but should still be addressed in a timely manner to minimize risk.</w:t>
            </w:r>
          </w:p>
        </w:tc>
      </w:tr>
    </w:tbl>
    <w:p w14:paraId="7AD01020" w14:textId="77777777" w:rsidR="007A0D19" w:rsidRDefault="007A0D19" w:rsidP="007A0D19">
      <w:pPr>
        <w:spacing w:before="0" w:after="160" w:line="259" w:lineRule="auto"/>
        <w:rPr>
          <w:rFonts w:ascii="Oswald" w:hAnsi="Oswald"/>
          <w:color w:val="F9F2ED" w:themeColor="accent2"/>
          <w:sz w:val="48"/>
          <w:szCs w:val="46"/>
        </w:rPr>
      </w:pPr>
      <w:bookmarkStart w:id="91" w:name="_Toc178070897"/>
      <w:bookmarkStart w:id="92" w:name="_Toc178248139"/>
      <w:bookmarkStart w:id="93" w:name="_Toc183175982"/>
      <w:bookmarkStart w:id="94" w:name="_Toc184316660"/>
      <w:bookmarkStart w:id="95" w:name="_Toc177548330"/>
      <w:bookmarkStart w:id="96" w:name="_Toc177548700"/>
      <w:bookmarkStart w:id="97" w:name="_Toc177709391"/>
      <w:bookmarkStart w:id="98" w:name="_Toc181623267"/>
    </w:p>
    <w:p w14:paraId="1B0792B0" w14:textId="77777777" w:rsidR="007A0D19" w:rsidRPr="007A0D19" w:rsidRDefault="007A0D19" w:rsidP="007A0D19">
      <w:pPr>
        <w:pStyle w:val="Heading2"/>
      </w:pPr>
      <w:bookmarkStart w:id="99" w:name="_Toc189654204"/>
      <w:bookmarkStart w:id="100" w:name="_Toc244101665"/>
      <w:r>
        <w:lastRenderedPageBreak/>
        <w:t>Methodology</w:t>
      </w:r>
      <w:bookmarkEnd w:id="91"/>
      <w:bookmarkEnd w:id="92"/>
      <w:bookmarkEnd w:id="93"/>
      <w:bookmarkEnd w:id="94"/>
      <w:bookmarkEnd w:id="99"/>
      <w:bookmarkEnd w:id="100"/>
      <w:r>
        <w:t xml:space="preserve"> </w:t>
      </w:r>
      <w:bookmarkEnd w:id="95"/>
      <w:bookmarkEnd w:id="96"/>
      <w:bookmarkEnd w:id="97"/>
    </w:p>
    <w:p w14:paraId="0C93358B" w14:textId="77777777" w:rsidR="007A0D19" w:rsidRPr="00A161A0" w:rsidRDefault="007A0D19" w:rsidP="007A0D19">
      <w:pPr>
        <w:spacing w:before="240" w:after="360"/>
      </w:pPr>
      <w:r>
        <w:t xml:space="preserve">Cyderes’ Offensive Security methodology draws upon mastery of best practices and decades of aggregate experience. Below is the general approach Cyderes follows, although the specific demands of a given engagement may alter the tactics employed.</w:t>
      </w:r>
    </w:p>
    <w:p w14:paraId="0679D38A" w14:textId="77777777" w:rsidR="007A0D19" w:rsidRPr="007A0D19" w:rsidRDefault="007A0D19" w:rsidP="007A0D19">
      <w:pPr>
        <w:pStyle w:val="Heading4"/>
      </w:pPr>
      <w:bookmarkStart w:id="101" w:name="_Toc138675235"/>
      <w:bookmarkStart w:id="102" w:name="_Toc166227230"/>
      <w:bookmarkStart w:id="103" w:name="_Toc177548331"/>
      <w:bookmarkStart w:id="104" w:name="_Toc177548701"/>
      <w:bookmarkStart w:id="105" w:name="_Toc177709392"/>
      <w:bookmarkStart w:id="106" w:name="_Toc178070898"/>
      <w:bookmarkStart w:id="107" w:name="_Toc178248140"/>
      <w:bookmarkStart w:id="108" w:name="_Toc181795382"/>
      <w:r>
        <w:t>Intelligence Gathering</w:t>
      </w:r>
      <w:bookmarkEnd w:id="101"/>
      <w:bookmarkEnd w:id="102"/>
      <w:bookmarkEnd w:id="103"/>
      <w:bookmarkEnd w:id="104"/>
      <w:bookmarkEnd w:id="105"/>
      <w:bookmarkEnd w:id="106"/>
      <w:bookmarkEnd w:id="107"/>
      <w:bookmarkEnd w:id="108"/>
      <w:r>
        <w:t xml:space="preserve"> </w:t>
      </w:r>
    </w:p>
    <w:p w14:paraId="0AB517E6" w14:textId="77777777" w:rsidR="007A0D19" w:rsidRPr="00A161A0" w:rsidRDefault="007A0D19" w:rsidP="007A0D19">
      <w:pPr>
        <w:spacing w:after="360"/>
      </w:pPr>
      <w:r>
        <w:t xml:space="preserve">Cyderes collects as much information about the client’s personnel, property and technology as possible. This data is gathered from various sources available on the internet, such as search engines, WHOIS databases, and custom scripts. Cyderes then analyzes the data and removes false positives to ensure accuracy, affording a better understanding of the client’s attack surface and informing the plan of attack.</w:t>
      </w:r>
    </w:p>
    <w:p w14:paraId="60627FF6" w14:textId="77777777" w:rsidR="007A0D19" w:rsidRPr="007A0D19" w:rsidRDefault="007A0D19" w:rsidP="007A0D19">
      <w:pPr>
        <w:pStyle w:val="Heading4"/>
      </w:pPr>
      <w:bookmarkStart w:id="109" w:name="_Toc138675236"/>
      <w:bookmarkStart w:id="110" w:name="_Toc166227231"/>
      <w:bookmarkStart w:id="111" w:name="_Toc177548332"/>
      <w:bookmarkStart w:id="112" w:name="_Toc177548702"/>
      <w:bookmarkStart w:id="113" w:name="_Toc177709393"/>
      <w:bookmarkStart w:id="114" w:name="_Toc178070899"/>
      <w:bookmarkStart w:id="115" w:name="_Toc178248141"/>
      <w:bookmarkStart w:id="116" w:name="_Toc181795383"/>
      <w:r>
        <w:t>Vulnerability Analysis</w:t>
      </w:r>
      <w:bookmarkEnd w:id="109"/>
      <w:bookmarkEnd w:id="110"/>
      <w:bookmarkEnd w:id="111"/>
      <w:bookmarkEnd w:id="112"/>
      <w:bookmarkEnd w:id="113"/>
      <w:bookmarkEnd w:id="114"/>
      <w:bookmarkEnd w:id="115"/>
      <w:bookmarkEnd w:id="116"/>
    </w:p>
    <w:p w14:paraId="3DD3DD0E" w14:textId="77777777" w:rsidR="007A0D19" w:rsidRPr="00A161A0" w:rsidRDefault="007A0D19" w:rsidP="007A0D19">
      <w:pPr>
        <w:spacing w:after="360"/>
      </w:pPr>
      <w:r>
        <w:t xml:space="preserve">Once an accurate picture of the target network is generated, Cyderes scans the client environment with a suite of tools suited for the technology being tested. Once the scans are completed, Cyderes analyzes the results to determine likely avenues of access, validating each one manually to determine if a vulnerability can be exploited.</w:t>
      </w:r>
    </w:p>
    <w:p w14:paraId="03D43004" w14:textId="77777777" w:rsidR="007A0D19" w:rsidRPr="007A0D19" w:rsidRDefault="007A0D19" w:rsidP="007A0D19">
      <w:pPr>
        <w:pStyle w:val="Heading4"/>
      </w:pPr>
      <w:bookmarkStart w:id="117" w:name="_Toc138675237"/>
      <w:bookmarkStart w:id="118" w:name="_Toc166227232"/>
      <w:bookmarkStart w:id="119" w:name="_Toc177548333"/>
      <w:bookmarkStart w:id="120" w:name="_Toc177548703"/>
      <w:bookmarkStart w:id="121" w:name="_Toc177709394"/>
      <w:bookmarkStart w:id="122" w:name="_Toc178070900"/>
      <w:bookmarkStart w:id="123" w:name="_Toc178248142"/>
      <w:bookmarkStart w:id="124" w:name="_Toc181795384"/>
      <w:r>
        <w:t>Exploitation</w:t>
      </w:r>
      <w:bookmarkEnd w:id="117"/>
      <w:bookmarkEnd w:id="118"/>
      <w:bookmarkEnd w:id="119"/>
      <w:bookmarkEnd w:id="120"/>
      <w:bookmarkEnd w:id="121"/>
      <w:bookmarkEnd w:id="122"/>
      <w:bookmarkEnd w:id="123"/>
      <w:bookmarkEnd w:id="124"/>
      <w:r>
        <w:t xml:space="preserve"> </w:t>
      </w:r>
    </w:p>
    <w:p w14:paraId="7E42B954" w14:textId="77777777" w:rsidR="007A0D19" w:rsidRPr="00A161A0" w:rsidRDefault="007A0D19" w:rsidP="007A0D19">
      <w:pPr>
        <w:spacing w:after="360"/>
      </w:pPr>
      <w:r>
        <w:t xml:space="preserve">During this phase, the primary goal is to access systems or sensitive information. Focusing on tactics with the greatest chance of success (and least impact to the client), Cyderes attempts to exploit all facets of the client’s attack surface, unless specifically prohibited in the rules of engagement (RoE). </w:t>
      </w:r>
    </w:p>
    <w:p w14:paraId="60CCCE57" w14:textId="77777777" w:rsidR="007A0D19" w:rsidRPr="00C1485C" w:rsidRDefault="007A0D19" w:rsidP="007A0D19">
      <w:pPr>
        <w:pStyle w:val="Heading4"/>
      </w:pPr>
      <w:bookmarkStart w:id="125" w:name="_Toc138675238"/>
      <w:bookmarkStart w:id="126" w:name="_Toc166227233"/>
      <w:bookmarkStart w:id="127" w:name="_Toc177548334"/>
      <w:bookmarkStart w:id="128" w:name="_Toc177548704"/>
      <w:bookmarkStart w:id="129" w:name="_Toc177709395"/>
      <w:bookmarkStart w:id="130" w:name="_Toc178070901"/>
      <w:bookmarkStart w:id="131" w:name="_Toc178248143"/>
      <w:bookmarkStart w:id="132" w:name="_Toc181795385"/>
      <w:r>
        <w:t>Post-Exploitation</w:t>
      </w:r>
      <w:bookmarkEnd w:id="125"/>
      <w:bookmarkEnd w:id="126"/>
      <w:bookmarkEnd w:id="127"/>
      <w:bookmarkEnd w:id="128"/>
      <w:bookmarkEnd w:id="129"/>
      <w:bookmarkEnd w:id="130"/>
      <w:bookmarkEnd w:id="131"/>
      <w:bookmarkEnd w:id="132"/>
    </w:p>
    <w:p w14:paraId="2C14BF24" w14:textId="77777777" w:rsidR="007A0D19" w:rsidRDefault="007A0D19" w:rsidP="007A0D19">
      <w:pPr>
        <w:spacing w:after="360"/>
      </w:pPr>
      <w:r>
        <w:t xml:space="preserve">Once the system is exploited, Cyderes attempts to accomplish the engagement’s agreed-upon goals. A common tactic, for instance, is to establish full administrative control over a particular network.</w:t>
      </w:r>
    </w:p>
    <w:bookmarkEnd w:id="98"/>
    <w:p w14:paraId="32F59242" w14:textId="77777777" w:rsidR="007A0D19" w:rsidRPr="006A728D" w:rsidRDefault="007A0D19" w:rsidP="007A0D19">
      <w:pPr>
        <w:pStyle w:val="Heading4"/>
      </w:pPr>
      <w:r>
        <w:t>Reporting</w:t>
      </w:r>
    </w:p>
    <w:p w14:paraId="11F8C113" w14:textId="77777777" w:rsidR="007A0D19" w:rsidRDefault="007A0D19" w:rsidP="00E7036C">
      <w:r>
        <w:t xml:space="preserve">When the assessment is complete, Cyderes documents all discovered vulnerabilities and exploits, failed attempts, as well as company strengths and opportunities for improvement.</w:t>
      </w:r>
    </w:p>
    <w:p w14:paraId="0F13BA3E" w14:textId="77777777" w:rsidR="00CA3DD7" w:rsidRPr="00AE3E2E" w:rsidRDefault="00CA3DD7" w:rsidP="00AE3E2E"/>
    <w:p w14:paraId="02DC82D1" w14:textId="77777777" w:rsidR="00AE2714" w:rsidRDefault="00000000">
      <w:r>
        <w:br w:type="page"/>
      </w:r>
    </w:p>
    <w:p w14:paraId="6F14C804" w14:textId="77777777" w:rsidR="00C90278" w:rsidRPr="007A0D19" w:rsidRDefault="00C90278" w:rsidP="00C90278">
      <w:pPr>
        <w:pStyle w:val="Heading2"/>
      </w:pPr>
      <w:bookmarkStart w:id="133" w:name="_External_Scope"/>
      <w:bookmarkStart w:id="134" w:name="_Toc244019990"/>
      <w:bookmarkStart w:id="135" w:name="_Ref244162069"/>
      <w:bookmarkStart w:id="136" w:name="_Ref244162175"/>
      <w:bookmarkStart w:id="137" w:name="_Toc244101666"/>
      <w:bookmarkEnd w:id="133"/>
      <w:r>
        <w:lastRenderedPageBreak/>
        <w:t>External Scope</w:t>
      </w:r>
      <w:bookmarkEnd w:id="134"/>
      <w:bookmarkEnd w:id="135"/>
      <w:bookmarkEnd w:id="136"/>
    </w:p>
    <w:p w14:paraId="0B4A3765" w14:textId="77777777" w:rsidR="00C90278" w:rsidRDefault="00C90278" w:rsidP="00C90278">
      <w:r>
        <w:t>The following tables list the external IP addresses and domains that were in scope for this assessment.</w:t>
      </w:r>
    </w:p>
    <w:tbl>
      <w:tblPr>
        <w:tblStyle w:val="CYDERES1"/>
        <w:tblW w:w="5000" w:type="pct"/>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014"/>
        <w:gridCol w:w="2014"/>
        <w:gridCol w:w="2014"/>
        <w:gridCol w:w="2014"/>
        <w:gridCol w:w="2014"/>
      </w:tblGrid>
      <w:tr w:rsidR="00C90278" w:rsidRPr="000D193B" w14:paraId="464A3680" w14:textId="77777777" w:rsidTr="001A1B54">
        <w:trPr>
          <w:cnfStyle w:val="100000000000" w:firstRow="1" w:lastRow="0" w:firstColumn="0" w:lastColumn="0" w:oddVBand="0" w:evenVBand="0" w:oddHBand="0" w:evenHBand="0" w:firstRowFirstColumn="0" w:firstRowLastColumn="0" w:lastRowFirstColumn="0" w:lastRowLastColumn="0"/>
        </w:trPr>
        <w:tc>
          <w:tcPr>
            <w:tcW w:w="5000" w:type="pct"/>
            <w:gridSpan w:val="5"/>
            <w:tcBorders>
              <w:bottom w:val="single" w:sz="4" w:space="0" w:color="E2DDDA" w:themeColor="accent5"/>
            </w:tcBorders>
            <w:shd w:val="clear" w:color="auto" w:fill="E1FD95" w:themeFill="accent1"/>
          </w:tcPr>
          <w:p w14:paraId="393BCD92" w14:textId="77777777" w:rsidR="00C90278" w:rsidRPr="00AF449A" w:rsidRDefault="00C90278" w:rsidP="001A1B54">
            <w:pPr>
              <w:spacing w:line="259" w:lineRule="auto"/>
              <w:jc w:val="center"/>
              <w:rPr>
                <w:rFonts w:eastAsia="Calibri" w:cs="Calibri"/>
                <w:bCs/>
                <w:color w:val="000000" w:themeColor="text1"/>
                <w:sz w:val="22"/>
                <w:szCs w:val="22"/>
              </w:rPr>
            </w:pPr>
            <w:r>
              <w:rPr>
                <w:rFonts w:eastAsia="Calibri" w:cs="Calibri"/>
                <w:bCs/>
                <w:color w:val="000000" w:themeColor="text1"/>
                <w:sz w:val="22"/>
                <w:szCs w:val="22"/>
              </w:rPr>
              <w:t>IP Addresses</w:t>
            </w:r>
          </w:p>
        </w:tc>
      </w:tr>
      <w:tr w:rsidR="00C90278" w:rsidRPr="000D193B" w14:paraId="553D7862"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819ABE3" w14:textId="77777777" w:rsidR="00C90278" w:rsidRPr="00B17F14" w:rsidRDefault="00C90278" w:rsidP="001A1B54">
            <w:pPr>
              <w:spacing w:line="259" w:lineRule="auto"/>
              <w:jc w:val="center"/>
              <w:rPr>
                <w:rFonts w:eastAsia="Calibri" w:cs="Calibri"/>
              </w:rPr>
            </w:pPr>
            <w:r>
              <w:rPr>
                <w:rFonts w:eastAsia="Calibri" w:cs="Calibri"/>
              </w:rPr>
              <w:t>2.16.1.171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BE3DFB4" w14:textId="77777777" w:rsidR="00C90278" w:rsidRPr="00B17F14" w:rsidRDefault="00C90278" w:rsidP="001A1B54">
            <w:pPr>
              <w:spacing w:line="259" w:lineRule="auto"/>
              <w:jc w:val="center"/>
              <w:rPr>
                <w:rFonts w:eastAsia="Calibri" w:cs="Calibri"/>
              </w:rPr>
            </w:pPr>
            <w:r>
              <w:rPr>
                <w:rFonts w:eastAsia="Calibri" w:cs="Calibri"/>
              </w:rPr>
              <w:t>2.16.1.184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009FE17" w14:textId="77777777" w:rsidR="00C90278" w:rsidRPr="00B17F14" w:rsidRDefault="00C90278" w:rsidP="001A1B54">
            <w:pPr>
              <w:spacing w:line="259" w:lineRule="auto"/>
              <w:jc w:val="center"/>
              <w:rPr>
                <w:rFonts w:eastAsia="Calibri" w:cs="Calibri"/>
              </w:rPr>
            </w:pPr>
            <w:r>
              <w:rPr>
                <w:rFonts w:eastAsia="Calibri" w:cs="Calibri"/>
              </w:rPr>
              <w:t>2.16.1.185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A65A261" w14:textId="77777777" w:rsidR="00C90278" w:rsidRPr="00B17F14" w:rsidRDefault="00C90278" w:rsidP="001A1B54">
            <w:pPr>
              <w:spacing w:line="259" w:lineRule="auto"/>
              <w:jc w:val="center"/>
              <w:rPr>
                <w:rFonts w:eastAsia="Calibri" w:cs="Calibri"/>
              </w:rPr>
            </w:pPr>
            <w:r>
              <w:rPr>
                <w:rFonts w:eastAsia="Calibri" w:cs="Calibri"/>
              </w:rPr>
              <w:t>2.16.1.195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8133DFA" w14:textId="77777777" w:rsidR="00C90278" w:rsidRPr="00B17F14" w:rsidRDefault="00C90278" w:rsidP="001A1B54">
            <w:pPr>
              <w:spacing w:line="259" w:lineRule="auto"/>
              <w:jc w:val="center"/>
              <w:rPr>
                <w:rFonts w:eastAsia="Calibri" w:cs="Calibri"/>
              </w:rPr>
            </w:pPr>
            <w:r>
              <w:rPr>
                <w:rFonts w:eastAsia="Calibri" w:cs="Calibri"/>
              </w:rPr>
              <w:t>2.16.1.234</w:t>
            </w:r>
          </w:p>
        </w:tc>
      </w:tr>
      <w:tr w:rsidR="00C90278" w:rsidRPr="000D193B" w14:paraId="26198297"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2403C44" w14:textId="77777777" w:rsidR="00C90278" w:rsidRPr="00B17F14" w:rsidRDefault="00C90278" w:rsidP="001A1B54">
            <w:pPr>
              <w:spacing w:line="259" w:lineRule="auto"/>
              <w:jc w:val="center"/>
              <w:rPr>
                <w:rFonts w:eastAsia="Calibri" w:cs="Calibri"/>
              </w:rPr>
            </w:pPr>
            <w:r>
              <w:rPr>
                <w:rFonts w:eastAsia="Calibri" w:cs="Calibri"/>
              </w:rPr>
              <w:t>2.16.1.248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554CF6C" w14:textId="77777777" w:rsidR="00C90278" w:rsidRPr="00B17F14" w:rsidRDefault="00C90278" w:rsidP="001A1B54">
            <w:pPr>
              <w:spacing w:line="259" w:lineRule="auto"/>
              <w:jc w:val="center"/>
              <w:rPr>
                <w:rFonts w:eastAsia="Calibri" w:cs="Calibri"/>
              </w:rPr>
            </w:pPr>
            <w:r>
              <w:rPr>
                <w:rFonts w:eastAsia="Calibri" w:cs="Calibri"/>
              </w:rPr>
              <w:t>2.16.6.197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1A65075" w14:textId="77777777" w:rsidR="00C90278" w:rsidRPr="00B17F14" w:rsidRDefault="00C90278" w:rsidP="001A1B54">
            <w:pPr>
              <w:spacing w:line="259" w:lineRule="auto"/>
              <w:jc w:val="center"/>
              <w:rPr>
                <w:rFonts w:eastAsia="Calibri" w:cs="Calibri"/>
              </w:rPr>
            </w:pPr>
            <w:r>
              <w:rPr>
                <w:rFonts w:eastAsia="Calibri" w:cs="Calibri"/>
              </w:rPr>
              <w:t>2.16.6.219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4695365" w14:textId="77777777" w:rsidR="00C90278" w:rsidRPr="00B17F14" w:rsidRDefault="00C90278" w:rsidP="001A1B54">
            <w:pPr>
              <w:spacing w:line="259" w:lineRule="auto"/>
              <w:jc w:val="center"/>
              <w:rPr>
                <w:rFonts w:eastAsia="Calibri" w:cs="Calibri"/>
              </w:rPr>
            </w:pPr>
            <w:r>
              <w:rPr>
                <w:rFonts w:eastAsia="Calibri" w:cs="Calibri"/>
              </w:rPr>
              <w:t>2.16.6.223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7B1410E" w14:textId="77777777" w:rsidR="00C90278" w:rsidRPr="00B17F14" w:rsidRDefault="00C90278" w:rsidP="001A1B54">
            <w:pPr>
              <w:spacing w:line="259" w:lineRule="auto"/>
              <w:jc w:val="center"/>
              <w:rPr>
                <w:rFonts w:eastAsia="Calibri" w:cs="Calibri"/>
              </w:rPr>
            </w:pPr>
            <w:r>
              <w:rPr>
                <w:rFonts w:eastAsia="Calibri" w:cs="Calibri"/>
              </w:rPr>
              <w:t>2.16.6.227</w:t>
            </w:r>
          </w:p>
        </w:tc>
      </w:tr>
      <w:tr w:rsidR="00C90278" w:rsidRPr="000D193B" w14:paraId="1385BE8D"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BB39FCA" w14:textId="77777777" w:rsidR="00C90278" w:rsidRPr="00B17F14" w:rsidRDefault="00C90278" w:rsidP="001A1B54">
            <w:pPr>
              <w:spacing w:line="259" w:lineRule="auto"/>
              <w:jc w:val="center"/>
              <w:rPr>
                <w:rFonts w:eastAsia="Calibri" w:cs="Calibri"/>
              </w:rPr>
            </w:pPr>
            <w:r>
              <w:rPr>
                <w:rFonts w:eastAsia="Calibri" w:cs="Calibri"/>
              </w:rPr>
              <w:t>2.16.11.9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505E66A" w14:textId="77777777" w:rsidR="00C90278" w:rsidRPr="00B17F14" w:rsidRDefault="00C90278" w:rsidP="001A1B54">
            <w:pPr>
              <w:spacing w:line="259" w:lineRule="auto"/>
              <w:jc w:val="center"/>
              <w:rPr>
                <w:rFonts w:eastAsia="Calibri" w:cs="Calibri"/>
              </w:rPr>
            </w:pPr>
            <w:r>
              <w:rPr>
                <w:rFonts w:eastAsia="Calibri" w:cs="Calibri"/>
              </w:rPr>
              <w:t>2.16.11.51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E656F22" w14:textId="77777777" w:rsidR="00C90278" w:rsidRPr="00B17F14" w:rsidRDefault="00C90278" w:rsidP="001A1B54">
            <w:pPr>
              <w:spacing w:line="259" w:lineRule="auto"/>
              <w:jc w:val="center"/>
              <w:rPr>
                <w:rFonts w:eastAsia="Calibri" w:cs="Calibri"/>
              </w:rPr>
            </w:pPr>
            <w:r>
              <w:rPr>
                <w:rFonts w:eastAsia="Calibri" w:cs="Calibri"/>
              </w:rPr>
              <w:t>2.16.11.72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4656AA8" w14:textId="77777777" w:rsidR="00C90278" w:rsidRPr="00B17F14" w:rsidRDefault="00C90278" w:rsidP="001A1B54">
            <w:pPr>
              <w:spacing w:line="259" w:lineRule="auto"/>
              <w:jc w:val="center"/>
              <w:rPr>
                <w:rFonts w:eastAsia="Calibri" w:cs="Calibri"/>
              </w:rPr>
            </w:pPr>
            <w:r>
              <w:rPr>
                <w:rFonts w:eastAsia="Calibri" w:cs="Calibri"/>
              </w:rPr>
              <w:t>2.16.11.80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1B979E3" w14:textId="77777777" w:rsidR="00C90278" w:rsidRPr="00B17F14" w:rsidRDefault="00C90278" w:rsidP="001A1B54">
            <w:pPr>
              <w:spacing w:line="259" w:lineRule="auto"/>
              <w:jc w:val="center"/>
              <w:rPr>
                <w:rFonts w:eastAsia="Calibri" w:cs="Calibri"/>
              </w:rPr>
            </w:pPr>
            <w:r>
              <w:rPr>
                <w:rFonts w:eastAsia="Calibri" w:cs="Calibri"/>
              </w:rPr>
              <w:t>2.16.27.75</w:t>
            </w:r>
          </w:p>
        </w:tc>
      </w:tr>
      <w:tr w:rsidR="00C90278" w:rsidRPr="000D193B" w14:paraId="11A62015"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CEBECD6" w14:textId="77777777" w:rsidR="00C90278" w:rsidRPr="00B17F14" w:rsidRDefault="00C90278" w:rsidP="001A1B54">
            <w:pPr>
              <w:spacing w:line="259" w:lineRule="auto"/>
              <w:jc w:val="center"/>
              <w:rPr>
                <w:rFonts w:eastAsia="Calibri" w:cs="Calibri"/>
              </w:rPr>
            </w:pPr>
            <w:r>
              <w:rPr>
                <w:rFonts w:eastAsia="Calibri" w:cs="Calibri"/>
              </w:rPr>
              <w:t>2.16.27.78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1E97767" w14:textId="77777777" w:rsidR="00C90278" w:rsidRPr="00B17F14" w:rsidRDefault="00C90278" w:rsidP="001A1B54">
            <w:pPr>
              <w:spacing w:line="259" w:lineRule="auto"/>
              <w:jc w:val="center"/>
              <w:rPr>
                <w:rFonts w:eastAsia="Calibri" w:cs="Calibri"/>
              </w:rPr>
            </w:pPr>
            <w:r>
              <w:rPr>
                <w:rFonts w:eastAsia="Calibri" w:cs="Calibri"/>
              </w:rPr>
              <w:t>2.16.27.81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49683F6" w14:textId="77777777" w:rsidR="00C90278" w:rsidRPr="00B17F14" w:rsidRDefault="00C90278" w:rsidP="001A1B54">
            <w:pPr>
              <w:spacing w:line="259" w:lineRule="auto"/>
              <w:jc w:val="center"/>
              <w:rPr>
                <w:rFonts w:eastAsia="Calibri" w:cs="Calibri"/>
              </w:rPr>
            </w:pPr>
            <w:r>
              <w:rPr>
                <w:rFonts w:eastAsia="Calibri" w:cs="Calibri"/>
              </w:rPr>
              <w:t>2.16.27.87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D512A2B" w14:textId="77777777" w:rsidR="00C90278" w:rsidRPr="00B17F14" w:rsidRDefault="00C90278" w:rsidP="001A1B54">
            <w:pPr>
              <w:spacing w:line="259" w:lineRule="auto"/>
              <w:jc w:val="center"/>
              <w:rPr>
                <w:rFonts w:eastAsia="Calibri" w:cs="Calibri"/>
              </w:rPr>
            </w:pPr>
            <w:r>
              <w:rPr>
                <w:rFonts w:eastAsia="Calibri" w:cs="Calibri"/>
              </w:rPr>
              <w:t>2.16.27.89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DCB7722" w14:textId="77777777" w:rsidR="00C90278" w:rsidRPr="00B17F14" w:rsidRDefault="00C90278" w:rsidP="001A1B54">
            <w:pPr>
              <w:spacing w:line="259" w:lineRule="auto"/>
              <w:jc w:val="center"/>
              <w:rPr>
                <w:rFonts w:eastAsia="Calibri" w:cs="Calibri"/>
              </w:rPr>
            </w:pPr>
            <w:r>
              <w:rPr>
                <w:rFonts w:eastAsia="Calibri" w:cs="Calibri"/>
              </w:rPr>
              <w:t>2.16.27.90</w:t>
            </w:r>
          </w:p>
        </w:tc>
      </w:tr>
      <w:tr w:rsidR="00C90278" w:rsidRPr="000D193B" w14:paraId="4D0AE700"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D29791B" w14:textId="77777777" w:rsidR="00C90278" w:rsidRPr="00B17F14" w:rsidRDefault="00C90278" w:rsidP="001A1B54">
            <w:pPr>
              <w:spacing w:line="259" w:lineRule="auto"/>
              <w:jc w:val="center"/>
              <w:rPr>
                <w:rFonts w:eastAsia="Calibri" w:cs="Calibri"/>
              </w:rPr>
            </w:pPr>
            <w:r>
              <w:rPr>
                <w:rFonts w:eastAsia="Calibri" w:cs="Calibri"/>
              </w:rPr>
              <w:t>2.16.27.93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B17D27B" w14:textId="77777777" w:rsidR="00C90278" w:rsidRPr="00B17F14" w:rsidRDefault="00C90278" w:rsidP="001A1B54">
            <w:pPr>
              <w:spacing w:line="259" w:lineRule="auto"/>
              <w:jc w:val="center"/>
              <w:rPr>
                <w:rFonts w:eastAsia="Calibri" w:cs="Calibri"/>
              </w:rPr>
            </w:pPr>
            <w:r>
              <w:rPr>
                <w:rFonts w:eastAsia="Calibri" w:cs="Calibri"/>
              </w:rPr>
              <w:t>2.16.27.97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BF29213" w14:textId="77777777" w:rsidR="00C90278" w:rsidRPr="00B17F14" w:rsidRDefault="00C90278" w:rsidP="001A1B54">
            <w:pPr>
              <w:spacing w:line="259" w:lineRule="auto"/>
              <w:jc w:val="center"/>
              <w:rPr>
                <w:rFonts w:eastAsia="Calibri" w:cs="Calibri"/>
              </w:rPr>
            </w:pPr>
            <w:r>
              <w:rPr>
                <w:rFonts w:eastAsia="Calibri" w:cs="Calibri"/>
              </w:rPr>
              <w:t>2.16.55.137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3DAB121" w14:textId="77777777" w:rsidR="00C90278" w:rsidRPr="00B17F14" w:rsidRDefault="00C90278" w:rsidP="001A1B54">
            <w:pPr>
              <w:spacing w:line="259" w:lineRule="auto"/>
              <w:jc w:val="center"/>
              <w:rPr>
                <w:rFonts w:eastAsia="Calibri" w:cs="Calibri"/>
              </w:rPr>
            </w:pPr>
            <w:r>
              <w:rPr>
                <w:rFonts w:eastAsia="Calibri" w:cs="Calibri"/>
              </w:rPr>
              <w:t>2.16.55.139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7CA0ABD" w14:textId="77777777" w:rsidR="00C90278" w:rsidRPr="00B17F14" w:rsidRDefault="00C90278" w:rsidP="001A1B54">
            <w:pPr>
              <w:spacing w:line="259" w:lineRule="auto"/>
              <w:jc w:val="center"/>
              <w:rPr>
                <w:rFonts w:eastAsia="Calibri" w:cs="Calibri"/>
              </w:rPr>
            </w:pPr>
            <w:r>
              <w:rPr>
                <w:rFonts w:eastAsia="Calibri" w:cs="Calibri"/>
              </w:rPr>
              <w:t>2.16.55.142</w:t>
            </w:r>
          </w:p>
        </w:tc>
      </w:tr>
      <w:tr w:rsidR="00C90278" w:rsidRPr="000D193B" w14:paraId="79AAA540"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64CCBE2" w14:textId="77777777" w:rsidR="00C90278" w:rsidRPr="00B17F14" w:rsidRDefault="00C90278" w:rsidP="001A1B54">
            <w:pPr>
              <w:spacing w:line="259" w:lineRule="auto"/>
              <w:jc w:val="center"/>
              <w:rPr>
                <w:rFonts w:eastAsia="Calibri" w:cs="Calibri"/>
              </w:rPr>
            </w:pPr>
            <w:r>
              <w:rPr>
                <w:rFonts w:eastAsia="Calibri" w:cs="Calibri"/>
              </w:rPr>
              <w:t>2.16.145.4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B36719F" w14:textId="77777777" w:rsidR="00C90278" w:rsidRPr="00B17F14" w:rsidRDefault="00C90278" w:rsidP="001A1B54">
            <w:pPr>
              <w:spacing w:line="259" w:lineRule="auto"/>
              <w:jc w:val="center"/>
              <w:rPr>
                <w:rFonts w:eastAsia="Calibri" w:cs="Calibri"/>
              </w:rPr>
            </w:pPr>
            <w:r>
              <w:rPr>
                <w:rFonts w:eastAsia="Calibri" w:cs="Calibri"/>
              </w:rPr>
              <w:t>2.16.145.8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2B1B668" w14:textId="77777777" w:rsidR="00C90278" w:rsidRPr="00B17F14" w:rsidRDefault="00C90278" w:rsidP="001A1B54">
            <w:pPr>
              <w:spacing w:line="259" w:lineRule="auto"/>
              <w:jc w:val="center"/>
              <w:rPr>
                <w:rFonts w:eastAsia="Calibri" w:cs="Calibri"/>
              </w:rPr>
            </w:pPr>
            <w:r>
              <w:rPr>
                <w:rFonts w:eastAsia="Calibri" w:cs="Calibri"/>
              </w:rPr>
              <w:t>2.16.145.11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6AF7EDB" w14:textId="77777777" w:rsidR="00C90278" w:rsidRPr="00B17F14" w:rsidRDefault="00C90278" w:rsidP="001A1B54">
            <w:pPr>
              <w:spacing w:line="259" w:lineRule="auto"/>
              <w:jc w:val="center"/>
              <w:rPr>
                <w:rFonts w:eastAsia="Calibri" w:cs="Calibri"/>
              </w:rPr>
            </w:pPr>
            <w:r>
              <w:rPr>
                <w:rFonts w:eastAsia="Calibri" w:cs="Calibri"/>
              </w:rPr>
              <w:t>2.16.145.48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5A297E8" w14:textId="77777777" w:rsidR="00C90278" w:rsidRPr="00B17F14" w:rsidRDefault="00C90278" w:rsidP="001A1B54">
            <w:pPr>
              <w:spacing w:line="259" w:lineRule="auto"/>
              <w:jc w:val="center"/>
              <w:rPr>
                <w:rFonts w:eastAsia="Calibri" w:cs="Calibri"/>
              </w:rPr>
            </w:pPr>
            <w:r>
              <w:rPr>
                <w:rFonts w:eastAsia="Calibri" w:cs="Calibri"/>
              </w:rPr>
              <w:t>2.16.165.93</w:t>
            </w:r>
          </w:p>
        </w:tc>
      </w:tr>
      <w:tr w:rsidR="00C90278" w:rsidRPr="000D193B" w14:paraId="665BFE9D"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2927FC3" w14:textId="77777777" w:rsidR="00C90278" w:rsidRPr="00B17F14" w:rsidRDefault="00C90278" w:rsidP="001A1B54">
            <w:pPr>
              <w:spacing w:line="259" w:lineRule="auto"/>
              <w:jc w:val="center"/>
              <w:rPr>
                <w:rFonts w:eastAsia="Calibri" w:cs="Calibri"/>
              </w:rPr>
            </w:pPr>
            <w:r>
              <w:rPr>
                <w:rFonts w:eastAsia="Calibri" w:cs="Calibri"/>
              </w:rPr>
              <w:t>2.16.165.98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93C2AE3" w14:textId="77777777" w:rsidR="00C90278" w:rsidRPr="00B17F14" w:rsidRDefault="00C90278" w:rsidP="001A1B54">
            <w:pPr>
              <w:spacing w:line="259" w:lineRule="auto"/>
              <w:jc w:val="center"/>
              <w:rPr>
                <w:rFonts w:eastAsia="Calibri" w:cs="Calibri"/>
              </w:rPr>
            </w:pPr>
            <w:r>
              <w:rPr>
                <w:rFonts w:eastAsia="Calibri" w:cs="Calibri"/>
              </w:rPr>
              <w:t>2.16.165.114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4463881" w14:textId="77777777" w:rsidR="00C90278" w:rsidRPr="00B17F14" w:rsidRDefault="00C90278" w:rsidP="001A1B54">
            <w:pPr>
              <w:spacing w:line="259" w:lineRule="auto"/>
              <w:jc w:val="center"/>
              <w:rPr>
                <w:rFonts w:eastAsia="Calibri" w:cs="Calibri"/>
              </w:rPr>
            </w:pPr>
            <w:r>
              <w:rPr>
                <w:rFonts w:eastAsia="Calibri" w:cs="Calibri"/>
              </w:rPr>
              <w:t>2.16.165.124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4F2983C" w14:textId="77777777" w:rsidR="00C90278" w:rsidRPr="00B17F14" w:rsidRDefault="00C90278" w:rsidP="001A1B54">
            <w:pPr>
              <w:spacing w:line="259" w:lineRule="auto"/>
              <w:jc w:val="center"/>
              <w:rPr>
                <w:rFonts w:eastAsia="Calibri" w:cs="Calibri"/>
              </w:rPr>
            </w:pPr>
            <w:r>
              <w:rPr>
                <w:rFonts w:eastAsia="Calibri" w:cs="Calibri"/>
              </w:rPr>
              <w:t>2.16.165.131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9C71ACC" w14:textId="77777777" w:rsidR="00C90278" w:rsidRPr="00B17F14" w:rsidRDefault="00C90278" w:rsidP="001A1B54">
            <w:pPr>
              <w:spacing w:line="259" w:lineRule="auto"/>
              <w:jc w:val="center"/>
              <w:rPr>
                <w:rFonts w:eastAsia="Calibri" w:cs="Calibri"/>
              </w:rPr>
            </w:pPr>
            <w:r>
              <w:rPr>
                <w:rFonts w:eastAsia="Calibri" w:cs="Calibri"/>
              </w:rPr>
              <w:t>2.16.165.132</w:t>
            </w:r>
          </w:p>
        </w:tc>
      </w:tr>
      <w:tr w:rsidR="00C90278" w:rsidRPr="000D193B" w14:paraId="30BC0B73"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243CCA3" w14:textId="77777777" w:rsidR="00C90278" w:rsidRPr="00B17F14" w:rsidRDefault="00C90278" w:rsidP="001A1B54">
            <w:pPr>
              <w:spacing w:line="259" w:lineRule="auto"/>
              <w:jc w:val="center"/>
              <w:rPr>
                <w:rFonts w:eastAsia="Calibri" w:cs="Calibri"/>
              </w:rPr>
            </w:pPr>
            <w:r>
              <w:rPr>
                <w:rFonts w:eastAsia="Calibri" w:cs="Calibri"/>
              </w:rPr>
              <w:t>2.16.165.147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E0E6FDE" w14:textId="77777777" w:rsidR="00C90278" w:rsidRPr="00B17F14" w:rsidRDefault="00C90278" w:rsidP="001A1B54">
            <w:pPr>
              <w:spacing w:line="259" w:lineRule="auto"/>
              <w:jc w:val="center"/>
              <w:rPr>
                <w:rFonts w:eastAsia="Calibri" w:cs="Calibri"/>
              </w:rPr>
            </w:pPr>
            <w:r>
              <w:rPr>
                <w:rFonts w:eastAsia="Calibri" w:cs="Calibri"/>
              </w:rPr>
              <w:t>2.16.165.154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AE66BCA" w14:textId="77777777" w:rsidR="00C90278" w:rsidRPr="00B17F14" w:rsidRDefault="00C90278" w:rsidP="001A1B54">
            <w:pPr>
              <w:spacing w:line="259" w:lineRule="auto"/>
              <w:jc w:val="center"/>
              <w:rPr>
                <w:rFonts w:eastAsia="Calibri" w:cs="Calibri"/>
              </w:rPr>
            </w:pPr>
            <w:r>
              <w:rPr>
                <w:rFonts w:eastAsia="Calibri" w:cs="Calibri"/>
              </w:rPr>
              <w:t>2.16.169.9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4C223E8" w14:textId="77777777" w:rsidR="00C90278" w:rsidRPr="00B17F14" w:rsidRDefault="00C90278" w:rsidP="001A1B54">
            <w:pPr>
              <w:spacing w:line="259" w:lineRule="auto"/>
              <w:jc w:val="center"/>
              <w:rPr>
                <w:rFonts w:eastAsia="Calibri" w:cs="Calibri"/>
              </w:rPr>
            </w:pPr>
            <w:r>
              <w:rPr>
                <w:rFonts w:eastAsia="Calibri" w:cs="Calibri"/>
              </w:rPr>
              <w:t>2.16.169.15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6E8817A" w14:textId="77777777" w:rsidR="00C90278" w:rsidRPr="00B17F14" w:rsidRDefault="00C90278" w:rsidP="001A1B54">
            <w:pPr>
              <w:spacing w:line="259" w:lineRule="auto"/>
              <w:jc w:val="center"/>
              <w:rPr>
                <w:rFonts w:eastAsia="Calibri" w:cs="Calibri"/>
              </w:rPr>
            </w:pPr>
            <w:r>
              <w:rPr>
                <w:rFonts w:eastAsia="Calibri" w:cs="Calibri"/>
              </w:rPr>
              <w:t>2.16.169.18</w:t>
            </w:r>
          </w:p>
        </w:tc>
      </w:tr>
      <w:tr w:rsidR="00C90278" w:rsidRPr="000D193B" w14:paraId="43186815"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910045C" w14:textId="77777777" w:rsidR="00C90278" w:rsidRPr="00B17F14" w:rsidRDefault="00C90278" w:rsidP="001A1B54">
            <w:pPr>
              <w:spacing w:line="259" w:lineRule="auto"/>
              <w:jc w:val="center"/>
              <w:rPr>
                <w:rFonts w:eastAsia="Calibri" w:cs="Calibri"/>
              </w:rPr>
            </w:pPr>
            <w:r>
              <w:rPr>
                <w:rFonts w:eastAsia="Calibri" w:cs="Calibri"/>
              </w:rPr>
              <w:t>2.16.192.5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683FF23" w14:textId="77777777" w:rsidR="00C90278" w:rsidRPr="00B17F14" w:rsidRDefault="00C90278" w:rsidP="001A1B54">
            <w:pPr>
              <w:spacing w:line="259" w:lineRule="auto"/>
              <w:jc w:val="center"/>
              <w:rPr>
                <w:rFonts w:eastAsia="Calibri" w:cs="Calibri"/>
              </w:rPr>
            </w:pPr>
            <w:r>
              <w:rPr>
                <w:rFonts w:eastAsia="Calibri" w:cs="Calibri"/>
              </w:rPr>
              <w:t>2.16.204.147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0DFA0A9" w14:textId="77777777" w:rsidR="00C90278" w:rsidRPr="00B17F14" w:rsidRDefault="00C90278" w:rsidP="001A1B54">
            <w:pPr>
              <w:spacing w:line="259" w:lineRule="auto"/>
              <w:jc w:val="center"/>
              <w:rPr>
                <w:rFonts w:eastAsia="Calibri" w:cs="Calibri"/>
              </w:rPr>
            </w:pPr>
            <w:r>
              <w:rPr>
                <w:rFonts w:eastAsia="Calibri" w:cs="Calibri"/>
              </w:rPr>
              <w:t>2.16.204.149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E2316B0" w14:textId="77777777" w:rsidR="00C90278" w:rsidRPr="00B17F14" w:rsidRDefault="00C90278" w:rsidP="001A1B54">
            <w:pPr>
              <w:spacing w:line="259" w:lineRule="auto"/>
              <w:jc w:val="center"/>
              <w:rPr>
                <w:rFonts w:eastAsia="Calibri" w:cs="Calibri"/>
              </w:rPr>
            </w:pPr>
            <w:r>
              <w:rPr>
                <w:rFonts w:eastAsia="Calibri" w:cs="Calibri"/>
              </w:rPr>
              <w:t>2.16.204.159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32A269F" w14:textId="77777777" w:rsidR="00C90278" w:rsidRPr="00B17F14" w:rsidRDefault="00C90278" w:rsidP="001A1B54">
            <w:pPr>
              <w:spacing w:line="259" w:lineRule="auto"/>
              <w:jc w:val="center"/>
              <w:rPr>
                <w:rFonts w:eastAsia="Calibri" w:cs="Calibri"/>
              </w:rPr>
            </w:pPr>
            <w:r>
              <w:rPr>
                <w:rFonts w:eastAsia="Calibri" w:cs="Calibri"/>
              </w:rPr>
              <w:t>2.16.247.133</w:t>
            </w:r>
          </w:p>
        </w:tc>
      </w:tr>
      <w:tr w:rsidR="00C90278" w:rsidRPr="000D193B" w14:paraId="723EB372"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A5DC659" w14:textId="77777777" w:rsidR="00C90278" w:rsidRPr="00B17F14" w:rsidRDefault="00C90278" w:rsidP="001A1B54">
            <w:pPr>
              <w:spacing w:line="259" w:lineRule="auto"/>
              <w:jc w:val="center"/>
              <w:rPr>
                <w:rFonts w:eastAsia="Calibri" w:cs="Calibri"/>
              </w:rPr>
            </w:pPr>
            <w:r>
              <w:rPr>
                <w:rFonts w:eastAsia="Calibri" w:cs="Calibri"/>
              </w:rPr>
              <w:t>2.16.247.162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A8EFA35" w14:textId="77777777" w:rsidR="00C90278" w:rsidRPr="00B17F14" w:rsidRDefault="00C90278" w:rsidP="001A1B54">
            <w:pPr>
              <w:spacing w:line="259" w:lineRule="auto"/>
              <w:jc w:val="center"/>
              <w:rPr>
                <w:rFonts w:eastAsia="Calibri" w:cs="Calibri"/>
              </w:rPr>
            </w:pPr>
            <w:r>
              <w:rPr>
                <w:rFonts w:eastAsia="Calibri" w:cs="Calibri"/>
              </w:rPr>
              <w:t>2.17.47.4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A218DBB" w14:textId="77777777" w:rsidR="00C90278" w:rsidRPr="00B17F14" w:rsidRDefault="00C90278" w:rsidP="001A1B54">
            <w:pPr>
              <w:spacing w:line="259" w:lineRule="auto"/>
              <w:jc w:val="center"/>
              <w:rPr>
                <w:rFonts w:eastAsia="Calibri" w:cs="Calibri"/>
              </w:rPr>
            </w:pPr>
            <w:r>
              <w:rPr>
                <w:rFonts w:eastAsia="Calibri" w:cs="Calibri"/>
              </w:rPr>
              <w:t>2.17.47.6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4472DE6" w14:textId="77777777" w:rsidR="00C90278" w:rsidRPr="00B17F14" w:rsidRDefault="00C90278" w:rsidP="001A1B54">
            <w:pPr>
              <w:spacing w:line="259" w:lineRule="auto"/>
              <w:jc w:val="center"/>
              <w:rPr>
                <w:rFonts w:eastAsia="Calibri" w:cs="Calibri"/>
              </w:rPr>
            </w:pPr>
            <w:r>
              <w:rPr>
                <w:rFonts w:eastAsia="Calibri" w:cs="Calibri"/>
              </w:rPr>
              <w:t>2.17.161.89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9B8D134" w14:textId="77777777" w:rsidR="00C90278" w:rsidRPr="00B17F14" w:rsidRDefault="00C90278" w:rsidP="001A1B54">
            <w:pPr>
              <w:spacing w:line="259" w:lineRule="auto"/>
              <w:jc w:val="center"/>
              <w:rPr>
                <w:rFonts w:eastAsia="Calibri" w:cs="Calibri"/>
              </w:rPr>
            </w:pPr>
            <w:r>
              <w:rPr>
                <w:rFonts w:eastAsia="Calibri" w:cs="Calibri"/>
              </w:rPr>
              <w:t>2.17.161.99</w:t>
            </w:r>
          </w:p>
        </w:tc>
      </w:tr>
      <w:tr w:rsidR="00C90278" w:rsidRPr="000D193B" w14:paraId="1B84CCCC"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A770A68" w14:textId="77777777" w:rsidR="00C90278" w:rsidRPr="00B17F14" w:rsidRDefault="00C90278" w:rsidP="001A1B54">
            <w:pPr>
              <w:spacing w:line="259" w:lineRule="auto"/>
              <w:jc w:val="center"/>
              <w:rPr>
                <w:rFonts w:eastAsia="Calibri" w:cs="Calibri"/>
              </w:rPr>
            </w:pPr>
            <w:r>
              <w:rPr>
                <w:rFonts w:eastAsia="Calibri" w:cs="Calibri"/>
              </w:rPr>
              <w:t>2.18.20.133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3D72A7E" w14:textId="77777777" w:rsidR="00C90278" w:rsidRPr="00B17F14" w:rsidRDefault="00C90278" w:rsidP="001A1B54">
            <w:pPr>
              <w:spacing w:line="259" w:lineRule="auto"/>
              <w:jc w:val="center"/>
              <w:rPr>
                <w:rFonts w:eastAsia="Calibri" w:cs="Calibri"/>
              </w:rPr>
            </w:pPr>
            <w:r>
              <w:rPr>
                <w:rFonts w:eastAsia="Calibri" w:cs="Calibri"/>
              </w:rPr>
              <w:t>2.18.20.135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0862780" w14:textId="77777777" w:rsidR="00C90278" w:rsidRPr="00B17F14" w:rsidRDefault="00C90278" w:rsidP="001A1B54">
            <w:pPr>
              <w:spacing w:line="259" w:lineRule="auto"/>
              <w:jc w:val="center"/>
              <w:rPr>
                <w:rFonts w:eastAsia="Calibri" w:cs="Calibri"/>
              </w:rPr>
            </w:pPr>
            <w:r>
              <w:rPr>
                <w:rFonts w:eastAsia="Calibri" w:cs="Calibri"/>
              </w:rPr>
              <w:t>2.18.20.137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5A61990" w14:textId="77777777" w:rsidR="00C90278" w:rsidRPr="00B17F14" w:rsidRDefault="00C90278" w:rsidP="001A1B54">
            <w:pPr>
              <w:spacing w:line="259" w:lineRule="auto"/>
              <w:jc w:val="center"/>
              <w:rPr>
                <w:rFonts w:eastAsia="Calibri" w:cs="Calibri"/>
              </w:rPr>
            </w:pPr>
            <w:r>
              <w:rPr>
                <w:rFonts w:eastAsia="Calibri" w:cs="Calibri"/>
              </w:rPr>
              <w:t>2.18.20.141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02F8EC4" w14:textId="77777777" w:rsidR="00C90278" w:rsidRPr="00B17F14" w:rsidRDefault="00C90278" w:rsidP="001A1B54">
            <w:pPr>
              <w:spacing w:line="259" w:lineRule="auto"/>
              <w:jc w:val="center"/>
              <w:rPr>
                <w:rFonts w:eastAsia="Calibri" w:cs="Calibri"/>
              </w:rPr>
            </w:pPr>
            <w:r>
              <w:rPr>
                <w:rFonts w:eastAsia="Calibri" w:cs="Calibri"/>
              </w:rPr>
              <w:t>2.18.27.4</w:t>
            </w:r>
          </w:p>
        </w:tc>
      </w:tr>
      <w:tr w:rsidR="00C90278" w:rsidRPr="000D193B" w14:paraId="2C4CABB0"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0B16E8C" w14:textId="77777777" w:rsidR="00C90278" w:rsidRPr="00B17F14" w:rsidRDefault="00C90278" w:rsidP="001A1B54">
            <w:pPr>
              <w:spacing w:line="259" w:lineRule="auto"/>
              <w:jc w:val="center"/>
              <w:rPr>
                <w:rFonts w:eastAsia="Calibri" w:cs="Calibri"/>
              </w:rPr>
            </w:pPr>
            <w:r>
              <w:rPr>
                <w:rFonts w:eastAsia="Calibri" w:cs="Calibri"/>
              </w:rPr>
              <w:t>2.18.27.5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1EAD2CA" w14:textId="77777777" w:rsidR="00C90278" w:rsidRPr="00B17F14" w:rsidRDefault="00C90278" w:rsidP="001A1B54">
            <w:pPr>
              <w:spacing w:line="259" w:lineRule="auto"/>
              <w:jc w:val="center"/>
              <w:rPr>
                <w:rFonts w:eastAsia="Calibri" w:cs="Calibri"/>
              </w:rPr>
            </w:pPr>
            <w:r>
              <w:rPr>
                <w:rFonts w:eastAsia="Calibri" w:cs="Calibri"/>
              </w:rPr>
              <w:t>2.18.27.8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8A578BB" w14:textId="77777777" w:rsidR="00C90278" w:rsidRPr="00B17F14" w:rsidRDefault="00C90278" w:rsidP="001A1B54">
            <w:pPr>
              <w:spacing w:line="259" w:lineRule="auto"/>
              <w:jc w:val="center"/>
              <w:rPr>
                <w:rFonts w:eastAsia="Calibri" w:cs="Calibri"/>
              </w:rPr>
            </w:pPr>
            <w:r>
              <w:rPr>
                <w:rFonts w:eastAsia="Calibri" w:cs="Calibri"/>
              </w:rPr>
              <w:t>2.18.27.14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F15869C" w14:textId="77777777" w:rsidR="00C90278" w:rsidRPr="00B17F14" w:rsidRDefault="00C90278" w:rsidP="001A1B54">
            <w:pPr>
              <w:spacing w:line="259" w:lineRule="auto"/>
              <w:jc w:val="center"/>
              <w:rPr>
                <w:rFonts w:eastAsia="Calibri" w:cs="Calibri"/>
              </w:rPr>
            </w:pPr>
            <w:r>
              <w:rPr>
                <w:rFonts w:eastAsia="Calibri" w:cs="Calibri"/>
              </w:rPr>
              <w:t>2.18.27.15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7D9DEFE" w14:textId="77777777" w:rsidR="00C90278" w:rsidRPr="00B17F14" w:rsidRDefault="00C90278" w:rsidP="001A1B54">
            <w:pPr>
              <w:spacing w:line="259" w:lineRule="auto"/>
              <w:jc w:val="center"/>
              <w:rPr>
                <w:rFonts w:eastAsia="Calibri" w:cs="Calibri"/>
              </w:rPr>
            </w:pPr>
            <w:r>
              <w:rPr>
                <w:rFonts w:eastAsia="Calibri" w:cs="Calibri"/>
              </w:rPr>
              <w:t>2.18.27.17</w:t>
            </w:r>
          </w:p>
        </w:tc>
      </w:tr>
      <w:tr w:rsidR="00C90278" w:rsidRPr="000D193B" w14:paraId="1D49E3EC"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4634A9E" w14:textId="77777777" w:rsidR="00C90278" w:rsidRPr="00B17F14" w:rsidRDefault="00C90278" w:rsidP="001A1B54">
            <w:pPr>
              <w:spacing w:line="259" w:lineRule="auto"/>
              <w:jc w:val="center"/>
              <w:rPr>
                <w:rFonts w:eastAsia="Calibri" w:cs="Calibri"/>
              </w:rPr>
            </w:pPr>
            <w:r>
              <w:rPr>
                <w:rFonts w:eastAsia="Calibri" w:cs="Calibri"/>
              </w:rPr>
              <w:t>2.18.27.18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0325468" w14:textId="77777777" w:rsidR="00C90278" w:rsidRPr="00B17F14" w:rsidRDefault="00C90278" w:rsidP="001A1B54">
            <w:pPr>
              <w:spacing w:line="259" w:lineRule="auto"/>
              <w:jc w:val="center"/>
              <w:rPr>
                <w:rFonts w:eastAsia="Calibri" w:cs="Calibri"/>
              </w:rPr>
            </w:pPr>
            <w:r>
              <w:rPr>
                <w:rFonts w:eastAsia="Calibri" w:cs="Calibri"/>
              </w:rPr>
              <w:t>2.18.27.19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5DCFEC8" w14:textId="77777777" w:rsidR="00C90278" w:rsidRPr="00B17F14" w:rsidRDefault="00C90278" w:rsidP="001A1B54">
            <w:pPr>
              <w:spacing w:line="259" w:lineRule="auto"/>
              <w:jc w:val="center"/>
              <w:rPr>
                <w:rFonts w:eastAsia="Calibri" w:cs="Calibri"/>
              </w:rPr>
            </w:pPr>
            <w:r>
              <w:rPr>
                <w:rFonts w:eastAsia="Calibri" w:cs="Calibri"/>
              </w:rPr>
              <w:t>2.18.27.20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A273929" w14:textId="77777777" w:rsidR="00C90278" w:rsidRPr="00B17F14" w:rsidRDefault="00C90278" w:rsidP="001A1B54">
            <w:pPr>
              <w:spacing w:line="259" w:lineRule="auto"/>
              <w:jc w:val="center"/>
              <w:rPr>
                <w:rFonts w:eastAsia="Calibri" w:cs="Calibri"/>
              </w:rPr>
            </w:pPr>
            <w:r>
              <w:rPr>
                <w:rFonts w:eastAsia="Calibri" w:cs="Calibri"/>
              </w:rPr>
              <w:t>2.18.27.22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DC8D96B" w14:textId="77777777" w:rsidR="00C90278" w:rsidRPr="00B17F14" w:rsidRDefault="00C90278" w:rsidP="001A1B54">
            <w:pPr>
              <w:spacing w:line="259" w:lineRule="auto"/>
              <w:jc w:val="center"/>
              <w:rPr>
                <w:rFonts w:eastAsia="Calibri" w:cs="Calibri"/>
              </w:rPr>
            </w:pPr>
            <w:r>
              <w:rPr>
                <w:rFonts w:eastAsia="Calibri" w:cs="Calibri"/>
              </w:rPr>
              <w:t>2.18.27.24</w:t>
            </w:r>
          </w:p>
        </w:tc>
      </w:tr>
      <w:tr w:rsidR="00C90278" w:rsidRPr="000D193B" w14:paraId="5916B6CC"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6B98690" w14:textId="77777777" w:rsidR="00C90278" w:rsidRPr="00B17F14" w:rsidRDefault="00C90278" w:rsidP="001A1B54">
            <w:pPr>
              <w:spacing w:line="259" w:lineRule="auto"/>
              <w:jc w:val="center"/>
              <w:rPr>
                <w:rFonts w:eastAsia="Calibri" w:cs="Calibri"/>
              </w:rPr>
            </w:pPr>
            <w:r>
              <w:rPr>
                <w:rFonts w:eastAsia="Calibri" w:cs="Calibri"/>
              </w:rPr>
              <w:t>2.18.27.25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66C1423" w14:textId="77777777" w:rsidR="00C90278" w:rsidRPr="00B17F14" w:rsidRDefault="00C90278" w:rsidP="001A1B54">
            <w:pPr>
              <w:spacing w:line="259" w:lineRule="auto"/>
              <w:jc w:val="center"/>
              <w:rPr>
                <w:rFonts w:eastAsia="Calibri" w:cs="Calibri"/>
              </w:rPr>
            </w:pPr>
            <w:r>
              <w:rPr>
                <w:rFonts w:eastAsia="Calibri" w:cs="Calibri"/>
              </w:rPr>
              <w:t>2.18.27.26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B4D43AD" w14:textId="77777777" w:rsidR="00C90278" w:rsidRPr="00B17F14" w:rsidRDefault="00C90278" w:rsidP="001A1B54">
            <w:pPr>
              <w:spacing w:line="259" w:lineRule="auto"/>
              <w:jc w:val="center"/>
              <w:rPr>
                <w:rFonts w:eastAsia="Calibri" w:cs="Calibri"/>
              </w:rPr>
            </w:pPr>
            <w:r>
              <w:rPr>
                <w:rFonts w:eastAsia="Calibri" w:cs="Calibri"/>
              </w:rPr>
              <w:t>2.18.27.32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E2A3031" w14:textId="77777777" w:rsidR="00C90278" w:rsidRPr="00B17F14" w:rsidRDefault="00C90278" w:rsidP="001A1B54">
            <w:pPr>
              <w:spacing w:line="259" w:lineRule="auto"/>
              <w:jc w:val="center"/>
              <w:rPr>
                <w:rFonts w:eastAsia="Calibri" w:cs="Calibri"/>
              </w:rPr>
            </w:pPr>
            <w:r>
              <w:rPr>
                <w:rFonts w:eastAsia="Calibri" w:cs="Calibri"/>
              </w:rPr>
              <w:t>2.18.63.198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387BAD2" w14:textId="77777777" w:rsidR="00C90278" w:rsidRPr="00B17F14" w:rsidRDefault="00C90278" w:rsidP="001A1B54">
            <w:pPr>
              <w:spacing w:line="259" w:lineRule="auto"/>
              <w:jc w:val="center"/>
              <w:rPr>
                <w:rFonts w:eastAsia="Calibri" w:cs="Calibri"/>
              </w:rPr>
            </w:pPr>
            <w:r>
              <w:rPr>
                <w:rFonts w:eastAsia="Calibri" w:cs="Calibri"/>
              </w:rPr>
              <w:t>2.18.63.200</w:t>
            </w:r>
          </w:p>
        </w:tc>
      </w:tr>
      <w:tr w:rsidR="00C90278" w:rsidRPr="000D193B" w14:paraId="57CB6BE9"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76F85E7" w14:textId="77777777" w:rsidR="00C90278" w:rsidRPr="00B17F14" w:rsidRDefault="00C90278" w:rsidP="001A1B54">
            <w:pPr>
              <w:spacing w:line="259" w:lineRule="auto"/>
              <w:jc w:val="center"/>
              <w:rPr>
                <w:rFonts w:eastAsia="Calibri" w:cs="Calibri"/>
              </w:rPr>
            </w:pPr>
            <w:r>
              <w:rPr>
                <w:rFonts w:eastAsia="Calibri" w:cs="Calibri"/>
              </w:rPr>
              <w:t>2.18.63.201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C70C7EE" w14:textId="77777777" w:rsidR="00C90278" w:rsidRPr="00B17F14" w:rsidRDefault="00C90278" w:rsidP="001A1B54">
            <w:pPr>
              <w:spacing w:line="259" w:lineRule="auto"/>
              <w:jc w:val="center"/>
              <w:rPr>
                <w:rFonts w:eastAsia="Calibri" w:cs="Calibri"/>
              </w:rPr>
            </w:pPr>
            <w:r>
              <w:rPr>
                <w:rFonts w:eastAsia="Calibri" w:cs="Calibri"/>
              </w:rPr>
              <w:t>2.18.63.207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DB2ED92" w14:textId="77777777" w:rsidR="00C90278" w:rsidRPr="00B17F14" w:rsidRDefault="00C90278" w:rsidP="001A1B54">
            <w:pPr>
              <w:spacing w:line="259" w:lineRule="auto"/>
              <w:jc w:val="center"/>
              <w:rPr>
                <w:rFonts w:eastAsia="Calibri" w:cs="Calibri"/>
              </w:rPr>
            </w:pPr>
            <w:r>
              <w:rPr>
                <w:rFonts w:eastAsia="Calibri" w:cs="Calibri"/>
              </w:rPr>
              <w:t>2.18.63.209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450DA7A" w14:textId="77777777" w:rsidR="00C90278" w:rsidRPr="00B17F14" w:rsidRDefault="00C90278" w:rsidP="001A1B54">
            <w:pPr>
              <w:spacing w:line="259" w:lineRule="auto"/>
              <w:jc w:val="center"/>
              <w:rPr>
                <w:rFonts w:eastAsia="Calibri" w:cs="Calibri"/>
              </w:rPr>
            </w:pPr>
            <w:r>
              <w:rPr>
                <w:rFonts w:eastAsia="Calibri" w:cs="Calibri"/>
              </w:rPr>
              <w:t>2.18.63.211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CDA2507" w14:textId="77777777" w:rsidR="00C90278" w:rsidRPr="00B17F14" w:rsidRDefault="00C90278" w:rsidP="001A1B54">
            <w:pPr>
              <w:spacing w:line="259" w:lineRule="auto"/>
              <w:jc w:val="center"/>
              <w:rPr>
                <w:rFonts w:eastAsia="Calibri" w:cs="Calibri"/>
              </w:rPr>
            </w:pPr>
            <w:r>
              <w:rPr>
                <w:rFonts w:eastAsia="Calibri" w:cs="Calibri"/>
              </w:rPr>
              <w:t>2.18.63.214</w:t>
            </w:r>
          </w:p>
        </w:tc>
      </w:tr>
      <w:tr w:rsidR="00C90278" w:rsidRPr="000D193B" w14:paraId="7839DDC8"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1F7B8EA" w14:textId="77777777" w:rsidR="00C90278" w:rsidRPr="00B17F14" w:rsidRDefault="00C90278" w:rsidP="001A1B54">
            <w:pPr>
              <w:spacing w:line="259" w:lineRule="auto"/>
              <w:jc w:val="center"/>
              <w:rPr>
                <w:rFonts w:eastAsia="Calibri" w:cs="Calibri"/>
              </w:rPr>
            </w:pPr>
            <w:r>
              <w:rPr>
                <w:rFonts w:eastAsia="Calibri" w:cs="Calibri"/>
              </w:rPr>
              <w:t>2.18.63.215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77DB8BC" w14:textId="77777777" w:rsidR="00C90278" w:rsidRPr="00B17F14" w:rsidRDefault="00C90278" w:rsidP="001A1B54">
            <w:pPr>
              <w:spacing w:line="259" w:lineRule="auto"/>
              <w:jc w:val="center"/>
              <w:rPr>
                <w:rFonts w:eastAsia="Calibri" w:cs="Calibri"/>
              </w:rPr>
            </w:pPr>
            <w:r>
              <w:rPr>
                <w:rFonts w:eastAsia="Calibri" w:cs="Calibri"/>
              </w:rPr>
              <w:t>2.18.63.220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D24C1F6" w14:textId="77777777" w:rsidR="00C90278" w:rsidRPr="00B17F14" w:rsidRDefault="00C90278" w:rsidP="001A1B54">
            <w:pPr>
              <w:spacing w:line="259" w:lineRule="auto"/>
              <w:jc w:val="center"/>
              <w:rPr>
                <w:rFonts w:eastAsia="Calibri" w:cs="Calibri"/>
              </w:rPr>
            </w:pPr>
            <w:r>
              <w:rPr>
                <w:rFonts w:eastAsia="Calibri" w:cs="Calibri"/>
              </w:rPr>
              <w:t>2.18.63.227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631E704" w14:textId="77777777" w:rsidR="00C90278" w:rsidRPr="00B17F14" w:rsidRDefault="00C90278" w:rsidP="001A1B54">
            <w:pPr>
              <w:spacing w:line="259" w:lineRule="auto"/>
              <w:jc w:val="center"/>
              <w:rPr>
                <w:rFonts w:eastAsia="Calibri" w:cs="Calibri"/>
              </w:rPr>
            </w:pPr>
            <w:r>
              <w:rPr>
                <w:rFonts w:eastAsia="Calibri" w:cs="Calibri"/>
              </w:rPr>
              <w:t>2.18.64.6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378469D" w14:textId="77777777" w:rsidR="00C90278" w:rsidRPr="00B17F14" w:rsidRDefault="00C90278" w:rsidP="001A1B54">
            <w:pPr>
              <w:spacing w:line="259" w:lineRule="auto"/>
              <w:jc w:val="center"/>
              <w:rPr>
                <w:rFonts w:eastAsia="Calibri" w:cs="Calibri"/>
              </w:rPr>
            </w:pPr>
            <w:r>
              <w:rPr>
                <w:rFonts w:eastAsia="Calibri" w:cs="Calibri"/>
              </w:rPr>
              <w:t>2.18.64.8</w:t>
            </w:r>
          </w:p>
        </w:tc>
      </w:tr>
      <w:tr w:rsidR="00C90278" w:rsidRPr="000D193B" w14:paraId="0FB3522D"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EFE3F4F" w14:textId="77777777" w:rsidR="00C90278" w:rsidRPr="00B17F14" w:rsidRDefault="00C90278" w:rsidP="001A1B54">
            <w:pPr>
              <w:spacing w:line="259" w:lineRule="auto"/>
              <w:jc w:val="center"/>
              <w:rPr>
                <w:rFonts w:eastAsia="Calibri" w:cs="Calibri"/>
              </w:rPr>
            </w:pPr>
            <w:r>
              <w:rPr>
                <w:rFonts w:eastAsia="Calibri" w:cs="Calibri"/>
              </w:rPr>
              <w:t>2.18.64.9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ACFAB10" w14:textId="77777777" w:rsidR="00C90278" w:rsidRPr="00B17F14" w:rsidRDefault="00C90278" w:rsidP="001A1B54">
            <w:pPr>
              <w:spacing w:line="259" w:lineRule="auto"/>
              <w:jc w:val="center"/>
              <w:rPr>
                <w:rFonts w:eastAsia="Calibri" w:cs="Calibri"/>
              </w:rPr>
            </w:pPr>
            <w:r>
              <w:rPr>
                <w:rFonts w:eastAsia="Calibri" w:cs="Calibri"/>
              </w:rPr>
              <w:t>2.18.64.10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BE27E32" w14:textId="77777777" w:rsidR="00C90278" w:rsidRPr="00B17F14" w:rsidRDefault="00C90278" w:rsidP="001A1B54">
            <w:pPr>
              <w:spacing w:line="259" w:lineRule="auto"/>
              <w:jc w:val="center"/>
              <w:rPr>
                <w:rFonts w:eastAsia="Calibri" w:cs="Calibri"/>
              </w:rPr>
            </w:pPr>
            <w:r>
              <w:rPr>
                <w:rFonts w:eastAsia="Calibri" w:cs="Calibri"/>
              </w:rPr>
              <w:t>2.18.64.19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B1027E4" w14:textId="77777777" w:rsidR="00C90278" w:rsidRPr="00B17F14" w:rsidRDefault="00C90278" w:rsidP="001A1B54">
            <w:pPr>
              <w:spacing w:line="259" w:lineRule="auto"/>
              <w:jc w:val="center"/>
              <w:rPr>
                <w:rFonts w:eastAsia="Calibri" w:cs="Calibri"/>
              </w:rPr>
            </w:pPr>
            <w:r>
              <w:rPr>
                <w:rFonts w:eastAsia="Calibri" w:cs="Calibri"/>
              </w:rPr>
              <w:t>2.18.64.21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5D74D09" w14:textId="77777777" w:rsidR="00C90278" w:rsidRPr="00B17F14" w:rsidRDefault="00C90278" w:rsidP="001A1B54">
            <w:pPr>
              <w:spacing w:line="259" w:lineRule="auto"/>
              <w:jc w:val="center"/>
              <w:rPr>
                <w:rFonts w:eastAsia="Calibri" w:cs="Calibri"/>
              </w:rPr>
            </w:pPr>
            <w:r>
              <w:rPr>
                <w:rFonts w:eastAsia="Calibri" w:cs="Calibri"/>
              </w:rPr>
              <w:t>2.18.64.26</w:t>
            </w:r>
          </w:p>
        </w:tc>
      </w:tr>
      <w:tr w:rsidR="00C90278" w:rsidRPr="000D193B" w14:paraId="432EB5A6"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D643E25" w14:textId="77777777" w:rsidR="00C90278" w:rsidRPr="00B17F14" w:rsidRDefault="00C90278" w:rsidP="001A1B54">
            <w:pPr>
              <w:spacing w:line="259" w:lineRule="auto"/>
              <w:jc w:val="center"/>
              <w:rPr>
                <w:rFonts w:eastAsia="Calibri" w:cs="Calibri"/>
              </w:rPr>
            </w:pPr>
            <w:r>
              <w:rPr>
                <w:rFonts w:eastAsia="Calibri" w:cs="Calibri"/>
              </w:rPr>
              <w:t>2.18.64.27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9B0FB51" w14:textId="77777777" w:rsidR="00C90278" w:rsidRPr="00B17F14" w:rsidRDefault="00C90278" w:rsidP="001A1B54">
            <w:pPr>
              <w:spacing w:line="259" w:lineRule="auto"/>
              <w:jc w:val="center"/>
              <w:rPr>
                <w:rFonts w:eastAsia="Calibri" w:cs="Calibri"/>
              </w:rPr>
            </w:pPr>
            <w:r>
              <w:rPr>
                <w:rFonts w:eastAsia="Calibri" w:cs="Calibri"/>
              </w:rPr>
              <w:t>2.18.64.31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5A61F3A" w14:textId="77777777" w:rsidR="00C90278" w:rsidRPr="00B17F14" w:rsidRDefault="00C90278" w:rsidP="001A1B54">
            <w:pPr>
              <w:spacing w:line="259" w:lineRule="auto"/>
              <w:jc w:val="center"/>
              <w:rPr>
                <w:rFonts w:eastAsia="Calibri" w:cs="Calibri"/>
              </w:rPr>
            </w:pPr>
            <w:r>
              <w:rPr>
                <w:rFonts w:eastAsia="Calibri" w:cs="Calibri"/>
              </w:rPr>
              <w:t>2.18.64.34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108D4E0" w14:textId="77777777" w:rsidR="00C90278" w:rsidRPr="00B17F14" w:rsidRDefault="00C90278" w:rsidP="001A1B54">
            <w:pPr>
              <w:spacing w:line="259" w:lineRule="auto"/>
              <w:jc w:val="center"/>
              <w:rPr>
                <w:rFonts w:eastAsia="Calibri" w:cs="Calibri"/>
              </w:rPr>
            </w:pPr>
            <w:r>
              <w:rPr>
                <w:rFonts w:eastAsia="Calibri" w:cs="Calibri"/>
              </w:rPr>
              <w:t>2.18.67.130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ADB894A" w14:textId="77777777" w:rsidR="00C90278" w:rsidRPr="00B17F14" w:rsidRDefault="00C90278" w:rsidP="001A1B54">
            <w:pPr>
              <w:spacing w:line="259" w:lineRule="auto"/>
              <w:jc w:val="center"/>
              <w:rPr>
                <w:rFonts w:eastAsia="Calibri" w:cs="Calibri"/>
              </w:rPr>
            </w:pPr>
            <w:r>
              <w:rPr>
                <w:rFonts w:eastAsia="Calibri" w:cs="Calibri"/>
              </w:rPr>
              <w:t>2.18.67.134</w:t>
            </w:r>
          </w:p>
        </w:tc>
      </w:tr>
      <w:tr w:rsidR="00C90278" w:rsidRPr="000D193B" w14:paraId="09115729"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1FB6C01" w14:textId="77777777" w:rsidR="00C90278" w:rsidRPr="00B17F14" w:rsidRDefault="00C90278" w:rsidP="001A1B54">
            <w:pPr>
              <w:spacing w:line="259" w:lineRule="auto"/>
              <w:jc w:val="center"/>
              <w:rPr>
                <w:rFonts w:eastAsia="Calibri" w:cs="Calibri"/>
              </w:rPr>
            </w:pPr>
            <w:r>
              <w:rPr>
                <w:rFonts w:eastAsia="Calibri" w:cs="Calibri"/>
              </w:rPr>
              <w:t>2.18.67.138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56B663C" w14:textId="77777777" w:rsidR="00C90278" w:rsidRPr="00B17F14" w:rsidRDefault="00C90278" w:rsidP="001A1B54">
            <w:pPr>
              <w:spacing w:line="259" w:lineRule="auto"/>
              <w:jc w:val="center"/>
              <w:rPr>
                <w:rFonts w:eastAsia="Calibri" w:cs="Calibri"/>
              </w:rPr>
            </w:pPr>
            <w:r>
              <w:rPr>
                <w:rFonts w:eastAsia="Calibri" w:cs="Calibri"/>
              </w:rPr>
              <w:t>2.18.67.139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43E0003" w14:textId="77777777" w:rsidR="00C90278" w:rsidRPr="00B17F14" w:rsidRDefault="00C90278" w:rsidP="001A1B54">
            <w:pPr>
              <w:spacing w:line="259" w:lineRule="auto"/>
              <w:jc w:val="center"/>
              <w:rPr>
                <w:rFonts w:eastAsia="Calibri" w:cs="Calibri"/>
              </w:rPr>
            </w:pPr>
            <w:r>
              <w:rPr>
                <w:rFonts w:eastAsia="Calibri" w:cs="Calibri"/>
              </w:rPr>
              <w:t>2.18.67.140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993425E" w14:textId="77777777" w:rsidR="00C90278" w:rsidRPr="00B17F14" w:rsidRDefault="00C90278" w:rsidP="001A1B54">
            <w:pPr>
              <w:spacing w:line="259" w:lineRule="auto"/>
              <w:jc w:val="center"/>
              <w:rPr>
                <w:rFonts w:eastAsia="Calibri" w:cs="Calibri"/>
              </w:rPr>
            </w:pPr>
            <w:r>
              <w:rPr>
                <w:rFonts w:eastAsia="Calibri" w:cs="Calibri"/>
              </w:rPr>
              <w:t>2.18.67.153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165CA5F" w14:textId="77777777" w:rsidR="00C90278" w:rsidRPr="00B17F14" w:rsidRDefault="00C90278" w:rsidP="001A1B54">
            <w:pPr>
              <w:spacing w:line="259" w:lineRule="auto"/>
              <w:jc w:val="center"/>
              <w:rPr>
                <w:rFonts w:eastAsia="Calibri" w:cs="Calibri"/>
              </w:rPr>
            </w:pPr>
            <w:r>
              <w:rPr>
                <w:rFonts w:eastAsia="Calibri" w:cs="Calibri"/>
              </w:rPr>
              <w:t>2.18.67.154</w:t>
            </w:r>
          </w:p>
        </w:tc>
      </w:tr>
      <w:tr w:rsidR="00C90278" w:rsidRPr="000D193B" w14:paraId="08C30505"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9497FA8" w14:textId="77777777" w:rsidR="00C90278" w:rsidRPr="00B17F14" w:rsidRDefault="00C90278" w:rsidP="001A1B54">
            <w:pPr>
              <w:spacing w:line="259" w:lineRule="auto"/>
              <w:jc w:val="center"/>
              <w:rPr>
                <w:rFonts w:eastAsia="Calibri" w:cs="Calibri"/>
              </w:rPr>
            </w:pPr>
            <w:r>
              <w:rPr>
                <w:rFonts w:eastAsia="Calibri" w:cs="Calibri"/>
              </w:rPr>
              <w:t>2.18.67.161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3B33FFA" w14:textId="77777777" w:rsidR="00C90278" w:rsidRPr="00B17F14" w:rsidRDefault="00C90278" w:rsidP="001A1B54">
            <w:pPr>
              <w:spacing w:line="259" w:lineRule="auto"/>
              <w:jc w:val="center"/>
              <w:rPr>
                <w:rFonts w:eastAsia="Calibri" w:cs="Calibri"/>
              </w:rPr>
            </w:pPr>
            <w:r>
              <w:rPr>
                <w:rFonts w:eastAsia="Calibri" w:cs="Calibri"/>
              </w:rPr>
              <w:t>2.18.67.162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EAA1BAE" w14:textId="77777777" w:rsidR="00C90278" w:rsidRPr="00B17F14" w:rsidRDefault="00C90278" w:rsidP="001A1B54">
            <w:pPr>
              <w:spacing w:line="259" w:lineRule="auto"/>
              <w:jc w:val="center"/>
              <w:rPr>
                <w:rFonts w:eastAsia="Calibri" w:cs="Calibri"/>
              </w:rPr>
            </w:pPr>
            <w:r>
              <w:rPr>
                <w:rFonts w:eastAsia="Calibri" w:cs="Calibri"/>
              </w:rPr>
              <w:t>2.18.67.163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EF4D573" w14:textId="77777777" w:rsidR="00C90278" w:rsidRPr="00B17F14" w:rsidRDefault="00C90278" w:rsidP="001A1B54">
            <w:pPr>
              <w:spacing w:line="259" w:lineRule="auto"/>
              <w:jc w:val="center"/>
              <w:rPr>
                <w:rFonts w:eastAsia="Calibri" w:cs="Calibri"/>
              </w:rPr>
            </w:pPr>
            <w:r>
              <w:rPr>
                <w:rFonts w:eastAsia="Calibri" w:cs="Calibri"/>
              </w:rPr>
              <w:t>2.18.244.29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1AD848D" w14:textId="77777777" w:rsidR="00C90278" w:rsidRPr="00B17F14" w:rsidRDefault="00C90278" w:rsidP="001A1B54">
            <w:pPr>
              <w:spacing w:line="259" w:lineRule="auto"/>
              <w:jc w:val="center"/>
              <w:rPr>
                <w:rFonts w:eastAsia="Calibri" w:cs="Calibri"/>
              </w:rPr>
            </w:pPr>
            <w:r>
              <w:rPr>
                <w:rFonts w:eastAsia="Calibri" w:cs="Calibri"/>
              </w:rPr>
              <w:t>2.18.244.32</w:t>
            </w:r>
          </w:p>
        </w:tc>
      </w:tr>
      <w:tr w:rsidR="00C90278" w:rsidRPr="000D193B" w14:paraId="3B294E11"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CA44498" w14:textId="77777777" w:rsidR="00C90278" w:rsidRPr="00B17F14" w:rsidRDefault="00C90278" w:rsidP="001A1B54">
            <w:pPr>
              <w:spacing w:line="259" w:lineRule="auto"/>
              <w:jc w:val="center"/>
              <w:rPr>
                <w:rFonts w:eastAsia="Calibri" w:cs="Calibri"/>
              </w:rPr>
            </w:pPr>
            <w:r>
              <w:rPr>
                <w:rFonts w:eastAsia="Calibri" w:cs="Calibri"/>
              </w:rPr>
              <w:t>2.19.10.196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4E84268" w14:textId="77777777" w:rsidR="00C90278" w:rsidRPr="00B17F14" w:rsidRDefault="00C90278" w:rsidP="001A1B54">
            <w:pPr>
              <w:spacing w:line="259" w:lineRule="auto"/>
              <w:jc w:val="center"/>
              <w:rPr>
                <w:rFonts w:eastAsia="Calibri" w:cs="Calibri"/>
              </w:rPr>
            </w:pPr>
            <w:r>
              <w:rPr>
                <w:rFonts w:eastAsia="Calibri" w:cs="Calibri"/>
              </w:rPr>
              <w:t>2.19.10.200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D483252" w14:textId="77777777" w:rsidR="00C90278" w:rsidRPr="00B17F14" w:rsidRDefault="00C90278" w:rsidP="001A1B54">
            <w:pPr>
              <w:spacing w:line="259" w:lineRule="auto"/>
              <w:jc w:val="center"/>
              <w:rPr>
                <w:rFonts w:eastAsia="Calibri" w:cs="Calibri"/>
              </w:rPr>
            </w:pPr>
            <w:r>
              <w:rPr>
                <w:rFonts w:eastAsia="Calibri" w:cs="Calibri"/>
              </w:rPr>
              <w:t>2.19.96.171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5BF69E1" w14:textId="77777777" w:rsidR="00C90278" w:rsidRPr="00B17F14" w:rsidRDefault="00C90278" w:rsidP="001A1B54">
            <w:pPr>
              <w:spacing w:line="259" w:lineRule="auto"/>
              <w:jc w:val="center"/>
              <w:rPr>
                <w:rFonts w:eastAsia="Calibri" w:cs="Calibri"/>
              </w:rPr>
            </w:pPr>
            <w:r>
              <w:rPr>
                <w:rFonts w:eastAsia="Calibri" w:cs="Calibri"/>
              </w:rPr>
              <w:t>2.19.96.240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B4D9A68" w14:textId="77777777" w:rsidR="00C90278" w:rsidRPr="00B17F14" w:rsidRDefault="00C90278" w:rsidP="001A1B54">
            <w:pPr>
              <w:spacing w:line="259" w:lineRule="auto"/>
              <w:jc w:val="center"/>
              <w:rPr>
                <w:rFonts w:eastAsia="Calibri" w:cs="Calibri"/>
              </w:rPr>
            </w:pPr>
            <w:r>
              <w:rPr>
                <w:rFonts w:eastAsia="Calibri" w:cs="Calibri"/>
              </w:rPr>
              <w:t>2.19.120.80</w:t>
            </w:r>
          </w:p>
        </w:tc>
      </w:tr>
      <w:tr w:rsidR="00C90278" w:rsidRPr="000D193B" w14:paraId="01A1D877"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AA4A430" w14:textId="77777777" w:rsidR="00C90278" w:rsidRPr="00B17F14" w:rsidRDefault="00C90278" w:rsidP="001A1B54">
            <w:pPr>
              <w:spacing w:line="259" w:lineRule="auto"/>
              <w:jc w:val="center"/>
              <w:rPr>
                <w:rFonts w:eastAsia="Calibri" w:cs="Calibri"/>
              </w:rPr>
            </w:pPr>
            <w:r>
              <w:rPr>
                <w:rFonts w:eastAsia="Calibri" w:cs="Calibri"/>
              </w:rPr>
              <w:lastRenderedPageBreak/>
              <w:t>2.19.120.83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93BA040" w14:textId="77777777" w:rsidR="00C90278" w:rsidRPr="00B17F14" w:rsidRDefault="00C90278" w:rsidP="001A1B54">
            <w:pPr>
              <w:spacing w:line="259" w:lineRule="auto"/>
              <w:jc w:val="center"/>
              <w:rPr>
                <w:rFonts w:eastAsia="Calibri" w:cs="Calibri"/>
              </w:rPr>
            </w:pPr>
            <w:r>
              <w:rPr>
                <w:rFonts w:eastAsia="Calibri" w:cs="Calibri"/>
              </w:rPr>
              <w:t>2.19.120.89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F7F96C8" w14:textId="77777777" w:rsidR="00C90278" w:rsidRPr="00B17F14" w:rsidRDefault="00C90278" w:rsidP="001A1B54">
            <w:pPr>
              <w:spacing w:line="259" w:lineRule="auto"/>
              <w:jc w:val="center"/>
              <w:rPr>
                <w:rFonts w:eastAsia="Calibri" w:cs="Calibri"/>
              </w:rPr>
            </w:pPr>
            <w:r>
              <w:rPr>
                <w:rFonts w:eastAsia="Calibri" w:cs="Calibri"/>
              </w:rPr>
              <w:t>2.19.120.97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CC86733" w14:textId="77777777" w:rsidR="00C90278" w:rsidRPr="00B17F14" w:rsidRDefault="00C90278" w:rsidP="001A1B54">
            <w:pPr>
              <w:spacing w:line="259" w:lineRule="auto"/>
              <w:jc w:val="center"/>
              <w:rPr>
                <w:rFonts w:eastAsia="Calibri" w:cs="Calibri"/>
              </w:rPr>
            </w:pPr>
            <w:r>
              <w:rPr>
                <w:rFonts w:eastAsia="Calibri" w:cs="Calibri"/>
              </w:rPr>
              <w:t>2.19.173.9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F2BE29F" w14:textId="77777777" w:rsidR="00C90278" w:rsidRPr="00B17F14" w:rsidRDefault="00C90278" w:rsidP="001A1B54">
            <w:pPr>
              <w:spacing w:line="259" w:lineRule="auto"/>
              <w:jc w:val="center"/>
              <w:rPr>
                <w:rFonts w:eastAsia="Calibri" w:cs="Calibri"/>
              </w:rPr>
            </w:pPr>
            <w:r>
              <w:rPr>
                <w:rFonts w:eastAsia="Calibri" w:cs="Calibri"/>
              </w:rPr>
              <w:t>2.19.176.193</w:t>
            </w:r>
          </w:p>
        </w:tc>
      </w:tr>
      <w:tr w:rsidR="00C90278" w:rsidRPr="000D193B" w14:paraId="57A7780F"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8F9F385" w14:textId="77777777" w:rsidR="00C90278" w:rsidRPr="00B17F14" w:rsidRDefault="00C90278" w:rsidP="001A1B54">
            <w:pPr>
              <w:spacing w:line="259" w:lineRule="auto"/>
              <w:jc w:val="center"/>
              <w:rPr>
                <w:rFonts w:eastAsia="Calibri" w:cs="Calibri"/>
              </w:rPr>
            </w:pPr>
            <w:r>
              <w:rPr>
                <w:rFonts w:eastAsia="Calibri" w:cs="Calibri"/>
              </w:rPr>
              <w:t>2.19.176.210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8000830" w14:textId="77777777" w:rsidR="00C90278" w:rsidRPr="00B17F14" w:rsidRDefault="00C90278" w:rsidP="001A1B54">
            <w:pPr>
              <w:spacing w:line="259" w:lineRule="auto"/>
              <w:jc w:val="center"/>
              <w:rPr>
                <w:rFonts w:eastAsia="Calibri" w:cs="Calibri"/>
              </w:rPr>
            </w:pPr>
            <w:r>
              <w:rPr>
                <w:rFonts w:eastAsia="Calibri" w:cs="Calibri"/>
              </w:rPr>
              <w:t>2.19.183.13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446FAB1" w14:textId="77777777" w:rsidR="00C90278" w:rsidRPr="00B17F14" w:rsidRDefault="00C90278" w:rsidP="001A1B54">
            <w:pPr>
              <w:spacing w:line="259" w:lineRule="auto"/>
              <w:jc w:val="center"/>
              <w:rPr>
                <w:rFonts w:eastAsia="Calibri" w:cs="Calibri"/>
              </w:rPr>
            </w:pPr>
            <w:r>
              <w:rPr>
                <w:rFonts w:eastAsia="Calibri" w:cs="Calibri"/>
              </w:rPr>
              <w:t>2.19.183.49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20C4FAA" w14:textId="77777777" w:rsidR="00C90278" w:rsidRPr="00B17F14" w:rsidRDefault="00C90278" w:rsidP="001A1B54">
            <w:pPr>
              <w:spacing w:line="259" w:lineRule="auto"/>
              <w:jc w:val="center"/>
              <w:rPr>
                <w:rFonts w:eastAsia="Calibri" w:cs="Calibri"/>
              </w:rPr>
            </w:pPr>
            <w:r>
              <w:rPr>
                <w:rFonts w:eastAsia="Calibri" w:cs="Calibri"/>
              </w:rPr>
              <w:t>2.19.185.43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D58EDCB" w14:textId="77777777" w:rsidR="00C90278" w:rsidRPr="00B17F14" w:rsidRDefault="00C90278" w:rsidP="001A1B54">
            <w:pPr>
              <w:spacing w:line="259" w:lineRule="auto"/>
              <w:jc w:val="center"/>
              <w:rPr>
                <w:rFonts w:eastAsia="Calibri" w:cs="Calibri"/>
              </w:rPr>
            </w:pPr>
            <w:r>
              <w:rPr>
                <w:rFonts w:eastAsia="Calibri" w:cs="Calibri"/>
              </w:rPr>
              <w:t>2.19.250.134</w:t>
            </w:r>
          </w:p>
        </w:tc>
      </w:tr>
      <w:tr w:rsidR="00C90278" w:rsidRPr="000D193B" w14:paraId="23E89C51"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EB5C645" w14:textId="77777777" w:rsidR="00C90278" w:rsidRPr="00B17F14" w:rsidRDefault="00C90278" w:rsidP="001A1B54">
            <w:pPr>
              <w:spacing w:line="259" w:lineRule="auto"/>
              <w:jc w:val="center"/>
              <w:rPr>
                <w:rFonts w:eastAsia="Calibri" w:cs="Calibri"/>
              </w:rPr>
            </w:pPr>
            <w:r>
              <w:rPr>
                <w:rFonts w:eastAsia="Calibri" w:cs="Calibri"/>
              </w:rPr>
              <w:t>2.19.250.142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E841158" w14:textId="77777777" w:rsidR="00C90278" w:rsidRPr="00B17F14" w:rsidRDefault="00C90278" w:rsidP="001A1B54">
            <w:pPr>
              <w:spacing w:line="259" w:lineRule="auto"/>
              <w:jc w:val="center"/>
              <w:rPr>
                <w:rFonts w:eastAsia="Calibri" w:cs="Calibri"/>
              </w:rPr>
            </w:pPr>
            <w:r>
              <w:rPr>
                <w:rFonts w:eastAsia="Calibri" w:cs="Calibri"/>
              </w:rPr>
              <w:t>2.19.251.160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B9A335D" w14:textId="77777777" w:rsidR="00C90278" w:rsidRPr="00B17F14" w:rsidRDefault="00C90278" w:rsidP="001A1B54">
            <w:pPr>
              <w:spacing w:line="259" w:lineRule="auto"/>
              <w:jc w:val="center"/>
              <w:rPr>
                <w:rFonts w:eastAsia="Calibri" w:cs="Calibri"/>
              </w:rPr>
            </w:pPr>
            <w:r>
              <w:rPr>
                <w:rFonts w:eastAsia="Calibri" w:cs="Calibri"/>
              </w:rPr>
              <w:t>2.19.251.170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5B13AD3" w14:textId="77777777" w:rsidR="00C90278" w:rsidRPr="00B17F14" w:rsidRDefault="00C90278" w:rsidP="001A1B54">
            <w:pPr>
              <w:spacing w:line="259" w:lineRule="auto"/>
              <w:jc w:val="center"/>
              <w:rPr>
                <w:rFonts w:eastAsia="Calibri" w:cs="Calibri"/>
              </w:rPr>
            </w:pPr>
            <w:r>
              <w:rPr>
                <w:rFonts w:eastAsia="Calibri" w:cs="Calibri"/>
              </w:rPr>
              <w:t>2.20.110.75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B2A616D" w14:textId="77777777" w:rsidR="00C90278" w:rsidRPr="00B17F14" w:rsidRDefault="00C90278" w:rsidP="001A1B54">
            <w:pPr>
              <w:spacing w:line="259" w:lineRule="auto"/>
              <w:jc w:val="center"/>
              <w:rPr>
                <w:rFonts w:eastAsia="Calibri" w:cs="Calibri"/>
              </w:rPr>
            </w:pPr>
            <w:r>
              <w:rPr>
                <w:rFonts w:eastAsia="Calibri" w:cs="Calibri"/>
              </w:rPr>
              <w:t>2.20.110.91</w:t>
            </w:r>
          </w:p>
        </w:tc>
      </w:tr>
      <w:tr w:rsidR="00C90278" w:rsidRPr="000D193B" w14:paraId="53AF3195"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DC1A3DF" w14:textId="77777777" w:rsidR="00C90278" w:rsidRPr="00B17F14" w:rsidRDefault="00C90278" w:rsidP="001A1B54">
            <w:pPr>
              <w:spacing w:line="259" w:lineRule="auto"/>
              <w:jc w:val="center"/>
              <w:rPr>
                <w:rFonts w:eastAsia="Calibri" w:cs="Calibri"/>
              </w:rPr>
            </w:pPr>
            <w:r>
              <w:rPr>
                <w:rFonts w:eastAsia="Calibri" w:cs="Calibri"/>
              </w:rPr>
              <w:t>2.20.139.77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8B870AF" w14:textId="77777777" w:rsidR="00C90278" w:rsidRPr="00B17F14" w:rsidRDefault="00C90278" w:rsidP="001A1B54">
            <w:pPr>
              <w:spacing w:line="259" w:lineRule="auto"/>
              <w:jc w:val="center"/>
              <w:rPr>
                <w:rFonts w:eastAsia="Calibri" w:cs="Calibri"/>
              </w:rPr>
            </w:pPr>
            <w:r>
              <w:rPr>
                <w:rFonts w:eastAsia="Calibri" w:cs="Calibri"/>
              </w:rPr>
              <w:t>2.20.139.82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6C7DF23" w14:textId="77777777" w:rsidR="00C90278" w:rsidRPr="00B17F14" w:rsidRDefault="00C90278" w:rsidP="001A1B54">
            <w:pPr>
              <w:spacing w:line="259" w:lineRule="auto"/>
              <w:jc w:val="center"/>
              <w:rPr>
                <w:rFonts w:eastAsia="Calibri" w:cs="Calibri"/>
              </w:rPr>
            </w:pPr>
            <w:r>
              <w:rPr>
                <w:rFonts w:eastAsia="Calibri" w:cs="Calibri"/>
              </w:rPr>
              <w:t>2.20.142.4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CC81B67" w14:textId="77777777" w:rsidR="00C90278" w:rsidRPr="00B17F14" w:rsidRDefault="00C90278" w:rsidP="001A1B54">
            <w:pPr>
              <w:spacing w:line="259" w:lineRule="auto"/>
              <w:jc w:val="center"/>
              <w:rPr>
                <w:rFonts w:eastAsia="Calibri" w:cs="Calibri"/>
              </w:rPr>
            </w:pPr>
            <w:r>
              <w:rPr>
                <w:rFonts w:eastAsia="Calibri" w:cs="Calibri"/>
              </w:rPr>
              <w:t>2.20.142.18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3D02884" w14:textId="77777777" w:rsidR="00C90278" w:rsidRPr="00B17F14" w:rsidRDefault="00C90278" w:rsidP="001A1B54">
            <w:pPr>
              <w:spacing w:line="259" w:lineRule="auto"/>
              <w:jc w:val="center"/>
              <w:rPr>
                <w:rFonts w:eastAsia="Calibri" w:cs="Calibri"/>
              </w:rPr>
            </w:pPr>
            <w:r>
              <w:rPr>
                <w:rFonts w:eastAsia="Calibri" w:cs="Calibri"/>
              </w:rPr>
              <w:t>2.20.142.51</w:t>
            </w:r>
          </w:p>
        </w:tc>
      </w:tr>
      <w:tr w:rsidR="00C90278" w:rsidRPr="000D193B" w14:paraId="63391991"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30E14F9" w14:textId="77777777" w:rsidR="00C90278" w:rsidRPr="00B17F14" w:rsidRDefault="00C90278" w:rsidP="001A1B54">
            <w:pPr>
              <w:spacing w:line="259" w:lineRule="auto"/>
              <w:jc w:val="center"/>
              <w:rPr>
                <w:rFonts w:eastAsia="Calibri" w:cs="Calibri"/>
              </w:rPr>
            </w:pPr>
            <w:r>
              <w:rPr>
                <w:rFonts w:eastAsia="Calibri" w:cs="Calibri"/>
              </w:rPr>
              <w:t>2.20.142.56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E4740E4" w14:textId="77777777" w:rsidR="00C90278" w:rsidRPr="00B17F14" w:rsidRDefault="00C90278" w:rsidP="001A1B54">
            <w:pPr>
              <w:spacing w:line="259" w:lineRule="auto"/>
              <w:jc w:val="center"/>
              <w:rPr>
                <w:rFonts w:eastAsia="Calibri" w:cs="Calibri"/>
              </w:rPr>
            </w:pPr>
            <w:r>
              <w:rPr>
                <w:rFonts w:eastAsia="Calibri" w:cs="Calibri"/>
              </w:rPr>
              <w:t>2.20.142.155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E9139A8" w14:textId="77777777" w:rsidR="00C90278" w:rsidRPr="00B17F14" w:rsidRDefault="00C90278" w:rsidP="001A1B54">
            <w:pPr>
              <w:spacing w:line="259" w:lineRule="auto"/>
              <w:jc w:val="center"/>
              <w:rPr>
                <w:rFonts w:eastAsia="Calibri" w:cs="Calibri"/>
              </w:rPr>
            </w:pPr>
            <w:r>
              <w:rPr>
                <w:rFonts w:eastAsia="Calibri" w:cs="Calibri"/>
              </w:rPr>
              <w:t>2.20.142.160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45DAFCF" w14:textId="77777777" w:rsidR="00C90278" w:rsidRPr="00B17F14" w:rsidRDefault="00C90278" w:rsidP="001A1B54">
            <w:pPr>
              <w:spacing w:line="259" w:lineRule="auto"/>
              <w:jc w:val="center"/>
              <w:rPr>
                <w:rFonts w:eastAsia="Calibri" w:cs="Calibri"/>
              </w:rPr>
            </w:pPr>
            <w:r>
              <w:rPr>
                <w:rFonts w:eastAsia="Calibri" w:cs="Calibri"/>
              </w:rPr>
              <w:t>2.20.142.182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92E6081" w14:textId="77777777" w:rsidR="00C90278" w:rsidRPr="00B17F14" w:rsidRDefault="00C90278" w:rsidP="001A1B54">
            <w:pPr>
              <w:spacing w:line="259" w:lineRule="auto"/>
              <w:jc w:val="center"/>
              <w:rPr>
                <w:rFonts w:eastAsia="Calibri" w:cs="Calibri"/>
              </w:rPr>
            </w:pPr>
            <w:r>
              <w:rPr>
                <w:rFonts w:eastAsia="Calibri" w:cs="Calibri"/>
              </w:rPr>
              <w:t>2.20.142.183</w:t>
            </w:r>
          </w:p>
        </w:tc>
      </w:tr>
      <w:tr w:rsidR="00C90278" w:rsidRPr="000D193B" w14:paraId="029C8E39"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096AE50" w14:textId="77777777" w:rsidR="00C90278" w:rsidRPr="00B17F14" w:rsidRDefault="00C90278" w:rsidP="001A1B54">
            <w:pPr>
              <w:spacing w:line="259" w:lineRule="auto"/>
              <w:jc w:val="center"/>
              <w:rPr>
                <w:rFonts w:eastAsia="Calibri" w:cs="Calibri"/>
              </w:rPr>
            </w:pPr>
            <w:r>
              <w:rPr>
                <w:rFonts w:eastAsia="Calibri" w:cs="Calibri"/>
              </w:rPr>
              <w:t>2.20.143.43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FA9F659" w14:textId="77777777" w:rsidR="00C90278" w:rsidRPr="00B17F14" w:rsidRDefault="00C90278" w:rsidP="001A1B54">
            <w:pPr>
              <w:spacing w:line="259" w:lineRule="auto"/>
              <w:jc w:val="center"/>
              <w:rPr>
                <w:rFonts w:eastAsia="Calibri" w:cs="Calibri"/>
              </w:rPr>
            </w:pPr>
            <w:r>
              <w:rPr>
                <w:rFonts w:eastAsia="Calibri" w:cs="Calibri"/>
              </w:rPr>
              <w:t>2.20.143.80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65C9284" w14:textId="77777777" w:rsidR="00C90278" w:rsidRPr="00B17F14" w:rsidRDefault="00C90278" w:rsidP="001A1B54">
            <w:pPr>
              <w:spacing w:line="259" w:lineRule="auto"/>
              <w:jc w:val="center"/>
              <w:rPr>
                <w:rFonts w:eastAsia="Calibri" w:cs="Calibri"/>
              </w:rPr>
            </w:pPr>
            <w:r>
              <w:rPr>
                <w:rFonts w:eastAsia="Calibri" w:cs="Calibri"/>
              </w:rPr>
              <w:t>2.20.143.115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86DB827" w14:textId="77777777" w:rsidR="00C90278" w:rsidRPr="00B17F14" w:rsidRDefault="00C90278" w:rsidP="001A1B54">
            <w:pPr>
              <w:spacing w:line="259" w:lineRule="auto"/>
              <w:jc w:val="center"/>
              <w:rPr>
                <w:rFonts w:eastAsia="Calibri" w:cs="Calibri"/>
              </w:rPr>
            </w:pPr>
            <w:r>
              <w:rPr>
                <w:rFonts w:eastAsia="Calibri" w:cs="Calibri"/>
              </w:rPr>
              <w:t>2.20.143.153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43EA714" w14:textId="77777777" w:rsidR="00C90278" w:rsidRPr="00B17F14" w:rsidRDefault="00C90278" w:rsidP="001A1B54">
            <w:pPr>
              <w:spacing w:line="259" w:lineRule="auto"/>
              <w:jc w:val="center"/>
              <w:rPr>
                <w:rFonts w:eastAsia="Calibri" w:cs="Calibri"/>
              </w:rPr>
            </w:pPr>
            <w:r>
              <w:rPr>
                <w:rFonts w:eastAsia="Calibri" w:cs="Calibri"/>
              </w:rPr>
              <w:t>2.20.180.130</w:t>
            </w:r>
          </w:p>
        </w:tc>
      </w:tr>
      <w:tr w:rsidR="00C90278" w:rsidRPr="000D193B" w14:paraId="1AEE61FC"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B08E005" w14:textId="77777777" w:rsidR="00C90278" w:rsidRPr="00B17F14" w:rsidRDefault="00C90278" w:rsidP="001A1B54">
            <w:pPr>
              <w:spacing w:line="259" w:lineRule="auto"/>
              <w:jc w:val="center"/>
              <w:rPr>
                <w:rFonts w:eastAsia="Calibri" w:cs="Calibri"/>
              </w:rPr>
            </w:pPr>
            <w:r>
              <w:rPr>
                <w:rFonts w:eastAsia="Calibri" w:cs="Calibri"/>
              </w:rPr>
              <w:t>2.20.180.136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E870C51" w14:textId="77777777" w:rsidR="00C90278" w:rsidRPr="00B17F14" w:rsidRDefault="00C90278" w:rsidP="001A1B54">
            <w:pPr>
              <w:spacing w:line="259" w:lineRule="auto"/>
              <w:jc w:val="center"/>
              <w:rPr>
                <w:rFonts w:eastAsia="Calibri" w:cs="Calibri"/>
              </w:rPr>
            </w:pPr>
            <w:r>
              <w:rPr>
                <w:rFonts w:eastAsia="Calibri" w:cs="Calibri"/>
              </w:rPr>
              <w:t>2.20.180.139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DF04A82" w14:textId="77777777" w:rsidR="00C90278" w:rsidRPr="00B17F14" w:rsidRDefault="00C90278" w:rsidP="001A1B54">
            <w:pPr>
              <w:spacing w:line="259" w:lineRule="auto"/>
              <w:jc w:val="center"/>
              <w:rPr>
                <w:rFonts w:eastAsia="Calibri" w:cs="Calibri"/>
              </w:rPr>
            </w:pPr>
            <w:r>
              <w:rPr>
                <w:rFonts w:eastAsia="Calibri" w:cs="Calibri"/>
              </w:rPr>
              <w:t>2.20.180.148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66710DA" w14:textId="77777777" w:rsidR="00C90278" w:rsidRPr="00B17F14" w:rsidRDefault="00C90278" w:rsidP="001A1B54">
            <w:pPr>
              <w:spacing w:line="259" w:lineRule="auto"/>
              <w:jc w:val="center"/>
              <w:rPr>
                <w:rFonts w:eastAsia="Calibri" w:cs="Calibri"/>
              </w:rPr>
            </w:pPr>
            <w:r>
              <w:rPr>
                <w:rFonts w:eastAsia="Calibri" w:cs="Calibri"/>
              </w:rPr>
              <w:t>2.20.180.153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AFE5ACE" w14:textId="77777777" w:rsidR="00C90278" w:rsidRPr="00B17F14" w:rsidRDefault="00C90278" w:rsidP="001A1B54">
            <w:pPr>
              <w:spacing w:line="259" w:lineRule="auto"/>
              <w:jc w:val="center"/>
              <w:rPr>
                <w:rFonts w:eastAsia="Calibri" w:cs="Calibri"/>
              </w:rPr>
            </w:pPr>
            <w:r>
              <w:rPr>
                <w:rFonts w:eastAsia="Calibri" w:cs="Calibri"/>
              </w:rPr>
              <w:t>2.20.180.160</w:t>
            </w:r>
          </w:p>
        </w:tc>
      </w:tr>
      <w:tr w:rsidR="00C90278" w:rsidRPr="000D193B" w14:paraId="0641F160"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631CF85" w14:textId="77777777" w:rsidR="00C90278" w:rsidRPr="00B17F14" w:rsidRDefault="00C90278" w:rsidP="001A1B54">
            <w:pPr>
              <w:spacing w:line="259" w:lineRule="auto"/>
              <w:jc w:val="center"/>
              <w:rPr>
                <w:rFonts w:eastAsia="Calibri" w:cs="Calibri"/>
              </w:rPr>
            </w:pPr>
            <w:r>
              <w:rPr>
                <w:rFonts w:eastAsia="Calibri" w:cs="Calibri"/>
              </w:rPr>
              <w:t>2.21.2.192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FF30C63" w14:textId="77777777" w:rsidR="00C90278" w:rsidRPr="00B17F14" w:rsidRDefault="00C90278" w:rsidP="001A1B54">
            <w:pPr>
              <w:spacing w:line="259" w:lineRule="auto"/>
              <w:jc w:val="center"/>
              <w:rPr>
                <w:rFonts w:eastAsia="Calibri" w:cs="Calibri"/>
              </w:rPr>
            </w:pPr>
            <w:r>
              <w:rPr>
                <w:rFonts w:eastAsia="Calibri" w:cs="Calibri"/>
              </w:rPr>
              <w:t>2.21.2.225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A2F2176" w14:textId="77777777" w:rsidR="00C90278" w:rsidRPr="00B17F14" w:rsidRDefault="00C90278" w:rsidP="001A1B54">
            <w:pPr>
              <w:spacing w:line="259" w:lineRule="auto"/>
              <w:jc w:val="center"/>
              <w:rPr>
                <w:rFonts w:eastAsia="Calibri" w:cs="Calibri"/>
              </w:rPr>
            </w:pPr>
            <w:r>
              <w:rPr>
                <w:rFonts w:eastAsia="Calibri" w:cs="Calibri"/>
              </w:rPr>
              <w:t>2.21.22.58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D236A21" w14:textId="77777777" w:rsidR="00C90278" w:rsidRPr="00B17F14" w:rsidRDefault="00C90278" w:rsidP="001A1B54">
            <w:pPr>
              <w:spacing w:line="259" w:lineRule="auto"/>
              <w:jc w:val="center"/>
              <w:rPr>
                <w:rFonts w:eastAsia="Calibri" w:cs="Calibri"/>
              </w:rPr>
            </w:pPr>
            <w:r>
              <w:rPr>
                <w:rFonts w:eastAsia="Calibri" w:cs="Calibri"/>
              </w:rPr>
              <w:t>2.21.239.10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2AB7206" w14:textId="77777777" w:rsidR="00C90278" w:rsidRPr="00B17F14" w:rsidRDefault="00C90278" w:rsidP="001A1B54">
            <w:pPr>
              <w:spacing w:line="259" w:lineRule="auto"/>
              <w:jc w:val="center"/>
              <w:rPr>
                <w:rFonts w:eastAsia="Calibri" w:cs="Calibri"/>
              </w:rPr>
            </w:pPr>
            <w:r>
              <w:rPr>
                <w:rFonts w:eastAsia="Calibri" w:cs="Calibri"/>
              </w:rPr>
              <w:t>2.21.239.22</w:t>
            </w:r>
          </w:p>
        </w:tc>
      </w:tr>
      <w:tr w:rsidR="00C90278" w:rsidRPr="000D193B" w14:paraId="0D133E69"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AD5B543" w14:textId="77777777" w:rsidR="00C90278" w:rsidRPr="00B17F14" w:rsidRDefault="00C90278" w:rsidP="001A1B54">
            <w:pPr>
              <w:spacing w:line="259" w:lineRule="auto"/>
              <w:jc w:val="center"/>
              <w:rPr>
                <w:rFonts w:eastAsia="Calibri" w:cs="Calibri"/>
              </w:rPr>
            </w:pPr>
            <w:r>
              <w:rPr>
                <w:rFonts w:eastAsia="Calibri" w:cs="Calibri"/>
              </w:rPr>
              <w:t>2.21.239.147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3979D73" w14:textId="77777777" w:rsidR="00C90278" w:rsidRPr="00B17F14" w:rsidRDefault="00C90278" w:rsidP="001A1B54">
            <w:pPr>
              <w:spacing w:line="259" w:lineRule="auto"/>
              <w:jc w:val="center"/>
              <w:rPr>
                <w:rFonts w:eastAsia="Calibri" w:cs="Calibri"/>
              </w:rPr>
            </w:pPr>
            <w:r>
              <w:rPr>
                <w:rFonts w:eastAsia="Calibri" w:cs="Calibri"/>
              </w:rPr>
              <w:t>2.21.239.158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A8038BB" w14:textId="77777777" w:rsidR="00C90278" w:rsidRPr="00B17F14" w:rsidRDefault="00C90278" w:rsidP="001A1B54">
            <w:pPr>
              <w:spacing w:line="259" w:lineRule="auto"/>
              <w:jc w:val="center"/>
              <w:rPr>
                <w:rFonts w:eastAsia="Calibri" w:cs="Calibri"/>
              </w:rPr>
            </w:pPr>
            <w:r>
              <w:rPr>
                <w:rFonts w:eastAsia="Calibri" w:cs="Calibri"/>
              </w:rPr>
              <w:t>2.21.240.15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40D27F7" w14:textId="77777777" w:rsidR="00C90278" w:rsidRPr="00B17F14" w:rsidRDefault="00C90278" w:rsidP="001A1B54">
            <w:pPr>
              <w:spacing w:line="259" w:lineRule="auto"/>
              <w:jc w:val="center"/>
              <w:rPr>
                <w:rFonts w:eastAsia="Calibri" w:cs="Calibri"/>
              </w:rPr>
            </w:pPr>
            <w:r>
              <w:rPr>
                <w:rFonts w:eastAsia="Calibri" w:cs="Calibri"/>
              </w:rPr>
              <w:t>2.21.243.73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7C2F3E3" w14:textId="77777777" w:rsidR="00C90278" w:rsidRPr="00B17F14" w:rsidRDefault="00C90278" w:rsidP="001A1B54">
            <w:pPr>
              <w:spacing w:line="259" w:lineRule="auto"/>
              <w:jc w:val="center"/>
              <w:rPr>
                <w:rFonts w:eastAsia="Calibri" w:cs="Calibri"/>
              </w:rPr>
            </w:pPr>
            <w:r>
              <w:rPr>
                <w:rFonts w:eastAsia="Calibri" w:cs="Calibri"/>
              </w:rPr>
              <w:t>2.21.243.79</w:t>
            </w:r>
          </w:p>
        </w:tc>
      </w:tr>
      <w:tr w:rsidR="00C90278" w:rsidRPr="000D193B" w14:paraId="2B7B066C"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64DE7D6" w14:textId="77777777" w:rsidR="00C90278" w:rsidRPr="00B17F14" w:rsidRDefault="00C90278" w:rsidP="001A1B54">
            <w:pPr>
              <w:spacing w:line="259" w:lineRule="auto"/>
              <w:jc w:val="center"/>
              <w:rPr>
                <w:rFonts w:eastAsia="Calibri" w:cs="Calibri"/>
              </w:rPr>
            </w:pPr>
            <w:r>
              <w:rPr>
                <w:rFonts w:eastAsia="Calibri" w:cs="Calibri"/>
              </w:rPr>
              <w:t>2.21.243.95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5C3BE3A" w14:textId="77777777" w:rsidR="00C90278" w:rsidRPr="00B17F14" w:rsidRDefault="00C90278" w:rsidP="001A1B54">
            <w:pPr>
              <w:spacing w:line="259" w:lineRule="auto"/>
              <w:jc w:val="center"/>
              <w:rPr>
                <w:rFonts w:eastAsia="Calibri" w:cs="Calibri"/>
              </w:rPr>
            </w:pPr>
            <w:r>
              <w:rPr>
                <w:rFonts w:eastAsia="Calibri" w:cs="Calibri"/>
              </w:rPr>
              <w:t>2.21.243.106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165ADD5" w14:textId="77777777" w:rsidR="00C90278" w:rsidRPr="00B17F14" w:rsidRDefault="00C90278" w:rsidP="001A1B54">
            <w:pPr>
              <w:spacing w:line="259" w:lineRule="auto"/>
              <w:jc w:val="center"/>
              <w:rPr>
                <w:rFonts w:eastAsia="Calibri" w:cs="Calibri"/>
              </w:rPr>
            </w:pPr>
            <w:r>
              <w:rPr>
                <w:rFonts w:eastAsia="Calibri" w:cs="Calibri"/>
              </w:rPr>
              <w:t>2.21.243.109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4CA9A65" w14:textId="77777777" w:rsidR="00C90278" w:rsidRPr="00B17F14" w:rsidRDefault="00C90278" w:rsidP="001A1B54">
            <w:pPr>
              <w:spacing w:line="259" w:lineRule="auto"/>
              <w:jc w:val="center"/>
              <w:rPr>
                <w:rFonts w:eastAsia="Calibri" w:cs="Calibri"/>
              </w:rPr>
            </w:pPr>
            <w:r>
              <w:rPr>
                <w:rFonts w:eastAsia="Calibri" w:cs="Calibri"/>
              </w:rPr>
              <w:t>2.21.243.115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B92029C" w14:textId="77777777" w:rsidR="00C90278" w:rsidRPr="00B17F14" w:rsidRDefault="00C90278" w:rsidP="001A1B54">
            <w:pPr>
              <w:spacing w:line="259" w:lineRule="auto"/>
              <w:jc w:val="center"/>
              <w:rPr>
                <w:rFonts w:eastAsia="Calibri" w:cs="Calibri"/>
              </w:rPr>
            </w:pPr>
            <w:r>
              <w:rPr>
                <w:rFonts w:eastAsia="Calibri" w:cs="Calibri"/>
              </w:rPr>
              <w:t>2.21.243.120</w:t>
            </w:r>
          </w:p>
        </w:tc>
      </w:tr>
      <w:tr w:rsidR="00C90278" w:rsidRPr="000D193B" w14:paraId="36BA43C4"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9B21881" w14:textId="77777777" w:rsidR="00C90278" w:rsidRPr="00B17F14" w:rsidRDefault="00C90278" w:rsidP="001A1B54">
            <w:pPr>
              <w:spacing w:line="259" w:lineRule="auto"/>
              <w:jc w:val="center"/>
              <w:rPr>
                <w:rFonts w:eastAsia="Calibri" w:cs="Calibri"/>
              </w:rPr>
            </w:pPr>
            <w:r>
              <w:rPr>
                <w:rFonts w:eastAsia="Calibri" w:cs="Calibri"/>
              </w:rPr>
              <w:t>2.21.243.132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062DA57" w14:textId="77777777" w:rsidR="00C90278" w:rsidRPr="00B17F14" w:rsidRDefault="00C90278" w:rsidP="001A1B54">
            <w:pPr>
              <w:spacing w:line="259" w:lineRule="auto"/>
              <w:jc w:val="center"/>
              <w:rPr>
                <w:rFonts w:eastAsia="Calibri" w:cs="Calibri"/>
              </w:rPr>
            </w:pPr>
            <w:r>
              <w:rPr>
                <w:rFonts w:eastAsia="Calibri" w:cs="Calibri"/>
              </w:rPr>
              <w:t>2.21.243.135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B5F0E66" w14:textId="77777777" w:rsidR="00C90278" w:rsidRPr="00B17F14" w:rsidRDefault="00C90278" w:rsidP="001A1B54">
            <w:pPr>
              <w:spacing w:line="259" w:lineRule="auto"/>
              <w:jc w:val="center"/>
              <w:rPr>
                <w:rFonts w:eastAsia="Calibri" w:cs="Calibri"/>
              </w:rPr>
            </w:pPr>
            <w:r>
              <w:rPr>
                <w:rFonts w:eastAsia="Calibri" w:cs="Calibri"/>
              </w:rPr>
              <w:t>2.21.243.149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8B8543E" w14:textId="77777777" w:rsidR="00C90278" w:rsidRPr="00B17F14" w:rsidRDefault="00C90278" w:rsidP="001A1B54">
            <w:pPr>
              <w:spacing w:line="259" w:lineRule="auto"/>
              <w:jc w:val="center"/>
              <w:rPr>
                <w:rFonts w:eastAsia="Calibri" w:cs="Calibri"/>
              </w:rPr>
            </w:pPr>
            <w:r>
              <w:rPr>
                <w:rFonts w:eastAsia="Calibri" w:cs="Calibri"/>
              </w:rPr>
              <w:t>2.21.243.153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284ABAA" w14:textId="77777777" w:rsidR="00C90278" w:rsidRPr="00B17F14" w:rsidRDefault="00C90278" w:rsidP="001A1B54">
            <w:pPr>
              <w:spacing w:line="259" w:lineRule="auto"/>
              <w:jc w:val="center"/>
              <w:rPr>
                <w:rFonts w:eastAsia="Calibri" w:cs="Calibri"/>
              </w:rPr>
            </w:pPr>
            <w:r>
              <w:rPr>
                <w:rFonts w:eastAsia="Calibri" w:cs="Calibri"/>
              </w:rPr>
              <w:t>2.21.243.158</w:t>
            </w:r>
          </w:p>
        </w:tc>
      </w:tr>
      <w:tr w:rsidR="00C90278" w:rsidRPr="000D193B" w14:paraId="6BDAAEEE"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2C69A16" w14:textId="77777777" w:rsidR="00C90278" w:rsidRPr="00B17F14" w:rsidRDefault="00C90278" w:rsidP="001A1B54">
            <w:pPr>
              <w:spacing w:line="259" w:lineRule="auto"/>
              <w:jc w:val="center"/>
              <w:rPr>
                <w:rFonts w:eastAsia="Calibri" w:cs="Calibri"/>
              </w:rPr>
            </w:pPr>
            <w:r>
              <w:rPr>
                <w:rFonts w:eastAsia="Calibri" w:cs="Calibri"/>
              </w:rPr>
              <w:t>2.21.243.164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8120D58" w14:textId="77777777" w:rsidR="00C90278" w:rsidRPr="00B17F14" w:rsidRDefault="00C90278" w:rsidP="001A1B54">
            <w:pPr>
              <w:spacing w:line="259" w:lineRule="auto"/>
              <w:jc w:val="center"/>
              <w:rPr>
                <w:rFonts w:eastAsia="Calibri" w:cs="Calibri"/>
              </w:rPr>
            </w:pPr>
            <w:r>
              <w:rPr>
                <w:rFonts w:eastAsia="Calibri" w:cs="Calibri"/>
              </w:rPr>
              <w:t>2.21.243.171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796AA28" w14:textId="77777777" w:rsidR="00C90278" w:rsidRPr="00B17F14" w:rsidRDefault="00C90278" w:rsidP="001A1B54">
            <w:pPr>
              <w:spacing w:line="259" w:lineRule="auto"/>
              <w:jc w:val="center"/>
              <w:rPr>
                <w:rFonts w:eastAsia="Calibri" w:cs="Calibri"/>
              </w:rPr>
            </w:pPr>
            <w:r>
              <w:rPr>
                <w:rFonts w:eastAsia="Calibri" w:cs="Calibri"/>
              </w:rPr>
              <w:t>2.21.243.175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A0A9B6B" w14:textId="77777777" w:rsidR="00C90278" w:rsidRPr="00B17F14" w:rsidRDefault="00C90278" w:rsidP="001A1B54">
            <w:pPr>
              <w:spacing w:line="259" w:lineRule="auto"/>
              <w:jc w:val="center"/>
              <w:rPr>
                <w:rFonts w:eastAsia="Calibri" w:cs="Calibri"/>
              </w:rPr>
            </w:pPr>
            <w:r>
              <w:rPr>
                <w:rFonts w:eastAsia="Calibri" w:cs="Calibri"/>
              </w:rPr>
              <w:t>2.21.243.176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3F93E5F" w14:textId="77777777" w:rsidR="00C90278" w:rsidRPr="00B17F14" w:rsidRDefault="00C90278" w:rsidP="001A1B54">
            <w:pPr>
              <w:spacing w:line="259" w:lineRule="auto"/>
              <w:jc w:val="center"/>
              <w:rPr>
                <w:rFonts w:eastAsia="Calibri" w:cs="Calibri"/>
              </w:rPr>
            </w:pPr>
            <w:r>
              <w:rPr>
                <w:rFonts w:eastAsia="Calibri" w:cs="Calibri"/>
              </w:rPr>
              <w:t>2.21.243.177</w:t>
            </w:r>
          </w:p>
        </w:tc>
      </w:tr>
      <w:tr w:rsidR="00C90278" w:rsidRPr="000D193B" w14:paraId="0F534215"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F75DA4B" w14:textId="77777777" w:rsidR="00C90278" w:rsidRPr="00B17F14" w:rsidRDefault="00C90278" w:rsidP="001A1B54">
            <w:pPr>
              <w:spacing w:line="259" w:lineRule="auto"/>
              <w:jc w:val="center"/>
              <w:rPr>
                <w:rFonts w:eastAsia="Calibri" w:cs="Calibri"/>
              </w:rPr>
            </w:pPr>
            <w:r>
              <w:rPr>
                <w:rFonts w:eastAsia="Calibri" w:cs="Calibri"/>
              </w:rPr>
              <w:t>2.21.243.178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7445693" w14:textId="77777777" w:rsidR="00C90278" w:rsidRPr="00B17F14" w:rsidRDefault="00C90278" w:rsidP="001A1B54">
            <w:pPr>
              <w:spacing w:line="259" w:lineRule="auto"/>
              <w:jc w:val="center"/>
              <w:rPr>
                <w:rFonts w:eastAsia="Calibri" w:cs="Calibri"/>
              </w:rPr>
            </w:pPr>
            <w:r>
              <w:rPr>
                <w:rFonts w:eastAsia="Calibri" w:cs="Calibri"/>
              </w:rPr>
              <w:t>2.21.243.181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3BA0B64" w14:textId="77777777" w:rsidR="00C90278" w:rsidRPr="00B17F14" w:rsidRDefault="00C90278" w:rsidP="001A1B54">
            <w:pPr>
              <w:spacing w:line="259" w:lineRule="auto"/>
              <w:jc w:val="center"/>
              <w:rPr>
                <w:rFonts w:eastAsia="Calibri" w:cs="Calibri"/>
              </w:rPr>
            </w:pPr>
            <w:r>
              <w:rPr>
                <w:rFonts w:eastAsia="Calibri" w:cs="Calibri"/>
              </w:rPr>
              <w:t>2.22.15.193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353A178" w14:textId="77777777" w:rsidR="00C90278" w:rsidRPr="00B17F14" w:rsidRDefault="00C90278" w:rsidP="001A1B54">
            <w:pPr>
              <w:spacing w:line="259" w:lineRule="auto"/>
              <w:jc w:val="center"/>
              <w:rPr>
                <w:rFonts w:eastAsia="Calibri" w:cs="Calibri"/>
              </w:rPr>
            </w:pPr>
            <w:r>
              <w:rPr>
                <w:rFonts w:eastAsia="Calibri" w:cs="Calibri"/>
              </w:rPr>
              <w:t>2.22.251.49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A663D88" w14:textId="77777777" w:rsidR="00C90278" w:rsidRPr="00B17F14" w:rsidRDefault="00C90278" w:rsidP="001A1B54">
            <w:pPr>
              <w:spacing w:line="259" w:lineRule="auto"/>
              <w:jc w:val="center"/>
              <w:rPr>
                <w:rFonts w:eastAsia="Calibri" w:cs="Calibri"/>
              </w:rPr>
            </w:pPr>
            <w:r>
              <w:rPr>
                <w:rFonts w:eastAsia="Calibri" w:cs="Calibri"/>
              </w:rPr>
              <w:t>2.22.251.59</w:t>
            </w:r>
          </w:p>
        </w:tc>
      </w:tr>
      <w:tr w:rsidR="00C90278" w:rsidRPr="000D193B" w14:paraId="78329BE8"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81AD189" w14:textId="77777777" w:rsidR="00C90278" w:rsidRPr="00B17F14" w:rsidRDefault="00C90278" w:rsidP="001A1B54">
            <w:pPr>
              <w:spacing w:line="259" w:lineRule="auto"/>
              <w:jc w:val="center"/>
              <w:rPr>
                <w:rFonts w:eastAsia="Calibri" w:cs="Calibri"/>
              </w:rPr>
            </w:pPr>
            <w:r>
              <w:rPr>
                <w:rFonts w:eastAsia="Calibri" w:cs="Calibri"/>
              </w:rPr>
              <w:t>2.23.7.9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7E52733" w14:textId="77777777" w:rsidR="00C90278" w:rsidRPr="00B17F14" w:rsidRDefault="00C90278" w:rsidP="001A1B54">
            <w:pPr>
              <w:spacing w:line="259" w:lineRule="auto"/>
              <w:jc w:val="center"/>
              <w:rPr>
                <w:rFonts w:eastAsia="Calibri" w:cs="Calibri"/>
              </w:rPr>
            </w:pPr>
            <w:r>
              <w:rPr>
                <w:rFonts w:eastAsia="Calibri" w:cs="Calibri"/>
              </w:rPr>
              <w:t>2.23.7.16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D1D8C5E" w14:textId="77777777" w:rsidR="00C90278" w:rsidRPr="00B17F14" w:rsidRDefault="00C90278" w:rsidP="001A1B54">
            <w:pPr>
              <w:spacing w:line="259" w:lineRule="auto"/>
              <w:jc w:val="center"/>
              <w:rPr>
                <w:rFonts w:eastAsia="Calibri" w:cs="Calibri"/>
              </w:rPr>
            </w:pPr>
            <w:r>
              <w:rPr>
                <w:rFonts w:eastAsia="Calibri" w:cs="Calibri"/>
              </w:rPr>
              <w:t>2.23.7.18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19EDEDE" w14:textId="77777777" w:rsidR="00C90278" w:rsidRPr="00B17F14" w:rsidRDefault="00C90278" w:rsidP="001A1B54">
            <w:pPr>
              <w:spacing w:line="259" w:lineRule="auto"/>
              <w:jc w:val="center"/>
              <w:rPr>
                <w:rFonts w:eastAsia="Calibri" w:cs="Calibri"/>
              </w:rPr>
            </w:pPr>
            <w:r>
              <w:rPr>
                <w:rFonts w:eastAsia="Calibri" w:cs="Calibri"/>
              </w:rPr>
              <w:t>2.23.7.19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6D8DA10" w14:textId="77777777" w:rsidR="00C90278" w:rsidRPr="00B17F14" w:rsidRDefault="00C90278" w:rsidP="001A1B54">
            <w:pPr>
              <w:spacing w:line="259" w:lineRule="auto"/>
              <w:jc w:val="center"/>
              <w:rPr>
                <w:rFonts w:eastAsia="Calibri" w:cs="Calibri"/>
              </w:rPr>
            </w:pPr>
            <w:r>
              <w:rPr>
                <w:rFonts w:eastAsia="Calibri" w:cs="Calibri"/>
              </w:rPr>
              <w:t>2.23.7.32</w:t>
            </w:r>
          </w:p>
        </w:tc>
      </w:tr>
      <w:tr w:rsidR="00C90278" w:rsidRPr="000D193B" w14:paraId="5A2616B9"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8941C7A" w14:textId="77777777" w:rsidR="00C90278" w:rsidRPr="00B17F14" w:rsidRDefault="00C90278" w:rsidP="001A1B54">
            <w:pPr>
              <w:spacing w:line="259" w:lineRule="auto"/>
              <w:jc w:val="center"/>
              <w:rPr>
                <w:rFonts w:eastAsia="Calibri" w:cs="Calibri"/>
              </w:rPr>
            </w:pPr>
            <w:r>
              <w:rPr>
                <w:rFonts w:eastAsia="Calibri" w:cs="Calibri"/>
              </w:rPr>
              <w:t>2.23.92.4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5153E46" w14:textId="77777777" w:rsidR="00C90278" w:rsidRPr="00B17F14" w:rsidRDefault="00C90278" w:rsidP="001A1B54">
            <w:pPr>
              <w:spacing w:line="259" w:lineRule="auto"/>
              <w:jc w:val="center"/>
              <w:rPr>
                <w:rFonts w:eastAsia="Calibri" w:cs="Calibri"/>
              </w:rPr>
            </w:pPr>
            <w:r>
              <w:rPr>
                <w:rFonts w:eastAsia="Calibri" w:cs="Calibri"/>
              </w:rPr>
              <w:t>2.23.92.5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B02E7FC" w14:textId="77777777" w:rsidR="00C90278" w:rsidRPr="00B17F14" w:rsidRDefault="00C90278" w:rsidP="001A1B54">
            <w:pPr>
              <w:spacing w:line="259" w:lineRule="auto"/>
              <w:jc w:val="center"/>
              <w:rPr>
                <w:rFonts w:eastAsia="Calibri" w:cs="Calibri"/>
              </w:rPr>
            </w:pPr>
            <w:r>
              <w:rPr>
                <w:rFonts w:eastAsia="Calibri" w:cs="Calibri"/>
              </w:rPr>
              <w:t>2.23.92.13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98A7F65" w14:textId="77777777" w:rsidR="00C90278" w:rsidRPr="00B17F14" w:rsidRDefault="00C90278" w:rsidP="001A1B54">
            <w:pPr>
              <w:spacing w:line="259" w:lineRule="auto"/>
              <w:jc w:val="center"/>
              <w:rPr>
                <w:rFonts w:eastAsia="Calibri" w:cs="Calibri"/>
              </w:rPr>
            </w:pPr>
            <w:r>
              <w:rPr>
                <w:rFonts w:eastAsia="Calibri" w:cs="Calibri"/>
              </w:rPr>
              <w:t>2.23.92.15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1461F27" w14:textId="77777777" w:rsidR="00C90278" w:rsidRPr="00B17F14" w:rsidRDefault="00C90278" w:rsidP="001A1B54">
            <w:pPr>
              <w:spacing w:line="259" w:lineRule="auto"/>
              <w:jc w:val="center"/>
              <w:rPr>
                <w:rFonts w:eastAsia="Calibri" w:cs="Calibri"/>
              </w:rPr>
            </w:pPr>
            <w:r>
              <w:rPr>
                <w:rFonts w:eastAsia="Calibri" w:cs="Calibri"/>
              </w:rPr>
              <w:t>2.23.92.16</w:t>
            </w:r>
          </w:p>
        </w:tc>
      </w:tr>
      <w:tr w:rsidR="00C90278" w:rsidRPr="000D193B" w14:paraId="4B8E5774"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242A535" w14:textId="77777777" w:rsidR="00C90278" w:rsidRPr="00B17F14" w:rsidRDefault="00C90278" w:rsidP="001A1B54">
            <w:pPr>
              <w:spacing w:line="259" w:lineRule="auto"/>
              <w:jc w:val="center"/>
              <w:rPr>
                <w:rFonts w:eastAsia="Calibri" w:cs="Calibri"/>
              </w:rPr>
            </w:pPr>
            <w:r>
              <w:rPr>
                <w:rFonts w:eastAsia="Calibri" w:cs="Calibri"/>
              </w:rPr>
              <w:t>2.23.92.22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1C8883E" w14:textId="77777777" w:rsidR="00C90278" w:rsidRPr="00B17F14" w:rsidRDefault="00C90278" w:rsidP="001A1B54">
            <w:pPr>
              <w:spacing w:line="259" w:lineRule="auto"/>
              <w:jc w:val="center"/>
              <w:rPr>
                <w:rFonts w:eastAsia="Calibri" w:cs="Calibri"/>
              </w:rPr>
            </w:pPr>
            <w:r>
              <w:rPr>
                <w:rFonts w:eastAsia="Calibri" w:cs="Calibri"/>
              </w:rPr>
              <w:t>2.23.92.25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51F8FE4" w14:textId="77777777" w:rsidR="00C90278" w:rsidRPr="00B17F14" w:rsidRDefault="00C90278" w:rsidP="001A1B54">
            <w:pPr>
              <w:spacing w:line="259" w:lineRule="auto"/>
              <w:jc w:val="center"/>
              <w:rPr>
                <w:rFonts w:eastAsia="Calibri" w:cs="Calibri"/>
              </w:rPr>
            </w:pPr>
            <w:r>
              <w:rPr>
                <w:rFonts w:eastAsia="Calibri" w:cs="Calibri"/>
              </w:rPr>
              <w:t>2.23.92.28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6DFCE61" w14:textId="77777777" w:rsidR="00C90278" w:rsidRPr="00B17F14" w:rsidRDefault="00C90278" w:rsidP="001A1B54">
            <w:pPr>
              <w:spacing w:line="259" w:lineRule="auto"/>
              <w:jc w:val="center"/>
              <w:rPr>
                <w:rFonts w:eastAsia="Calibri" w:cs="Calibri"/>
              </w:rPr>
            </w:pPr>
            <w:r>
              <w:rPr>
                <w:rFonts w:eastAsia="Calibri" w:cs="Calibri"/>
              </w:rPr>
              <w:t>2.23.92.30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2FD540E" w14:textId="77777777" w:rsidR="00C90278" w:rsidRPr="00B17F14" w:rsidRDefault="00C90278" w:rsidP="001A1B54">
            <w:pPr>
              <w:spacing w:line="259" w:lineRule="auto"/>
              <w:jc w:val="center"/>
              <w:rPr>
                <w:rFonts w:eastAsia="Calibri" w:cs="Calibri"/>
              </w:rPr>
            </w:pPr>
            <w:r>
              <w:rPr>
                <w:rFonts w:eastAsia="Calibri" w:cs="Calibri"/>
              </w:rPr>
              <w:t>3.19.25.147</w:t>
            </w:r>
          </w:p>
        </w:tc>
      </w:tr>
      <w:tr w:rsidR="00C90278" w:rsidRPr="000D193B" w14:paraId="77553ACC"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EBDEA17" w14:textId="77777777" w:rsidR="00C90278" w:rsidRPr="00B17F14" w:rsidRDefault="00C90278" w:rsidP="001A1B54">
            <w:pPr>
              <w:spacing w:line="259" w:lineRule="auto"/>
              <w:jc w:val="center"/>
              <w:rPr>
                <w:rFonts w:eastAsia="Calibri" w:cs="Calibri"/>
              </w:rPr>
            </w:pPr>
            <w:r>
              <w:rPr>
                <w:rFonts w:eastAsia="Calibri" w:cs="Calibri"/>
              </w:rPr>
              <w:t>3.33.139.32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6CA42E1" w14:textId="77777777" w:rsidR="00C90278" w:rsidRPr="00B17F14" w:rsidRDefault="00C90278" w:rsidP="001A1B54">
            <w:pPr>
              <w:spacing w:line="259" w:lineRule="auto"/>
              <w:jc w:val="center"/>
              <w:rPr>
                <w:rFonts w:eastAsia="Calibri" w:cs="Calibri"/>
              </w:rPr>
            </w:pPr>
            <w:r>
              <w:rPr>
                <w:rFonts w:eastAsia="Calibri" w:cs="Calibri"/>
              </w:rPr>
              <w:t>3.133.236.155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874995D" w14:textId="77777777" w:rsidR="00C90278" w:rsidRPr="00B17F14" w:rsidRDefault="00C90278" w:rsidP="001A1B54">
            <w:pPr>
              <w:spacing w:line="259" w:lineRule="auto"/>
              <w:jc w:val="center"/>
              <w:rPr>
                <w:rFonts w:eastAsia="Calibri" w:cs="Calibri"/>
              </w:rPr>
            </w:pPr>
            <w:r>
              <w:rPr>
                <w:rFonts w:eastAsia="Calibri" w:cs="Calibri"/>
              </w:rPr>
              <w:t>3.141.62.42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C2C66A5" w14:textId="77777777" w:rsidR="00C90278" w:rsidRPr="00B17F14" w:rsidRDefault="00C90278" w:rsidP="001A1B54">
            <w:pPr>
              <w:spacing w:line="259" w:lineRule="auto"/>
              <w:jc w:val="center"/>
              <w:rPr>
                <w:rFonts w:eastAsia="Calibri" w:cs="Calibri"/>
              </w:rPr>
            </w:pPr>
            <w:r>
              <w:rPr>
                <w:rFonts w:eastAsia="Calibri" w:cs="Calibri"/>
              </w:rPr>
              <w:t>3.162.112.9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E6A83F6" w14:textId="77777777" w:rsidR="00C90278" w:rsidRPr="00B17F14" w:rsidRDefault="00C90278" w:rsidP="001A1B54">
            <w:pPr>
              <w:spacing w:line="259" w:lineRule="auto"/>
              <w:jc w:val="center"/>
              <w:rPr>
                <w:rFonts w:eastAsia="Calibri" w:cs="Calibri"/>
              </w:rPr>
            </w:pPr>
            <w:r>
              <w:rPr>
                <w:rFonts w:eastAsia="Calibri" w:cs="Calibri"/>
              </w:rPr>
              <w:t>3.162.112.12</w:t>
            </w:r>
          </w:p>
        </w:tc>
      </w:tr>
      <w:tr w:rsidR="00C90278" w:rsidRPr="000D193B" w14:paraId="00E10ABC"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BBD9A6C" w14:textId="77777777" w:rsidR="00C90278" w:rsidRPr="00B17F14" w:rsidRDefault="00C90278" w:rsidP="001A1B54">
            <w:pPr>
              <w:spacing w:line="259" w:lineRule="auto"/>
              <w:jc w:val="center"/>
              <w:rPr>
                <w:rFonts w:eastAsia="Calibri" w:cs="Calibri"/>
              </w:rPr>
            </w:pPr>
            <w:r>
              <w:rPr>
                <w:rFonts w:eastAsia="Calibri" w:cs="Calibri"/>
              </w:rPr>
              <w:t>3.162.112.51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3D9F3E1" w14:textId="77777777" w:rsidR="00C90278" w:rsidRPr="00B17F14" w:rsidRDefault="00C90278" w:rsidP="001A1B54">
            <w:pPr>
              <w:spacing w:line="259" w:lineRule="auto"/>
              <w:jc w:val="center"/>
              <w:rPr>
                <w:rFonts w:eastAsia="Calibri" w:cs="Calibri"/>
              </w:rPr>
            </w:pPr>
            <w:r>
              <w:rPr>
                <w:rFonts w:eastAsia="Calibri" w:cs="Calibri"/>
              </w:rPr>
              <w:t>3.162.112.113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B6DE5FD" w14:textId="77777777" w:rsidR="00C90278" w:rsidRPr="00B17F14" w:rsidRDefault="00C90278" w:rsidP="001A1B54">
            <w:pPr>
              <w:spacing w:line="259" w:lineRule="auto"/>
              <w:jc w:val="center"/>
              <w:rPr>
                <w:rFonts w:eastAsia="Calibri" w:cs="Calibri"/>
              </w:rPr>
            </w:pPr>
            <w:r>
              <w:rPr>
                <w:rFonts w:eastAsia="Calibri" w:cs="Calibri"/>
              </w:rPr>
              <w:t>3.163.224.60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21D0049" w14:textId="77777777" w:rsidR="00C90278" w:rsidRPr="00B17F14" w:rsidRDefault="00C90278" w:rsidP="001A1B54">
            <w:pPr>
              <w:spacing w:line="259" w:lineRule="auto"/>
              <w:jc w:val="center"/>
              <w:rPr>
                <w:rFonts w:eastAsia="Calibri" w:cs="Calibri"/>
              </w:rPr>
            </w:pPr>
            <w:r>
              <w:rPr>
                <w:rFonts w:eastAsia="Calibri" w:cs="Calibri"/>
              </w:rPr>
              <w:t>3.163.224.74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DA0E794" w14:textId="77777777" w:rsidR="00C90278" w:rsidRPr="00B17F14" w:rsidRDefault="00C90278" w:rsidP="001A1B54">
            <w:pPr>
              <w:spacing w:line="259" w:lineRule="auto"/>
              <w:jc w:val="center"/>
              <w:rPr>
                <w:rFonts w:eastAsia="Calibri" w:cs="Calibri"/>
              </w:rPr>
            </w:pPr>
            <w:r>
              <w:rPr>
                <w:rFonts w:eastAsia="Calibri" w:cs="Calibri"/>
              </w:rPr>
              <w:t>3.163.224.110</w:t>
            </w:r>
          </w:p>
        </w:tc>
      </w:tr>
      <w:tr w:rsidR="00C90278" w:rsidRPr="000D193B" w14:paraId="5E2B09E1"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4658C56" w14:textId="77777777" w:rsidR="00C90278" w:rsidRPr="00B17F14" w:rsidRDefault="00C90278" w:rsidP="001A1B54">
            <w:pPr>
              <w:spacing w:line="259" w:lineRule="auto"/>
              <w:jc w:val="center"/>
              <w:rPr>
                <w:rFonts w:eastAsia="Calibri" w:cs="Calibri"/>
              </w:rPr>
            </w:pPr>
            <w:r>
              <w:rPr>
                <w:rFonts w:eastAsia="Calibri" w:cs="Calibri"/>
              </w:rPr>
              <w:t>3.163.224.112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6C5A85E" w14:textId="77777777" w:rsidR="00C90278" w:rsidRPr="00B17F14" w:rsidRDefault="00C90278" w:rsidP="001A1B54">
            <w:pPr>
              <w:spacing w:line="259" w:lineRule="auto"/>
              <w:jc w:val="center"/>
              <w:rPr>
                <w:rFonts w:eastAsia="Calibri" w:cs="Calibri"/>
              </w:rPr>
            </w:pPr>
            <w:r>
              <w:rPr>
                <w:rFonts w:eastAsia="Calibri" w:cs="Calibri"/>
              </w:rPr>
              <w:t>3.164.163.31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7D8FD61" w14:textId="77777777" w:rsidR="00C90278" w:rsidRPr="00B17F14" w:rsidRDefault="00C90278" w:rsidP="001A1B54">
            <w:pPr>
              <w:spacing w:line="259" w:lineRule="auto"/>
              <w:jc w:val="center"/>
              <w:rPr>
                <w:rFonts w:eastAsia="Calibri" w:cs="Calibri"/>
              </w:rPr>
            </w:pPr>
            <w:r>
              <w:rPr>
                <w:rFonts w:eastAsia="Calibri" w:cs="Calibri"/>
              </w:rPr>
              <w:t>3.164.163.81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A7D6D45" w14:textId="77777777" w:rsidR="00C90278" w:rsidRPr="00B17F14" w:rsidRDefault="00C90278" w:rsidP="001A1B54">
            <w:pPr>
              <w:spacing w:line="259" w:lineRule="auto"/>
              <w:jc w:val="center"/>
              <w:rPr>
                <w:rFonts w:eastAsia="Calibri" w:cs="Calibri"/>
              </w:rPr>
            </w:pPr>
            <w:r>
              <w:rPr>
                <w:rFonts w:eastAsia="Calibri" w:cs="Calibri"/>
              </w:rPr>
              <w:t>3.164.163.107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8D5D3CC" w14:textId="77777777" w:rsidR="00C90278" w:rsidRPr="00B17F14" w:rsidRDefault="00C90278" w:rsidP="001A1B54">
            <w:pPr>
              <w:spacing w:line="259" w:lineRule="auto"/>
              <w:jc w:val="center"/>
              <w:rPr>
                <w:rFonts w:eastAsia="Calibri" w:cs="Calibri"/>
              </w:rPr>
            </w:pPr>
            <w:r>
              <w:rPr>
                <w:rFonts w:eastAsia="Calibri" w:cs="Calibri"/>
              </w:rPr>
              <w:t>3.164.163.123</w:t>
            </w:r>
          </w:p>
        </w:tc>
      </w:tr>
      <w:tr w:rsidR="00C90278" w:rsidRPr="000D193B" w14:paraId="2CDD7F4A"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426F599" w14:textId="77777777" w:rsidR="00C90278" w:rsidRPr="00B17F14" w:rsidRDefault="00C90278" w:rsidP="001A1B54">
            <w:pPr>
              <w:spacing w:line="259" w:lineRule="auto"/>
              <w:jc w:val="center"/>
              <w:rPr>
                <w:rFonts w:eastAsia="Calibri" w:cs="Calibri"/>
              </w:rPr>
            </w:pPr>
            <w:r>
              <w:rPr>
                <w:rFonts w:eastAsia="Calibri" w:cs="Calibri"/>
              </w:rPr>
              <w:t>3.165.136.16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5A8C7E5" w14:textId="77777777" w:rsidR="00C90278" w:rsidRPr="00B17F14" w:rsidRDefault="00C90278" w:rsidP="001A1B54">
            <w:pPr>
              <w:spacing w:line="259" w:lineRule="auto"/>
              <w:jc w:val="center"/>
              <w:rPr>
                <w:rFonts w:eastAsia="Calibri" w:cs="Calibri"/>
              </w:rPr>
            </w:pPr>
            <w:r>
              <w:rPr>
                <w:rFonts w:eastAsia="Calibri" w:cs="Calibri"/>
              </w:rPr>
              <w:t>3.165.136.39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70989D0" w14:textId="77777777" w:rsidR="00C90278" w:rsidRPr="00B17F14" w:rsidRDefault="00C90278" w:rsidP="001A1B54">
            <w:pPr>
              <w:spacing w:line="259" w:lineRule="auto"/>
              <w:jc w:val="center"/>
              <w:rPr>
                <w:rFonts w:eastAsia="Calibri" w:cs="Calibri"/>
              </w:rPr>
            </w:pPr>
            <w:r>
              <w:rPr>
                <w:rFonts w:eastAsia="Calibri" w:cs="Calibri"/>
              </w:rPr>
              <w:t>3.165.136.69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3F8C06F" w14:textId="77777777" w:rsidR="00C90278" w:rsidRPr="00B17F14" w:rsidRDefault="00C90278" w:rsidP="001A1B54">
            <w:pPr>
              <w:spacing w:line="259" w:lineRule="auto"/>
              <w:jc w:val="center"/>
              <w:rPr>
                <w:rFonts w:eastAsia="Calibri" w:cs="Calibri"/>
              </w:rPr>
            </w:pPr>
            <w:r>
              <w:rPr>
                <w:rFonts w:eastAsia="Calibri" w:cs="Calibri"/>
              </w:rPr>
              <w:t>3.165.136.89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8FB544B" w14:textId="77777777" w:rsidR="00C90278" w:rsidRPr="00B17F14" w:rsidRDefault="00C90278" w:rsidP="001A1B54">
            <w:pPr>
              <w:spacing w:line="259" w:lineRule="auto"/>
              <w:jc w:val="center"/>
              <w:rPr>
                <w:rFonts w:eastAsia="Calibri" w:cs="Calibri"/>
              </w:rPr>
            </w:pPr>
            <w:r>
              <w:rPr>
                <w:rFonts w:eastAsia="Calibri" w:cs="Calibri"/>
              </w:rPr>
              <w:t>3.165.160.28</w:t>
            </w:r>
          </w:p>
        </w:tc>
      </w:tr>
      <w:tr w:rsidR="00C90278" w:rsidRPr="000D193B" w14:paraId="451DDDDA"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868FCA5" w14:textId="77777777" w:rsidR="00C90278" w:rsidRPr="00B17F14" w:rsidRDefault="00C90278" w:rsidP="001A1B54">
            <w:pPr>
              <w:spacing w:line="259" w:lineRule="auto"/>
              <w:jc w:val="center"/>
              <w:rPr>
                <w:rFonts w:eastAsia="Calibri" w:cs="Calibri"/>
              </w:rPr>
            </w:pPr>
            <w:r>
              <w:rPr>
                <w:rFonts w:eastAsia="Calibri" w:cs="Calibri"/>
              </w:rPr>
              <w:t>3.165.160.59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EB119B5" w14:textId="77777777" w:rsidR="00C90278" w:rsidRPr="00B17F14" w:rsidRDefault="00C90278" w:rsidP="001A1B54">
            <w:pPr>
              <w:spacing w:line="259" w:lineRule="auto"/>
              <w:jc w:val="center"/>
              <w:rPr>
                <w:rFonts w:eastAsia="Calibri" w:cs="Calibri"/>
              </w:rPr>
            </w:pPr>
            <w:r>
              <w:rPr>
                <w:rFonts w:eastAsia="Calibri" w:cs="Calibri"/>
              </w:rPr>
              <w:t>3.165.160.102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B3437CD" w14:textId="77777777" w:rsidR="00C90278" w:rsidRPr="00B17F14" w:rsidRDefault="00C90278" w:rsidP="001A1B54">
            <w:pPr>
              <w:spacing w:line="259" w:lineRule="auto"/>
              <w:jc w:val="center"/>
              <w:rPr>
                <w:rFonts w:eastAsia="Calibri" w:cs="Calibri"/>
              </w:rPr>
            </w:pPr>
            <w:r>
              <w:rPr>
                <w:rFonts w:eastAsia="Calibri" w:cs="Calibri"/>
              </w:rPr>
              <w:t>3.165.160.128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D4DA7D6" w14:textId="77777777" w:rsidR="00C90278" w:rsidRPr="00B17F14" w:rsidRDefault="00C90278" w:rsidP="001A1B54">
            <w:pPr>
              <w:spacing w:line="259" w:lineRule="auto"/>
              <w:jc w:val="center"/>
              <w:rPr>
                <w:rFonts w:eastAsia="Calibri" w:cs="Calibri"/>
              </w:rPr>
            </w:pPr>
            <w:r>
              <w:rPr>
                <w:rFonts w:eastAsia="Calibri" w:cs="Calibri"/>
              </w:rPr>
              <w:t>3.165.232.48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72C9A07" w14:textId="77777777" w:rsidR="00C90278" w:rsidRPr="00B17F14" w:rsidRDefault="00C90278" w:rsidP="001A1B54">
            <w:pPr>
              <w:spacing w:line="259" w:lineRule="auto"/>
              <w:jc w:val="center"/>
              <w:rPr>
                <w:rFonts w:eastAsia="Calibri" w:cs="Calibri"/>
              </w:rPr>
            </w:pPr>
            <w:r>
              <w:rPr>
                <w:rFonts w:eastAsia="Calibri" w:cs="Calibri"/>
              </w:rPr>
              <w:t>3.165.232.106</w:t>
            </w:r>
          </w:p>
        </w:tc>
      </w:tr>
      <w:tr w:rsidR="00C90278" w:rsidRPr="000D193B" w14:paraId="35A7FEFC"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5D4CFD6" w14:textId="77777777" w:rsidR="00C90278" w:rsidRPr="00B17F14" w:rsidRDefault="00C90278" w:rsidP="001A1B54">
            <w:pPr>
              <w:spacing w:line="259" w:lineRule="auto"/>
              <w:jc w:val="center"/>
              <w:rPr>
                <w:rFonts w:eastAsia="Calibri" w:cs="Calibri"/>
              </w:rPr>
            </w:pPr>
            <w:r>
              <w:rPr>
                <w:rFonts w:eastAsia="Calibri" w:cs="Calibri"/>
              </w:rPr>
              <w:t>3.165.232.111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035FDD6" w14:textId="77777777" w:rsidR="00C90278" w:rsidRPr="00B17F14" w:rsidRDefault="00C90278" w:rsidP="001A1B54">
            <w:pPr>
              <w:spacing w:line="259" w:lineRule="auto"/>
              <w:jc w:val="center"/>
              <w:rPr>
                <w:rFonts w:eastAsia="Calibri" w:cs="Calibri"/>
              </w:rPr>
            </w:pPr>
            <w:r>
              <w:rPr>
                <w:rFonts w:eastAsia="Calibri" w:cs="Calibri"/>
              </w:rPr>
              <w:t>3.165.232.116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257E450" w14:textId="77777777" w:rsidR="00C90278" w:rsidRPr="00B17F14" w:rsidRDefault="00C90278" w:rsidP="001A1B54">
            <w:pPr>
              <w:spacing w:line="259" w:lineRule="auto"/>
              <w:jc w:val="center"/>
              <w:rPr>
                <w:rFonts w:eastAsia="Calibri" w:cs="Calibri"/>
              </w:rPr>
            </w:pPr>
            <w:r>
              <w:rPr>
                <w:rFonts w:eastAsia="Calibri" w:cs="Calibri"/>
              </w:rPr>
              <w:t>3.168.51.18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0DECEB7" w14:textId="77777777" w:rsidR="00C90278" w:rsidRPr="00B17F14" w:rsidRDefault="00C90278" w:rsidP="001A1B54">
            <w:pPr>
              <w:spacing w:line="259" w:lineRule="auto"/>
              <w:jc w:val="center"/>
              <w:rPr>
                <w:rFonts w:eastAsia="Calibri" w:cs="Calibri"/>
              </w:rPr>
            </w:pPr>
            <w:r>
              <w:rPr>
                <w:rFonts w:eastAsia="Calibri" w:cs="Calibri"/>
              </w:rPr>
              <w:t>3.168.51.23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EAD33C5" w14:textId="77777777" w:rsidR="00C90278" w:rsidRPr="00B17F14" w:rsidRDefault="00C90278" w:rsidP="001A1B54">
            <w:pPr>
              <w:spacing w:line="259" w:lineRule="auto"/>
              <w:jc w:val="center"/>
              <w:rPr>
                <w:rFonts w:eastAsia="Calibri" w:cs="Calibri"/>
              </w:rPr>
            </w:pPr>
            <w:r>
              <w:rPr>
                <w:rFonts w:eastAsia="Calibri" w:cs="Calibri"/>
              </w:rPr>
              <w:t>3.168.51.43</w:t>
            </w:r>
          </w:p>
        </w:tc>
      </w:tr>
      <w:tr w:rsidR="00C90278" w:rsidRPr="000D193B" w14:paraId="1B0B3B11"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8EDCB0A" w14:textId="77777777" w:rsidR="00C90278" w:rsidRPr="00B17F14" w:rsidRDefault="00C90278" w:rsidP="001A1B54">
            <w:pPr>
              <w:spacing w:line="259" w:lineRule="auto"/>
              <w:jc w:val="center"/>
              <w:rPr>
                <w:rFonts w:eastAsia="Calibri" w:cs="Calibri"/>
              </w:rPr>
            </w:pPr>
            <w:r>
              <w:rPr>
                <w:rFonts w:eastAsia="Calibri" w:cs="Calibri"/>
              </w:rPr>
              <w:t>3.168.51.127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592E8AB" w14:textId="77777777" w:rsidR="00C90278" w:rsidRPr="00B17F14" w:rsidRDefault="00C90278" w:rsidP="001A1B54">
            <w:pPr>
              <w:spacing w:line="259" w:lineRule="auto"/>
              <w:jc w:val="center"/>
              <w:rPr>
                <w:rFonts w:eastAsia="Calibri" w:cs="Calibri"/>
              </w:rPr>
            </w:pPr>
            <w:r>
              <w:rPr>
                <w:rFonts w:eastAsia="Calibri" w:cs="Calibri"/>
              </w:rPr>
              <w:t>3.168.102.57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FF4BE24" w14:textId="77777777" w:rsidR="00C90278" w:rsidRPr="00B17F14" w:rsidRDefault="00C90278" w:rsidP="001A1B54">
            <w:pPr>
              <w:spacing w:line="259" w:lineRule="auto"/>
              <w:jc w:val="center"/>
              <w:rPr>
                <w:rFonts w:eastAsia="Calibri" w:cs="Calibri"/>
              </w:rPr>
            </w:pPr>
            <w:r>
              <w:rPr>
                <w:rFonts w:eastAsia="Calibri" w:cs="Calibri"/>
              </w:rPr>
              <w:t>3.168.102.93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B2F32A3" w14:textId="77777777" w:rsidR="00C90278" w:rsidRPr="00B17F14" w:rsidRDefault="00C90278" w:rsidP="001A1B54">
            <w:pPr>
              <w:spacing w:line="259" w:lineRule="auto"/>
              <w:jc w:val="center"/>
              <w:rPr>
                <w:rFonts w:eastAsia="Calibri" w:cs="Calibri"/>
              </w:rPr>
            </w:pPr>
            <w:r>
              <w:rPr>
                <w:rFonts w:eastAsia="Calibri" w:cs="Calibri"/>
              </w:rPr>
              <w:t>3.168.102.110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CB65C9A" w14:textId="77777777" w:rsidR="00C90278" w:rsidRPr="00B17F14" w:rsidRDefault="00C90278" w:rsidP="001A1B54">
            <w:pPr>
              <w:spacing w:line="259" w:lineRule="auto"/>
              <w:jc w:val="center"/>
              <w:rPr>
                <w:rFonts w:eastAsia="Calibri" w:cs="Calibri"/>
              </w:rPr>
            </w:pPr>
            <w:r>
              <w:rPr>
                <w:rFonts w:eastAsia="Calibri" w:cs="Calibri"/>
              </w:rPr>
              <w:t>3.168.102.127</w:t>
            </w:r>
          </w:p>
        </w:tc>
      </w:tr>
      <w:tr w:rsidR="00C90278" w:rsidRPr="000D193B" w14:paraId="3B135D8C"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8E5BAB8" w14:textId="77777777" w:rsidR="00C90278" w:rsidRPr="00B17F14" w:rsidRDefault="00C90278" w:rsidP="001A1B54">
            <w:pPr>
              <w:spacing w:line="259" w:lineRule="auto"/>
              <w:jc w:val="center"/>
              <w:rPr>
                <w:rFonts w:eastAsia="Calibri" w:cs="Calibri"/>
              </w:rPr>
            </w:pPr>
            <w:r>
              <w:rPr>
                <w:rFonts w:eastAsia="Calibri" w:cs="Calibri"/>
              </w:rPr>
              <w:t>3.169.173.20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038D985" w14:textId="77777777" w:rsidR="00C90278" w:rsidRPr="00B17F14" w:rsidRDefault="00C90278" w:rsidP="001A1B54">
            <w:pPr>
              <w:spacing w:line="259" w:lineRule="auto"/>
              <w:jc w:val="center"/>
              <w:rPr>
                <w:rFonts w:eastAsia="Calibri" w:cs="Calibri"/>
              </w:rPr>
            </w:pPr>
            <w:r>
              <w:rPr>
                <w:rFonts w:eastAsia="Calibri" w:cs="Calibri"/>
              </w:rPr>
              <w:t>3.169.173.30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FFD9164" w14:textId="77777777" w:rsidR="00C90278" w:rsidRPr="00B17F14" w:rsidRDefault="00C90278" w:rsidP="001A1B54">
            <w:pPr>
              <w:spacing w:line="259" w:lineRule="auto"/>
              <w:jc w:val="center"/>
              <w:rPr>
                <w:rFonts w:eastAsia="Calibri" w:cs="Calibri"/>
              </w:rPr>
            </w:pPr>
            <w:r>
              <w:rPr>
                <w:rFonts w:eastAsia="Calibri" w:cs="Calibri"/>
              </w:rPr>
              <w:t>3.169.173.42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DBF8D82" w14:textId="77777777" w:rsidR="00C90278" w:rsidRPr="00B17F14" w:rsidRDefault="00C90278" w:rsidP="001A1B54">
            <w:pPr>
              <w:spacing w:line="259" w:lineRule="auto"/>
              <w:jc w:val="center"/>
              <w:rPr>
                <w:rFonts w:eastAsia="Calibri" w:cs="Calibri"/>
              </w:rPr>
            </w:pPr>
            <w:r>
              <w:rPr>
                <w:rFonts w:eastAsia="Calibri" w:cs="Calibri"/>
              </w:rPr>
              <w:t>3.169.173.105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8A48872" w14:textId="77777777" w:rsidR="00C90278" w:rsidRPr="00B17F14" w:rsidRDefault="00C90278" w:rsidP="001A1B54">
            <w:pPr>
              <w:spacing w:line="259" w:lineRule="auto"/>
              <w:jc w:val="center"/>
              <w:rPr>
                <w:rFonts w:eastAsia="Calibri" w:cs="Calibri"/>
              </w:rPr>
            </w:pPr>
            <w:r>
              <w:rPr>
                <w:rFonts w:eastAsia="Calibri" w:cs="Calibri"/>
              </w:rPr>
              <w:t>3.170.42.47</w:t>
            </w:r>
          </w:p>
        </w:tc>
      </w:tr>
      <w:tr w:rsidR="00C90278" w:rsidRPr="000D193B" w14:paraId="2E7BBAD9"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0F89F6B" w14:textId="77777777" w:rsidR="00C90278" w:rsidRPr="00B17F14" w:rsidRDefault="00C90278" w:rsidP="001A1B54">
            <w:pPr>
              <w:spacing w:line="259" w:lineRule="auto"/>
              <w:jc w:val="center"/>
              <w:rPr>
                <w:rFonts w:eastAsia="Calibri" w:cs="Calibri"/>
              </w:rPr>
            </w:pPr>
            <w:r>
              <w:rPr>
                <w:rFonts w:eastAsia="Calibri" w:cs="Calibri"/>
              </w:rPr>
              <w:t>3.170.42.68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D08CABA" w14:textId="77777777" w:rsidR="00C90278" w:rsidRPr="00B17F14" w:rsidRDefault="00C90278" w:rsidP="001A1B54">
            <w:pPr>
              <w:spacing w:line="259" w:lineRule="auto"/>
              <w:jc w:val="center"/>
              <w:rPr>
                <w:rFonts w:eastAsia="Calibri" w:cs="Calibri"/>
              </w:rPr>
            </w:pPr>
            <w:r>
              <w:rPr>
                <w:rFonts w:eastAsia="Calibri" w:cs="Calibri"/>
              </w:rPr>
              <w:t>3.170.42.84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55608FB" w14:textId="77777777" w:rsidR="00C90278" w:rsidRPr="00B17F14" w:rsidRDefault="00C90278" w:rsidP="001A1B54">
            <w:pPr>
              <w:spacing w:line="259" w:lineRule="auto"/>
              <w:jc w:val="center"/>
              <w:rPr>
                <w:rFonts w:eastAsia="Calibri" w:cs="Calibri"/>
              </w:rPr>
            </w:pPr>
            <w:r>
              <w:rPr>
                <w:rFonts w:eastAsia="Calibri" w:cs="Calibri"/>
              </w:rPr>
              <w:t>3.170.42.113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0A33CA1" w14:textId="77777777" w:rsidR="00C90278" w:rsidRPr="00B17F14" w:rsidRDefault="00C90278" w:rsidP="001A1B54">
            <w:pPr>
              <w:spacing w:line="259" w:lineRule="auto"/>
              <w:jc w:val="center"/>
              <w:rPr>
                <w:rFonts w:eastAsia="Calibri" w:cs="Calibri"/>
              </w:rPr>
            </w:pPr>
            <w:r>
              <w:rPr>
                <w:rFonts w:eastAsia="Calibri" w:cs="Calibri"/>
              </w:rPr>
              <w:t>3.171.61.94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159D636" w14:textId="77777777" w:rsidR="00C90278" w:rsidRPr="00B17F14" w:rsidRDefault="00C90278" w:rsidP="001A1B54">
            <w:pPr>
              <w:spacing w:line="259" w:lineRule="auto"/>
              <w:jc w:val="center"/>
              <w:rPr>
                <w:rFonts w:eastAsia="Calibri" w:cs="Calibri"/>
              </w:rPr>
            </w:pPr>
            <w:r>
              <w:rPr>
                <w:rFonts w:eastAsia="Calibri" w:cs="Calibri"/>
              </w:rPr>
              <w:t>3.174.170.4</w:t>
            </w:r>
          </w:p>
        </w:tc>
      </w:tr>
      <w:tr w:rsidR="00C90278" w:rsidRPr="000D193B" w14:paraId="2C943205"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BBBD984" w14:textId="77777777" w:rsidR="00C90278" w:rsidRPr="00B17F14" w:rsidRDefault="00C90278" w:rsidP="001A1B54">
            <w:pPr>
              <w:spacing w:line="259" w:lineRule="auto"/>
              <w:jc w:val="center"/>
              <w:rPr>
                <w:rFonts w:eastAsia="Calibri" w:cs="Calibri"/>
              </w:rPr>
            </w:pPr>
            <w:r>
              <w:rPr>
                <w:rFonts w:eastAsia="Calibri" w:cs="Calibri"/>
              </w:rPr>
              <w:lastRenderedPageBreak/>
              <w:t>3.174.170.15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094901E" w14:textId="77777777" w:rsidR="00C90278" w:rsidRPr="00B17F14" w:rsidRDefault="00C90278" w:rsidP="001A1B54">
            <w:pPr>
              <w:spacing w:line="259" w:lineRule="auto"/>
              <w:jc w:val="center"/>
              <w:rPr>
                <w:rFonts w:eastAsia="Calibri" w:cs="Calibri"/>
              </w:rPr>
            </w:pPr>
            <w:r>
              <w:rPr>
                <w:rFonts w:eastAsia="Calibri" w:cs="Calibri"/>
              </w:rPr>
              <w:t>3.174.170.32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E69AFB4" w14:textId="77777777" w:rsidR="00C90278" w:rsidRPr="00B17F14" w:rsidRDefault="00C90278" w:rsidP="001A1B54">
            <w:pPr>
              <w:spacing w:line="259" w:lineRule="auto"/>
              <w:jc w:val="center"/>
              <w:rPr>
                <w:rFonts w:eastAsia="Calibri" w:cs="Calibri"/>
              </w:rPr>
            </w:pPr>
            <w:r>
              <w:rPr>
                <w:rFonts w:eastAsia="Calibri" w:cs="Calibri"/>
              </w:rPr>
              <w:t>3.174.170.80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786804D" w14:textId="77777777" w:rsidR="00C90278" w:rsidRPr="00B17F14" w:rsidRDefault="00C90278" w:rsidP="001A1B54">
            <w:pPr>
              <w:spacing w:line="259" w:lineRule="auto"/>
              <w:jc w:val="center"/>
              <w:rPr>
                <w:rFonts w:eastAsia="Calibri" w:cs="Calibri"/>
              </w:rPr>
            </w:pPr>
            <w:r>
              <w:rPr>
                <w:rFonts w:eastAsia="Calibri" w:cs="Calibri"/>
              </w:rPr>
              <w:t>3.175.115.8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DF50A2D" w14:textId="77777777" w:rsidR="00C90278" w:rsidRPr="00B17F14" w:rsidRDefault="00C90278" w:rsidP="001A1B54">
            <w:pPr>
              <w:spacing w:line="259" w:lineRule="auto"/>
              <w:jc w:val="center"/>
              <w:rPr>
                <w:rFonts w:eastAsia="Calibri" w:cs="Calibri"/>
              </w:rPr>
            </w:pPr>
            <w:r>
              <w:rPr>
                <w:rFonts w:eastAsia="Calibri" w:cs="Calibri"/>
              </w:rPr>
              <w:t>3.175.115.13</w:t>
            </w:r>
          </w:p>
        </w:tc>
      </w:tr>
      <w:tr w:rsidR="00C90278" w:rsidRPr="000D193B" w14:paraId="08ADE61A"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C4FC335" w14:textId="77777777" w:rsidR="00C90278" w:rsidRPr="00B17F14" w:rsidRDefault="00C90278" w:rsidP="001A1B54">
            <w:pPr>
              <w:spacing w:line="259" w:lineRule="auto"/>
              <w:jc w:val="center"/>
              <w:rPr>
                <w:rFonts w:eastAsia="Calibri" w:cs="Calibri"/>
              </w:rPr>
            </w:pPr>
            <w:r>
              <w:rPr>
                <w:rFonts w:eastAsia="Calibri" w:cs="Calibri"/>
              </w:rPr>
              <w:t>3.175.115.23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B00967B" w14:textId="77777777" w:rsidR="00C90278" w:rsidRPr="00B17F14" w:rsidRDefault="00C90278" w:rsidP="001A1B54">
            <w:pPr>
              <w:spacing w:line="259" w:lineRule="auto"/>
              <w:jc w:val="center"/>
              <w:rPr>
                <w:rFonts w:eastAsia="Calibri" w:cs="Calibri"/>
              </w:rPr>
            </w:pPr>
            <w:r>
              <w:rPr>
                <w:rFonts w:eastAsia="Calibri" w:cs="Calibri"/>
              </w:rPr>
              <w:t>3.175.115.38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099B86F" w14:textId="77777777" w:rsidR="00C90278" w:rsidRPr="00B17F14" w:rsidRDefault="00C90278" w:rsidP="001A1B54">
            <w:pPr>
              <w:spacing w:line="259" w:lineRule="auto"/>
              <w:jc w:val="center"/>
              <w:rPr>
                <w:rFonts w:eastAsia="Calibri" w:cs="Calibri"/>
              </w:rPr>
            </w:pPr>
            <w:r>
              <w:rPr>
                <w:rFonts w:eastAsia="Calibri" w:cs="Calibri"/>
              </w:rPr>
              <w:t>3.175.115.55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4456CAA" w14:textId="77777777" w:rsidR="00C90278" w:rsidRPr="00B17F14" w:rsidRDefault="00C90278" w:rsidP="001A1B54">
            <w:pPr>
              <w:spacing w:line="259" w:lineRule="auto"/>
              <w:jc w:val="center"/>
              <w:rPr>
                <w:rFonts w:eastAsia="Calibri" w:cs="Calibri"/>
              </w:rPr>
            </w:pPr>
            <w:r>
              <w:rPr>
                <w:rFonts w:eastAsia="Calibri" w:cs="Calibri"/>
              </w:rPr>
              <w:t>3.175.115.103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66696A3" w14:textId="77777777" w:rsidR="00C90278" w:rsidRPr="00B17F14" w:rsidRDefault="00C90278" w:rsidP="001A1B54">
            <w:pPr>
              <w:spacing w:line="259" w:lineRule="auto"/>
              <w:jc w:val="center"/>
              <w:rPr>
                <w:rFonts w:eastAsia="Calibri" w:cs="Calibri"/>
              </w:rPr>
            </w:pPr>
            <w:r>
              <w:rPr>
                <w:rFonts w:eastAsia="Calibri" w:cs="Calibri"/>
              </w:rPr>
              <w:t>3.175.115.114</w:t>
            </w:r>
          </w:p>
        </w:tc>
      </w:tr>
      <w:tr w:rsidR="00C90278" w:rsidRPr="000D193B" w14:paraId="43EBAABA"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26122BA" w14:textId="77777777" w:rsidR="00C90278" w:rsidRPr="00B17F14" w:rsidRDefault="00C90278" w:rsidP="001A1B54">
            <w:pPr>
              <w:spacing w:line="259" w:lineRule="auto"/>
              <w:jc w:val="center"/>
              <w:rPr>
                <w:rFonts w:eastAsia="Calibri" w:cs="Calibri"/>
              </w:rPr>
            </w:pPr>
            <w:r>
              <w:rPr>
                <w:rFonts w:eastAsia="Calibri" w:cs="Calibri"/>
              </w:rPr>
              <w:t>3.175.115.128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37E04A6" w14:textId="77777777" w:rsidR="00C90278" w:rsidRPr="00B17F14" w:rsidRDefault="00C90278" w:rsidP="001A1B54">
            <w:pPr>
              <w:spacing w:line="259" w:lineRule="auto"/>
              <w:jc w:val="center"/>
              <w:rPr>
                <w:rFonts w:eastAsia="Calibri" w:cs="Calibri"/>
              </w:rPr>
            </w:pPr>
            <w:r>
              <w:rPr>
                <w:rFonts w:eastAsia="Calibri" w:cs="Calibri"/>
              </w:rPr>
              <w:t>3.225.69.183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4852E4C" w14:textId="77777777" w:rsidR="00C90278" w:rsidRPr="00B17F14" w:rsidRDefault="00C90278" w:rsidP="001A1B54">
            <w:pPr>
              <w:spacing w:line="259" w:lineRule="auto"/>
              <w:jc w:val="center"/>
              <w:rPr>
                <w:rFonts w:eastAsia="Calibri" w:cs="Calibri"/>
              </w:rPr>
            </w:pPr>
            <w:r>
              <w:rPr>
                <w:rFonts w:eastAsia="Calibri" w:cs="Calibri"/>
              </w:rPr>
              <w:t>3.248.123.157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44DD2DC" w14:textId="77777777" w:rsidR="00C90278" w:rsidRPr="00B17F14" w:rsidRDefault="00C90278" w:rsidP="001A1B54">
            <w:pPr>
              <w:spacing w:line="259" w:lineRule="auto"/>
              <w:jc w:val="center"/>
              <w:rPr>
                <w:rFonts w:eastAsia="Calibri" w:cs="Calibri"/>
              </w:rPr>
            </w:pPr>
            <w:r>
              <w:rPr>
                <w:rFonts w:eastAsia="Calibri" w:cs="Calibri"/>
              </w:rPr>
              <w:t>12.132.105.215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89EECB5" w14:textId="77777777" w:rsidR="00C90278" w:rsidRPr="00B17F14" w:rsidRDefault="00C90278" w:rsidP="001A1B54">
            <w:pPr>
              <w:spacing w:line="259" w:lineRule="auto"/>
              <w:jc w:val="center"/>
              <w:rPr>
                <w:rFonts w:eastAsia="Calibri" w:cs="Calibri"/>
              </w:rPr>
            </w:pPr>
            <w:r>
              <w:rPr>
                <w:rFonts w:eastAsia="Calibri" w:cs="Calibri"/>
              </w:rPr>
              <w:t>12.195.183.18</w:t>
            </w:r>
          </w:p>
        </w:tc>
      </w:tr>
      <w:tr w:rsidR="00C90278" w:rsidRPr="000D193B" w14:paraId="129A6DB2"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3018CA5" w14:textId="77777777" w:rsidR="00C90278" w:rsidRPr="00B17F14" w:rsidRDefault="00C90278" w:rsidP="001A1B54">
            <w:pPr>
              <w:spacing w:line="259" w:lineRule="auto"/>
              <w:jc w:val="center"/>
              <w:rPr>
                <w:rFonts w:eastAsia="Calibri" w:cs="Calibri"/>
              </w:rPr>
            </w:pPr>
            <w:r>
              <w:rPr>
                <w:rFonts w:eastAsia="Calibri" w:cs="Calibri"/>
              </w:rPr>
              <w:t>12.195.183.19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D7D5F13" w14:textId="77777777" w:rsidR="00C90278" w:rsidRPr="00B17F14" w:rsidRDefault="00C90278" w:rsidP="001A1B54">
            <w:pPr>
              <w:spacing w:line="259" w:lineRule="auto"/>
              <w:jc w:val="center"/>
              <w:rPr>
                <w:rFonts w:eastAsia="Calibri" w:cs="Calibri"/>
              </w:rPr>
            </w:pPr>
            <w:r>
              <w:rPr>
                <w:rFonts w:eastAsia="Calibri" w:cs="Calibri"/>
              </w:rPr>
              <w:t>13.33.88.7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DB51A2B" w14:textId="77777777" w:rsidR="00C90278" w:rsidRPr="00B17F14" w:rsidRDefault="00C90278" w:rsidP="001A1B54">
            <w:pPr>
              <w:spacing w:line="259" w:lineRule="auto"/>
              <w:jc w:val="center"/>
              <w:rPr>
                <w:rFonts w:eastAsia="Calibri" w:cs="Calibri"/>
              </w:rPr>
            </w:pPr>
            <w:r>
              <w:rPr>
                <w:rFonts w:eastAsia="Calibri" w:cs="Calibri"/>
              </w:rPr>
              <w:t>13.33.88.58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7B9BB49" w14:textId="77777777" w:rsidR="00C90278" w:rsidRPr="00B17F14" w:rsidRDefault="00C90278" w:rsidP="001A1B54">
            <w:pPr>
              <w:spacing w:line="259" w:lineRule="auto"/>
              <w:jc w:val="center"/>
              <w:rPr>
                <w:rFonts w:eastAsia="Calibri" w:cs="Calibri"/>
              </w:rPr>
            </w:pPr>
            <w:r>
              <w:rPr>
                <w:rFonts w:eastAsia="Calibri" w:cs="Calibri"/>
              </w:rPr>
              <w:t>13.33.88.100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B52CD4A" w14:textId="77777777" w:rsidR="00C90278" w:rsidRPr="00B17F14" w:rsidRDefault="00C90278" w:rsidP="001A1B54">
            <w:pPr>
              <w:spacing w:line="259" w:lineRule="auto"/>
              <w:jc w:val="center"/>
              <w:rPr>
                <w:rFonts w:eastAsia="Calibri" w:cs="Calibri"/>
              </w:rPr>
            </w:pPr>
            <w:r>
              <w:rPr>
                <w:rFonts w:eastAsia="Calibri" w:cs="Calibri"/>
              </w:rPr>
              <w:t>13.33.88.106</w:t>
            </w:r>
          </w:p>
        </w:tc>
      </w:tr>
      <w:tr w:rsidR="00C90278" w:rsidRPr="000D193B" w14:paraId="47367380"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96F0906" w14:textId="77777777" w:rsidR="00C90278" w:rsidRPr="00B17F14" w:rsidRDefault="00C90278" w:rsidP="001A1B54">
            <w:pPr>
              <w:spacing w:line="259" w:lineRule="auto"/>
              <w:jc w:val="center"/>
              <w:rPr>
                <w:rFonts w:eastAsia="Calibri" w:cs="Calibri"/>
              </w:rPr>
            </w:pPr>
            <w:r>
              <w:rPr>
                <w:rFonts w:eastAsia="Calibri" w:cs="Calibri"/>
              </w:rPr>
              <w:t>13.35.107.25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3BA1055" w14:textId="77777777" w:rsidR="00C90278" w:rsidRPr="00B17F14" w:rsidRDefault="00C90278" w:rsidP="001A1B54">
            <w:pPr>
              <w:spacing w:line="259" w:lineRule="auto"/>
              <w:jc w:val="center"/>
              <w:rPr>
                <w:rFonts w:eastAsia="Calibri" w:cs="Calibri"/>
              </w:rPr>
            </w:pPr>
            <w:r>
              <w:rPr>
                <w:rFonts w:eastAsia="Calibri" w:cs="Calibri"/>
              </w:rPr>
              <w:t>13.35.107.28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4116EF6" w14:textId="77777777" w:rsidR="00C90278" w:rsidRPr="00B17F14" w:rsidRDefault="00C90278" w:rsidP="001A1B54">
            <w:pPr>
              <w:spacing w:line="259" w:lineRule="auto"/>
              <w:jc w:val="center"/>
              <w:rPr>
                <w:rFonts w:eastAsia="Calibri" w:cs="Calibri"/>
              </w:rPr>
            </w:pPr>
            <w:r>
              <w:rPr>
                <w:rFonts w:eastAsia="Calibri" w:cs="Calibri"/>
              </w:rPr>
              <w:t>13.35.107.42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BDAA44A" w14:textId="77777777" w:rsidR="00C90278" w:rsidRPr="00B17F14" w:rsidRDefault="00C90278" w:rsidP="001A1B54">
            <w:pPr>
              <w:spacing w:line="259" w:lineRule="auto"/>
              <w:jc w:val="center"/>
              <w:rPr>
                <w:rFonts w:eastAsia="Calibri" w:cs="Calibri"/>
              </w:rPr>
            </w:pPr>
            <w:r>
              <w:rPr>
                <w:rFonts w:eastAsia="Calibri" w:cs="Calibri"/>
              </w:rPr>
              <w:t>13.35.107.45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DDD8B51" w14:textId="77777777" w:rsidR="00C90278" w:rsidRPr="00B17F14" w:rsidRDefault="00C90278" w:rsidP="001A1B54">
            <w:pPr>
              <w:spacing w:line="259" w:lineRule="auto"/>
              <w:jc w:val="center"/>
              <w:rPr>
                <w:rFonts w:eastAsia="Calibri" w:cs="Calibri"/>
              </w:rPr>
            </w:pPr>
            <w:r>
              <w:rPr>
                <w:rFonts w:eastAsia="Calibri" w:cs="Calibri"/>
              </w:rPr>
              <w:t>13.35.107.69</w:t>
            </w:r>
          </w:p>
        </w:tc>
      </w:tr>
      <w:tr w:rsidR="00C90278" w:rsidRPr="000D193B" w14:paraId="63F498D0"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EF9BD82" w14:textId="77777777" w:rsidR="00C90278" w:rsidRPr="00B17F14" w:rsidRDefault="00C90278" w:rsidP="001A1B54">
            <w:pPr>
              <w:spacing w:line="259" w:lineRule="auto"/>
              <w:jc w:val="center"/>
              <w:rPr>
                <w:rFonts w:eastAsia="Calibri" w:cs="Calibri"/>
              </w:rPr>
            </w:pPr>
            <w:r>
              <w:rPr>
                <w:rFonts w:eastAsia="Calibri" w:cs="Calibri"/>
              </w:rPr>
              <w:t>13.35.107.82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DE7ED0F" w14:textId="77777777" w:rsidR="00C90278" w:rsidRPr="00B17F14" w:rsidRDefault="00C90278" w:rsidP="001A1B54">
            <w:pPr>
              <w:spacing w:line="259" w:lineRule="auto"/>
              <w:jc w:val="center"/>
              <w:rPr>
                <w:rFonts w:eastAsia="Calibri" w:cs="Calibri"/>
              </w:rPr>
            </w:pPr>
            <w:r>
              <w:rPr>
                <w:rFonts w:eastAsia="Calibri" w:cs="Calibri"/>
              </w:rPr>
              <w:t>13.35.107.83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57E2134" w14:textId="77777777" w:rsidR="00C90278" w:rsidRPr="00B17F14" w:rsidRDefault="00C90278" w:rsidP="001A1B54">
            <w:pPr>
              <w:spacing w:line="259" w:lineRule="auto"/>
              <w:jc w:val="center"/>
              <w:rPr>
                <w:rFonts w:eastAsia="Calibri" w:cs="Calibri"/>
              </w:rPr>
            </w:pPr>
            <w:r>
              <w:rPr>
                <w:rFonts w:eastAsia="Calibri" w:cs="Calibri"/>
              </w:rPr>
              <w:t>13.35.107.128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2CCB00B" w14:textId="77777777" w:rsidR="00C90278" w:rsidRPr="00B17F14" w:rsidRDefault="00C90278" w:rsidP="001A1B54">
            <w:pPr>
              <w:spacing w:line="259" w:lineRule="auto"/>
              <w:jc w:val="center"/>
              <w:rPr>
                <w:rFonts w:eastAsia="Calibri" w:cs="Calibri"/>
              </w:rPr>
            </w:pPr>
            <w:r>
              <w:rPr>
                <w:rFonts w:eastAsia="Calibri" w:cs="Calibri"/>
              </w:rPr>
              <w:t>13.35.163.23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18A5BE7" w14:textId="77777777" w:rsidR="00C90278" w:rsidRPr="00B17F14" w:rsidRDefault="00C90278" w:rsidP="001A1B54">
            <w:pPr>
              <w:spacing w:line="259" w:lineRule="auto"/>
              <w:jc w:val="center"/>
              <w:rPr>
                <w:rFonts w:eastAsia="Calibri" w:cs="Calibri"/>
              </w:rPr>
            </w:pPr>
            <w:r>
              <w:rPr>
                <w:rFonts w:eastAsia="Calibri" w:cs="Calibri"/>
              </w:rPr>
              <w:t>13.35.163.50</w:t>
            </w:r>
          </w:p>
        </w:tc>
      </w:tr>
      <w:tr w:rsidR="00C90278" w:rsidRPr="000D193B" w14:paraId="03CB204F"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99752FB" w14:textId="77777777" w:rsidR="00C90278" w:rsidRPr="00B17F14" w:rsidRDefault="00C90278" w:rsidP="001A1B54">
            <w:pPr>
              <w:spacing w:line="259" w:lineRule="auto"/>
              <w:jc w:val="center"/>
              <w:rPr>
                <w:rFonts w:eastAsia="Calibri" w:cs="Calibri"/>
              </w:rPr>
            </w:pPr>
            <w:r>
              <w:rPr>
                <w:rFonts w:eastAsia="Calibri" w:cs="Calibri"/>
              </w:rPr>
              <w:t>13.35.163.82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D5744D7" w14:textId="77777777" w:rsidR="00C90278" w:rsidRPr="00B17F14" w:rsidRDefault="00C90278" w:rsidP="001A1B54">
            <w:pPr>
              <w:spacing w:line="259" w:lineRule="auto"/>
              <w:jc w:val="center"/>
              <w:rPr>
                <w:rFonts w:eastAsia="Calibri" w:cs="Calibri"/>
              </w:rPr>
            </w:pPr>
            <w:r>
              <w:rPr>
                <w:rFonts w:eastAsia="Calibri" w:cs="Calibri"/>
              </w:rPr>
              <w:t>13.35.163.112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7F8EE42" w14:textId="77777777" w:rsidR="00C90278" w:rsidRPr="00B17F14" w:rsidRDefault="00C90278" w:rsidP="001A1B54">
            <w:pPr>
              <w:spacing w:line="259" w:lineRule="auto"/>
              <w:jc w:val="center"/>
              <w:rPr>
                <w:rFonts w:eastAsia="Calibri" w:cs="Calibri"/>
              </w:rPr>
            </w:pPr>
            <w:r>
              <w:rPr>
                <w:rFonts w:eastAsia="Calibri" w:cs="Calibri"/>
              </w:rPr>
              <w:t>13.35.238.16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3D92115" w14:textId="77777777" w:rsidR="00C90278" w:rsidRPr="00B17F14" w:rsidRDefault="00C90278" w:rsidP="001A1B54">
            <w:pPr>
              <w:spacing w:line="259" w:lineRule="auto"/>
              <w:jc w:val="center"/>
              <w:rPr>
                <w:rFonts w:eastAsia="Calibri" w:cs="Calibri"/>
              </w:rPr>
            </w:pPr>
            <w:r>
              <w:rPr>
                <w:rFonts w:eastAsia="Calibri" w:cs="Calibri"/>
              </w:rPr>
              <w:t>13.35.238.74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BD70AED" w14:textId="77777777" w:rsidR="00C90278" w:rsidRPr="00B17F14" w:rsidRDefault="00C90278" w:rsidP="001A1B54">
            <w:pPr>
              <w:spacing w:line="259" w:lineRule="auto"/>
              <w:jc w:val="center"/>
              <w:rPr>
                <w:rFonts w:eastAsia="Calibri" w:cs="Calibri"/>
              </w:rPr>
            </w:pPr>
            <w:r>
              <w:rPr>
                <w:rFonts w:eastAsia="Calibri" w:cs="Calibri"/>
              </w:rPr>
              <w:t>13.35.238.81</w:t>
            </w:r>
          </w:p>
        </w:tc>
      </w:tr>
      <w:tr w:rsidR="00C90278" w:rsidRPr="000D193B" w14:paraId="2DB38C51"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2A33411" w14:textId="77777777" w:rsidR="00C90278" w:rsidRPr="00B17F14" w:rsidRDefault="00C90278" w:rsidP="001A1B54">
            <w:pPr>
              <w:spacing w:line="259" w:lineRule="auto"/>
              <w:jc w:val="center"/>
              <w:rPr>
                <w:rFonts w:eastAsia="Calibri" w:cs="Calibri"/>
              </w:rPr>
            </w:pPr>
            <w:r>
              <w:rPr>
                <w:rFonts w:eastAsia="Calibri" w:cs="Calibri"/>
              </w:rPr>
              <w:t>13.35.238.126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A1140F2" w14:textId="77777777" w:rsidR="00C90278" w:rsidRPr="00B17F14" w:rsidRDefault="00C90278" w:rsidP="001A1B54">
            <w:pPr>
              <w:spacing w:line="259" w:lineRule="auto"/>
              <w:jc w:val="center"/>
              <w:rPr>
                <w:rFonts w:eastAsia="Calibri" w:cs="Calibri"/>
              </w:rPr>
            </w:pPr>
            <w:r>
              <w:rPr>
                <w:rFonts w:eastAsia="Calibri" w:cs="Calibri"/>
              </w:rPr>
              <w:t>13.67.15.129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2F57CC6" w14:textId="77777777" w:rsidR="00C90278" w:rsidRPr="00B17F14" w:rsidRDefault="00C90278" w:rsidP="001A1B54">
            <w:pPr>
              <w:spacing w:line="259" w:lineRule="auto"/>
              <w:jc w:val="center"/>
              <w:rPr>
                <w:rFonts w:eastAsia="Calibri" w:cs="Calibri"/>
              </w:rPr>
            </w:pPr>
            <w:r>
              <w:rPr>
                <w:rFonts w:eastAsia="Calibri" w:cs="Calibri"/>
              </w:rPr>
              <w:t>13.107.226.41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EC0913F" w14:textId="77777777" w:rsidR="00C90278" w:rsidRPr="00B17F14" w:rsidRDefault="00C90278" w:rsidP="001A1B54">
            <w:pPr>
              <w:spacing w:line="259" w:lineRule="auto"/>
              <w:jc w:val="center"/>
              <w:rPr>
                <w:rFonts w:eastAsia="Calibri" w:cs="Calibri"/>
              </w:rPr>
            </w:pPr>
            <w:r>
              <w:rPr>
                <w:rFonts w:eastAsia="Calibri" w:cs="Calibri"/>
              </w:rPr>
              <w:t>13.107.253.41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C90E526" w14:textId="77777777" w:rsidR="00C90278" w:rsidRPr="00B17F14" w:rsidRDefault="00C90278" w:rsidP="001A1B54">
            <w:pPr>
              <w:spacing w:line="259" w:lineRule="auto"/>
              <w:jc w:val="center"/>
              <w:rPr>
                <w:rFonts w:eastAsia="Calibri" w:cs="Calibri"/>
              </w:rPr>
            </w:pPr>
            <w:r>
              <w:rPr>
                <w:rFonts w:eastAsia="Calibri" w:cs="Calibri"/>
              </w:rPr>
              <w:t>13.111.18.10</w:t>
            </w:r>
          </w:p>
        </w:tc>
      </w:tr>
      <w:tr w:rsidR="00C90278" w:rsidRPr="000D193B" w14:paraId="0E1760D0"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C1ACB07" w14:textId="77777777" w:rsidR="00C90278" w:rsidRPr="00B17F14" w:rsidRDefault="00C90278" w:rsidP="001A1B54">
            <w:pPr>
              <w:spacing w:line="259" w:lineRule="auto"/>
              <w:jc w:val="center"/>
              <w:rPr>
                <w:rFonts w:eastAsia="Calibri" w:cs="Calibri"/>
              </w:rPr>
            </w:pPr>
            <w:r>
              <w:rPr>
                <w:rFonts w:eastAsia="Calibri" w:cs="Calibri"/>
              </w:rPr>
              <w:t>13.111.18.27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AEBAFF3" w14:textId="77777777" w:rsidR="00C90278" w:rsidRPr="00B17F14" w:rsidRDefault="00C90278" w:rsidP="001A1B54">
            <w:pPr>
              <w:spacing w:line="259" w:lineRule="auto"/>
              <w:jc w:val="center"/>
              <w:rPr>
                <w:rFonts w:eastAsia="Calibri" w:cs="Calibri"/>
              </w:rPr>
            </w:pPr>
            <w:r>
              <w:rPr>
                <w:rFonts w:eastAsia="Calibri" w:cs="Calibri"/>
              </w:rPr>
              <w:t>13.224.30.46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EC9C00B" w14:textId="77777777" w:rsidR="00C90278" w:rsidRPr="00B17F14" w:rsidRDefault="00C90278" w:rsidP="001A1B54">
            <w:pPr>
              <w:spacing w:line="259" w:lineRule="auto"/>
              <w:jc w:val="center"/>
              <w:rPr>
                <w:rFonts w:eastAsia="Calibri" w:cs="Calibri"/>
              </w:rPr>
            </w:pPr>
            <w:r>
              <w:rPr>
                <w:rFonts w:eastAsia="Calibri" w:cs="Calibri"/>
              </w:rPr>
              <w:t>13.224.30.87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CD91366" w14:textId="77777777" w:rsidR="00C90278" w:rsidRPr="00B17F14" w:rsidRDefault="00C90278" w:rsidP="001A1B54">
            <w:pPr>
              <w:spacing w:line="259" w:lineRule="auto"/>
              <w:jc w:val="center"/>
              <w:rPr>
                <w:rFonts w:eastAsia="Calibri" w:cs="Calibri"/>
              </w:rPr>
            </w:pPr>
            <w:r>
              <w:rPr>
                <w:rFonts w:eastAsia="Calibri" w:cs="Calibri"/>
              </w:rPr>
              <w:t>13.224.30.107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ECA331A" w14:textId="77777777" w:rsidR="00C90278" w:rsidRPr="00B17F14" w:rsidRDefault="00C90278" w:rsidP="001A1B54">
            <w:pPr>
              <w:spacing w:line="259" w:lineRule="auto"/>
              <w:jc w:val="center"/>
              <w:rPr>
                <w:rFonts w:eastAsia="Calibri" w:cs="Calibri"/>
              </w:rPr>
            </w:pPr>
            <w:r>
              <w:rPr>
                <w:rFonts w:eastAsia="Calibri" w:cs="Calibri"/>
              </w:rPr>
              <w:t>13.224.30.128</w:t>
            </w:r>
          </w:p>
        </w:tc>
      </w:tr>
      <w:tr w:rsidR="00C90278" w:rsidRPr="000D193B" w14:paraId="345FBFFC"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1E9C269" w14:textId="77777777" w:rsidR="00C90278" w:rsidRPr="00B17F14" w:rsidRDefault="00C90278" w:rsidP="001A1B54">
            <w:pPr>
              <w:spacing w:line="259" w:lineRule="auto"/>
              <w:jc w:val="center"/>
              <w:rPr>
                <w:rFonts w:eastAsia="Calibri" w:cs="Calibri"/>
              </w:rPr>
            </w:pPr>
            <w:r>
              <w:rPr>
                <w:rFonts w:eastAsia="Calibri" w:cs="Calibri"/>
              </w:rPr>
              <w:t>13.224.181.22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FD40E7B" w14:textId="77777777" w:rsidR="00C90278" w:rsidRPr="00B17F14" w:rsidRDefault="00C90278" w:rsidP="001A1B54">
            <w:pPr>
              <w:spacing w:line="259" w:lineRule="auto"/>
              <w:jc w:val="center"/>
              <w:rPr>
                <w:rFonts w:eastAsia="Calibri" w:cs="Calibri"/>
              </w:rPr>
            </w:pPr>
            <w:r>
              <w:rPr>
                <w:rFonts w:eastAsia="Calibri" w:cs="Calibri"/>
              </w:rPr>
              <w:t>13.224.181.41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53C8ACE" w14:textId="77777777" w:rsidR="00C90278" w:rsidRPr="00B17F14" w:rsidRDefault="00C90278" w:rsidP="001A1B54">
            <w:pPr>
              <w:spacing w:line="259" w:lineRule="auto"/>
              <w:jc w:val="center"/>
              <w:rPr>
                <w:rFonts w:eastAsia="Calibri" w:cs="Calibri"/>
              </w:rPr>
            </w:pPr>
            <w:r>
              <w:rPr>
                <w:rFonts w:eastAsia="Calibri" w:cs="Calibri"/>
              </w:rPr>
              <w:t>13.224.181.43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EA5E011" w14:textId="77777777" w:rsidR="00C90278" w:rsidRPr="00B17F14" w:rsidRDefault="00C90278" w:rsidP="001A1B54">
            <w:pPr>
              <w:spacing w:line="259" w:lineRule="auto"/>
              <w:jc w:val="center"/>
              <w:rPr>
                <w:rFonts w:eastAsia="Calibri" w:cs="Calibri"/>
              </w:rPr>
            </w:pPr>
            <w:r>
              <w:rPr>
                <w:rFonts w:eastAsia="Calibri" w:cs="Calibri"/>
              </w:rPr>
              <w:t>13.224.181.84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C91E735" w14:textId="77777777" w:rsidR="00C90278" w:rsidRPr="00B17F14" w:rsidRDefault="00C90278" w:rsidP="001A1B54">
            <w:pPr>
              <w:spacing w:line="259" w:lineRule="auto"/>
              <w:jc w:val="center"/>
              <w:rPr>
                <w:rFonts w:eastAsia="Calibri" w:cs="Calibri"/>
              </w:rPr>
            </w:pPr>
            <w:r>
              <w:rPr>
                <w:rFonts w:eastAsia="Calibri" w:cs="Calibri"/>
              </w:rPr>
              <w:t>13.225.196.38</w:t>
            </w:r>
          </w:p>
        </w:tc>
      </w:tr>
      <w:tr w:rsidR="00C90278" w:rsidRPr="000D193B" w14:paraId="06B0A7E3"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854F765" w14:textId="77777777" w:rsidR="00C90278" w:rsidRPr="00B17F14" w:rsidRDefault="00C90278" w:rsidP="001A1B54">
            <w:pPr>
              <w:spacing w:line="259" w:lineRule="auto"/>
              <w:jc w:val="center"/>
              <w:rPr>
                <w:rFonts w:eastAsia="Calibri" w:cs="Calibri"/>
              </w:rPr>
            </w:pPr>
            <w:r>
              <w:rPr>
                <w:rFonts w:eastAsia="Calibri" w:cs="Calibri"/>
              </w:rPr>
              <w:t>13.225.196.56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EA3B728" w14:textId="77777777" w:rsidR="00C90278" w:rsidRPr="00B17F14" w:rsidRDefault="00C90278" w:rsidP="001A1B54">
            <w:pPr>
              <w:spacing w:line="259" w:lineRule="auto"/>
              <w:jc w:val="center"/>
              <w:rPr>
                <w:rFonts w:eastAsia="Calibri" w:cs="Calibri"/>
              </w:rPr>
            </w:pPr>
            <w:r>
              <w:rPr>
                <w:rFonts w:eastAsia="Calibri" w:cs="Calibri"/>
              </w:rPr>
              <w:t>13.225.196.78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9B64EB9" w14:textId="77777777" w:rsidR="00C90278" w:rsidRPr="00B17F14" w:rsidRDefault="00C90278" w:rsidP="001A1B54">
            <w:pPr>
              <w:spacing w:line="259" w:lineRule="auto"/>
              <w:jc w:val="center"/>
              <w:rPr>
                <w:rFonts w:eastAsia="Calibri" w:cs="Calibri"/>
              </w:rPr>
            </w:pPr>
            <w:r>
              <w:rPr>
                <w:rFonts w:eastAsia="Calibri" w:cs="Calibri"/>
              </w:rPr>
              <w:t>13.225.196.117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1F6FD33" w14:textId="77777777" w:rsidR="00C90278" w:rsidRPr="00B17F14" w:rsidRDefault="00C90278" w:rsidP="001A1B54">
            <w:pPr>
              <w:spacing w:line="259" w:lineRule="auto"/>
              <w:jc w:val="center"/>
              <w:rPr>
                <w:rFonts w:eastAsia="Calibri" w:cs="Calibri"/>
              </w:rPr>
            </w:pPr>
            <w:r>
              <w:rPr>
                <w:rFonts w:eastAsia="Calibri" w:cs="Calibri"/>
              </w:rPr>
              <w:t>13.226.69.94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B5C803E" w14:textId="77777777" w:rsidR="00C90278" w:rsidRPr="00B17F14" w:rsidRDefault="00C90278" w:rsidP="001A1B54">
            <w:pPr>
              <w:spacing w:line="259" w:lineRule="auto"/>
              <w:jc w:val="center"/>
              <w:rPr>
                <w:rFonts w:eastAsia="Calibri" w:cs="Calibri"/>
              </w:rPr>
            </w:pPr>
            <w:r>
              <w:rPr>
                <w:rFonts w:eastAsia="Calibri" w:cs="Calibri"/>
              </w:rPr>
              <w:t>13.226.69.103</w:t>
            </w:r>
          </w:p>
        </w:tc>
      </w:tr>
      <w:tr w:rsidR="00C90278" w:rsidRPr="000D193B" w14:paraId="71BEEC96"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2256F61" w14:textId="77777777" w:rsidR="00C90278" w:rsidRPr="00B17F14" w:rsidRDefault="00C90278" w:rsidP="001A1B54">
            <w:pPr>
              <w:spacing w:line="259" w:lineRule="auto"/>
              <w:jc w:val="center"/>
              <w:rPr>
                <w:rFonts w:eastAsia="Calibri" w:cs="Calibri"/>
              </w:rPr>
            </w:pPr>
            <w:r>
              <w:rPr>
                <w:rFonts w:eastAsia="Calibri" w:cs="Calibri"/>
              </w:rPr>
              <w:t>13.226.69.115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12EB3C1" w14:textId="77777777" w:rsidR="00C90278" w:rsidRPr="00B17F14" w:rsidRDefault="00C90278" w:rsidP="001A1B54">
            <w:pPr>
              <w:spacing w:line="259" w:lineRule="auto"/>
              <w:jc w:val="center"/>
              <w:rPr>
                <w:rFonts w:eastAsia="Calibri" w:cs="Calibri"/>
              </w:rPr>
            </w:pPr>
            <w:r>
              <w:rPr>
                <w:rFonts w:eastAsia="Calibri" w:cs="Calibri"/>
              </w:rPr>
              <w:t>13.226.69.123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7B2D2F2" w14:textId="77777777" w:rsidR="00C90278" w:rsidRPr="00B17F14" w:rsidRDefault="00C90278" w:rsidP="001A1B54">
            <w:pPr>
              <w:spacing w:line="259" w:lineRule="auto"/>
              <w:jc w:val="center"/>
              <w:rPr>
                <w:rFonts w:eastAsia="Calibri" w:cs="Calibri"/>
              </w:rPr>
            </w:pPr>
            <w:r>
              <w:rPr>
                <w:rFonts w:eastAsia="Calibri" w:cs="Calibri"/>
              </w:rPr>
              <w:t>13.226.251.56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25373F7" w14:textId="77777777" w:rsidR="00C90278" w:rsidRPr="00B17F14" w:rsidRDefault="00C90278" w:rsidP="001A1B54">
            <w:pPr>
              <w:spacing w:line="259" w:lineRule="auto"/>
              <w:jc w:val="center"/>
              <w:rPr>
                <w:rFonts w:eastAsia="Calibri" w:cs="Calibri"/>
              </w:rPr>
            </w:pPr>
            <w:r>
              <w:rPr>
                <w:rFonts w:eastAsia="Calibri" w:cs="Calibri"/>
              </w:rPr>
              <w:t>13.226.251.59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694B3B4" w14:textId="77777777" w:rsidR="00C90278" w:rsidRPr="00B17F14" w:rsidRDefault="00C90278" w:rsidP="001A1B54">
            <w:pPr>
              <w:spacing w:line="259" w:lineRule="auto"/>
              <w:jc w:val="center"/>
              <w:rPr>
                <w:rFonts w:eastAsia="Calibri" w:cs="Calibri"/>
              </w:rPr>
            </w:pPr>
            <w:r>
              <w:rPr>
                <w:rFonts w:eastAsia="Calibri" w:cs="Calibri"/>
              </w:rPr>
              <w:t>13.226.251.85</w:t>
            </w:r>
          </w:p>
        </w:tc>
      </w:tr>
      <w:tr w:rsidR="00C90278" w:rsidRPr="000D193B" w14:paraId="0EECE52B"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4871B6C" w14:textId="77777777" w:rsidR="00C90278" w:rsidRPr="00B17F14" w:rsidRDefault="00C90278" w:rsidP="001A1B54">
            <w:pPr>
              <w:spacing w:line="259" w:lineRule="auto"/>
              <w:jc w:val="center"/>
              <w:rPr>
                <w:rFonts w:eastAsia="Calibri" w:cs="Calibri"/>
              </w:rPr>
            </w:pPr>
            <w:r>
              <w:rPr>
                <w:rFonts w:eastAsia="Calibri" w:cs="Calibri"/>
              </w:rPr>
              <w:t>13.226.251.93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E33CB7D" w14:textId="77777777" w:rsidR="00C90278" w:rsidRPr="00B17F14" w:rsidRDefault="00C90278" w:rsidP="001A1B54">
            <w:pPr>
              <w:spacing w:line="259" w:lineRule="auto"/>
              <w:jc w:val="center"/>
              <w:rPr>
                <w:rFonts w:eastAsia="Calibri" w:cs="Calibri"/>
              </w:rPr>
            </w:pPr>
            <w:r>
              <w:rPr>
                <w:rFonts w:eastAsia="Calibri" w:cs="Calibri"/>
              </w:rPr>
              <w:t>13.248.175.166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412384C" w14:textId="77777777" w:rsidR="00C90278" w:rsidRPr="00B17F14" w:rsidRDefault="00C90278" w:rsidP="001A1B54">
            <w:pPr>
              <w:spacing w:line="259" w:lineRule="auto"/>
              <w:jc w:val="center"/>
              <w:rPr>
                <w:rFonts w:eastAsia="Calibri" w:cs="Calibri"/>
              </w:rPr>
            </w:pPr>
            <w:r>
              <w:rPr>
                <w:rFonts w:eastAsia="Calibri" w:cs="Calibri"/>
              </w:rPr>
              <w:t>13.249.231.9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A06BD28" w14:textId="77777777" w:rsidR="00C90278" w:rsidRPr="00B17F14" w:rsidRDefault="00C90278" w:rsidP="001A1B54">
            <w:pPr>
              <w:spacing w:line="259" w:lineRule="auto"/>
              <w:jc w:val="center"/>
              <w:rPr>
                <w:rFonts w:eastAsia="Calibri" w:cs="Calibri"/>
              </w:rPr>
            </w:pPr>
            <w:r>
              <w:rPr>
                <w:rFonts w:eastAsia="Calibri" w:cs="Calibri"/>
              </w:rPr>
              <w:t>13.249.231.15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F93A9FB" w14:textId="77777777" w:rsidR="00C90278" w:rsidRPr="00B17F14" w:rsidRDefault="00C90278" w:rsidP="001A1B54">
            <w:pPr>
              <w:spacing w:line="259" w:lineRule="auto"/>
              <w:jc w:val="center"/>
              <w:rPr>
                <w:rFonts w:eastAsia="Calibri" w:cs="Calibri"/>
              </w:rPr>
            </w:pPr>
            <w:r>
              <w:rPr>
                <w:rFonts w:eastAsia="Calibri" w:cs="Calibri"/>
              </w:rPr>
              <w:t>13.249.231.27</w:t>
            </w:r>
          </w:p>
        </w:tc>
      </w:tr>
      <w:tr w:rsidR="00C90278" w:rsidRPr="000D193B" w14:paraId="1B213A96"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1205426" w14:textId="77777777" w:rsidR="00C90278" w:rsidRPr="00B17F14" w:rsidRDefault="00C90278" w:rsidP="001A1B54">
            <w:pPr>
              <w:spacing w:line="259" w:lineRule="auto"/>
              <w:jc w:val="center"/>
              <w:rPr>
                <w:rFonts w:eastAsia="Calibri" w:cs="Calibri"/>
              </w:rPr>
            </w:pPr>
            <w:r>
              <w:rPr>
                <w:rFonts w:eastAsia="Calibri" w:cs="Calibri"/>
              </w:rPr>
              <w:t>13.249.231.45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049121E" w14:textId="77777777" w:rsidR="00C90278" w:rsidRPr="00B17F14" w:rsidRDefault="00C90278" w:rsidP="001A1B54">
            <w:pPr>
              <w:spacing w:line="259" w:lineRule="auto"/>
              <w:jc w:val="center"/>
              <w:rPr>
                <w:rFonts w:eastAsia="Calibri" w:cs="Calibri"/>
              </w:rPr>
            </w:pPr>
            <w:r>
              <w:rPr>
                <w:rFonts w:eastAsia="Calibri" w:cs="Calibri"/>
              </w:rPr>
              <w:t>13.249.231.54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E48DA58" w14:textId="77777777" w:rsidR="00C90278" w:rsidRPr="00B17F14" w:rsidRDefault="00C90278" w:rsidP="001A1B54">
            <w:pPr>
              <w:spacing w:line="259" w:lineRule="auto"/>
              <w:jc w:val="center"/>
              <w:rPr>
                <w:rFonts w:eastAsia="Calibri" w:cs="Calibri"/>
              </w:rPr>
            </w:pPr>
            <w:r>
              <w:rPr>
                <w:rFonts w:eastAsia="Calibri" w:cs="Calibri"/>
              </w:rPr>
              <w:t>13.249.231.72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BED4CD1" w14:textId="77777777" w:rsidR="00C90278" w:rsidRPr="00B17F14" w:rsidRDefault="00C90278" w:rsidP="001A1B54">
            <w:pPr>
              <w:spacing w:line="259" w:lineRule="auto"/>
              <w:jc w:val="center"/>
              <w:rPr>
                <w:rFonts w:eastAsia="Calibri" w:cs="Calibri"/>
              </w:rPr>
            </w:pPr>
            <w:r>
              <w:rPr>
                <w:rFonts w:eastAsia="Calibri" w:cs="Calibri"/>
              </w:rPr>
              <w:t>13.249.231.85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9A8C884" w14:textId="77777777" w:rsidR="00C90278" w:rsidRPr="00B17F14" w:rsidRDefault="00C90278" w:rsidP="001A1B54">
            <w:pPr>
              <w:spacing w:line="259" w:lineRule="auto"/>
              <w:jc w:val="center"/>
              <w:rPr>
                <w:rFonts w:eastAsia="Calibri" w:cs="Calibri"/>
              </w:rPr>
            </w:pPr>
            <w:r>
              <w:rPr>
                <w:rFonts w:eastAsia="Calibri" w:cs="Calibri"/>
              </w:rPr>
              <w:t>13.249.231.125</w:t>
            </w:r>
          </w:p>
        </w:tc>
      </w:tr>
      <w:tr w:rsidR="00C90278" w:rsidRPr="000D193B" w14:paraId="5F0ACDB7"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4D13CAB" w14:textId="77777777" w:rsidR="00C90278" w:rsidRPr="00B17F14" w:rsidRDefault="00C90278" w:rsidP="001A1B54">
            <w:pPr>
              <w:spacing w:line="259" w:lineRule="auto"/>
              <w:jc w:val="center"/>
              <w:rPr>
                <w:rFonts w:eastAsia="Calibri" w:cs="Calibri"/>
              </w:rPr>
            </w:pPr>
            <w:r>
              <w:rPr>
                <w:rFonts w:eastAsia="Calibri" w:cs="Calibri"/>
              </w:rPr>
              <w:t>18.65.14.6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A116475" w14:textId="77777777" w:rsidR="00C90278" w:rsidRPr="00B17F14" w:rsidRDefault="00C90278" w:rsidP="001A1B54">
            <w:pPr>
              <w:spacing w:line="259" w:lineRule="auto"/>
              <w:jc w:val="center"/>
              <w:rPr>
                <w:rFonts w:eastAsia="Calibri" w:cs="Calibri"/>
              </w:rPr>
            </w:pPr>
            <w:r>
              <w:rPr>
                <w:rFonts w:eastAsia="Calibri" w:cs="Calibri"/>
              </w:rPr>
              <w:t>18.65.14.26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847AB68" w14:textId="77777777" w:rsidR="00C90278" w:rsidRPr="00B17F14" w:rsidRDefault="00C90278" w:rsidP="001A1B54">
            <w:pPr>
              <w:spacing w:line="259" w:lineRule="auto"/>
              <w:jc w:val="center"/>
              <w:rPr>
                <w:rFonts w:eastAsia="Calibri" w:cs="Calibri"/>
              </w:rPr>
            </w:pPr>
            <w:r>
              <w:rPr>
                <w:rFonts w:eastAsia="Calibri" w:cs="Calibri"/>
              </w:rPr>
              <w:t>18.65.14.35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0877286" w14:textId="77777777" w:rsidR="00C90278" w:rsidRPr="00B17F14" w:rsidRDefault="00C90278" w:rsidP="001A1B54">
            <w:pPr>
              <w:spacing w:line="259" w:lineRule="auto"/>
              <w:jc w:val="center"/>
              <w:rPr>
                <w:rFonts w:eastAsia="Calibri" w:cs="Calibri"/>
              </w:rPr>
            </w:pPr>
            <w:r>
              <w:rPr>
                <w:rFonts w:eastAsia="Calibri" w:cs="Calibri"/>
              </w:rPr>
              <w:t>18.65.14.125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7414BEE" w14:textId="77777777" w:rsidR="00C90278" w:rsidRPr="00B17F14" w:rsidRDefault="00C90278" w:rsidP="001A1B54">
            <w:pPr>
              <w:spacing w:line="259" w:lineRule="auto"/>
              <w:jc w:val="center"/>
              <w:rPr>
                <w:rFonts w:eastAsia="Calibri" w:cs="Calibri"/>
              </w:rPr>
            </w:pPr>
            <w:r>
              <w:rPr>
                <w:rFonts w:eastAsia="Calibri" w:cs="Calibri"/>
              </w:rPr>
              <w:t>18.65.244.35</w:t>
            </w:r>
          </w:p>
        </w:tc>
      </w:tr>
      <w:tr w:rsidR="00C90278" w:rsidRPr="000D193B" w14:paraId="481D4A12"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C82C0AB" w14:textId="77777777" w:rsidR="00C90278" w:rsidRPr="00B17F14" w:rsidRDefault="00C90278" w:rsidP="001A1B54">
            <w:pPr>
              <w:spacing w:line="259" w:lineRule="auto"/>
              <w:jc w:val="center"/>
              <w:rPr>
                <w:rFonts w:eastAsia="Calibri" w:cs="Calibri"/>
              </w:rPr>
            </w:pPr>
            <w:r>
              <w:rPr>
                <w:rFonts w:eastAsia="Calibri" w:cs="Calibri"/>
              </w:rPr>
              <w:t>18.65.244.43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F263C21" w14:textId="77777777" w:rsidR="00C90278" w:rsidRPr="00B17F14" w:rsidRDefault="00C90278" w:rsidP="001A1B54">
            <w:pPr>
              <w:spacing w:line="259" w:lineRule="auto"/>
              <w:jc w:val="center"/>
              <w:rPr>
                <w:rFonts w:eastAsia="Calibri" w:cs="Calibri"/>
              </w:rPr>
            </w:pPr>
            <w:r>
              <w:rPr>
                <w:rFonts w:eastAsia="Calibri" w:cs="Calibri"/>
              </w:rPr>
              <w:t>18.65.244.89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8DDC049" w14:textId="77777777" w:rsidR="00C90278" w:rsidRPr="00B17F14" w:rsidRDefault="00C90278" w:rsidP="001A1B54">
            <w:pPr>
              <w:spacing w:line="259" w:lineRule="auto"/>
              <w:jc w:val="center"/>
              <w:rPr>
                <w:rFonts w:eastAsia="Calibri" w:cs="Calibri"/>
              </w:rPr>
            </w:pPr>
            <w:r>
              <w:rPr>
                <w:rFonts w:eastAsia="Calibri" w:cs="Calibri"/>
              </w:rPr>
              <w:t>18.65.244.95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E26ABED" w14:textId="77777777" w:rsidR="00C90278" w:rsidRPr="00B17F14" w:rsidRDefault="00C90278" w:rsidP="001A1B54">
            <w:pPr>
              <w:spacing w:line="259" w:lineRule="auto"/>
              <w:jc w:val="center"/>
              <w:rPr>
                <w:rFonts w:eastAsia="Calibri" w:cs="Calibri"/>
              </w:rPr>
            </w:pPr>
            <w:r>
              <w:rPr>
                <w:rFonts w:eastAsia="Calibri" w:cs="Calibri"/>
              </w:rPr>
              <w:t>18.65.244.98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C9E833B" w14:textId="77777777" w:rsidR="00C90278" w:rsidRPr="00B17F14" w:rsidRDefault="00C90278" w:rsidP="001A1B54">
            <w:pPr>
              <w:spacing w:line="259" w:lineRule="auto"/>
              <w:jc w:val="center"/>
              <w:rPr>
                <w:rFonts w:eastAsia="Calibri" w:cs="Calibri"/>
              </w:rPr>
            </w:pPr>
            <w:r>
              <w:rPr>
                <w:rFonts w:eastAsia="Calibri" w:cs="Calibri"/>
              </w:rPr>
              <w:t>18.65.244.112</w:t>
            </w:r>
          </w:p>
        </w:tc>
      </w:tr>
      <w:tr w:rsidR="00C90278" w:rsidRPr="000D193B" w14:paraId="5FB7FAC9"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6AF7400" w14:textId="77777777" w:rsidR="00C90278" w:rsidRPr="00B17F14" w:rsidRDefault="00C90278" w:rsidP="001A1B54">
            <w:pPr>
              <w:spacing w:line="259" w:lineRule="auto"/>
              <w:jc w:val="center"/>
              <w:rPr>
                <w:rFonts w:eastAsia="Calibri" w:cs="Calibri"/>
              </w:rPr>
            </w:pPr>
            <w:r>
              <w:rPr>
                <w:rFonts w:eastAsia="Calibri" w:cs="Calibri"/>
              </w:rPr>
              <w:t>18.67.0.90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401E736" w14:textId="77777777" w:rsidR="00C90278" w:rsidRPr="00B17F14" w:rsidRDefault="00C90278" w:rsidP="001A1B54">
            <w:pPr>
              <w:spacing w:line="259" w:lineRule="auto"/>
              <w:jc w:val="center"/>
              <w:rPr>
                <w:rFonts w:eastAsia="Calibri" w:cs="Calibri"/>
              </w:rPr>
            </w:pPr>
            <w:r>
              <w:rPr>
                <w:rFonts w:eastAsia="Calibri" w:cs="Calibri"/>
              </w:rPr>
              <w:t>18.67.93.29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80FD9D5" w14:textId="77777777" w:rsidR="00C90278" w:rsidRPr="00B17F14" w:rsidRDefault="00C90278" w:rsidP="001A1B54">
            <w:pPr>
              <w:spacing w:line="259" w:lineRule="auto"/>
              <w:jc w:val="center"/>
              <w:rPr>
                <w:rFonts w:eastAsia="Calibri" w:cs="Calibri"/>
              </w:rPr>
            </w:pPr>
            <w:r>
              <w:rPr>
                <w:rFonts w:eastAsia="Calibri" w:cs="Calibri"/>
              </w:rPr>
              <w:t>18.67.93.33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324AAB4" w14:textId="77777777" w:rsidR="00C90278" w:rsidRPr="00B17F14" w:rsidRDefault="00C90278" w:rsidP="001A1B54">
            <w:pPr>
              <w:spacing w:line="259" w:lineRule="auto"/>
              <w:jc w:val="center"/>
              <w:rPr>
                <w:rFonts w:eastAsia="Calibri" w:cs="Calibri"/>
              </w:rPr>
            </w:pPr>
            <w:r>
              <w:rPr>
                <w:rFonts w:eastAsia="Calibri" w:cs="Calibri"/>
              </w:rPr>
              <w:t>18.67.93.81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0B58B90" w14:textId="77777777" w:rsidR="00C90278" w:rsidRPr="00B17F14" w:rsidRDefault="00C90278" w:rsidP="001A1B54">
            <w:pPr>
              <w:spacing w:line="259" w:lineRule="auto"/>
              <w:jc w:val="center"/>
              <w:rPr>
                <w:rFonts w:eastAsia="Calibri" w:cs="Calibri"/>
              </w:rPr>
            </w:pPr>
            <w:r>
              <w:rPr>
                <w:rFonts w:eastAsia="Calibri" w:cs="Calibri"/>
              </w:rPr>
              <w:t>18.67.93.119</w:t>
            </w:r>
          </w:p>
        </w:tc>
      </w:tr>
      <w:tr w:rsidR="00C90278" w:rsidRPr="000D193B" w14:paraId="3F7C7D2A"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01CEB4E" w14:textId="77777777" w:rsidR="00C90278" w:rsidRPr="00B17F14" w:rsidRDefault="00C90278" w:rsidP="001A1B54">
            <w:pPr>
              <w:spacing w:line="259" w:lineRule="auto"/>
              <w:jc w:val="center"/>
              <w:rPr>
                <w:rFonts w:eastAsia="Calibri" w:cs="Calibri"/>
              </w:rPr>
            </w:pPr>
            <w:r>
              <w:rPr>
                <w:rFonts w:eastAsia="Calibri" w:cs="Calibri"/>
              </w:rPr>
              <w:t>18.154.84.9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07BD398" w14:textId="77777777" w:rsidR="00C90278" w:rsidRPr="00B17F14" w:rsidRDefault="00C90278" w:rsidP="001A1B54">
            <w:pPr>
              <w:spacing w:line="259" w:lineRule="auto"/>
              <w:jc w:val="center"/>
              <w:rPr>
                <w:rFonts w:eastAsia="Calibri" w:cs="Calibri"/>
              </w:rPr>
            </w:pPr>
            <w:r>
              <w:rPr>
                <w:rFonts w:eastAsia="Calibri" w:cs="Calibri"/>
              </w:rPr>
              <w:t>18.154.84.40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9715A45" w14:textId="77777777" w:rsidR="00C90278" w:rsidRPr="00B17F14" w:rsidRDefault="00C90278" w:rsidP="001A1B54">
            <w:pPr>
              <w:spacing w:line="259" w:lineRule="auto"/>
              <w:jc w:val="center"/>
              <w:rPr>
                <w:rFonts w:eastAsia="Calibri" w:cs="Calibri"/>
              </w:rPr>
            </w:pPr>
            <w:r>
              <w:rPr>
                <w:rFonts w:eastAsia="Calibri" w:cs="Calibri"/>
              </w:rPr>
              <w:t>18.154.84.80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CA0B9B2" w14:textId="77777777" w:rsidR="00C90278" w:rsidRPr="00B17F14" w:rsidRDefault="00C90278" w:rsidP="001A1B54">
            <w:pPr>
              <w:spacing w:line="259" w:lineRule="auto"/>
              <w:jc w:val="center"/>
              <w:rPr>
                <w:rFonts w:eastAsia="Calibri" w:cs="Calibri"/>
              </w:rPr>
            </w:pPr>
            <w:r>
              <w:rPr>
                <w:rFonts w:eastAsia="Calibri" w:cs="Calibri"/>
              </w:rPr>
              <w:t>18.154.84.127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D00B716" w14:textId="77777777" w:rsidR="00C90278" w:rsidRPr="00B17F14" w:rsidRDefault="00C90278" w:rsidP="001A1B54">
            <w:pPr>
              <w:spacing w:line="259" w:lineRule="auto"/>
              <w:jc w:val="center"/>
              <w:rPr>
                <w:rFonts w:eastAsia="Calibri" w:cs="Calibri"/>
              </w:rPr>
            </w:pPr>
            <w:r>
              <w:rPr>
                <w:rFonts w:eastAsia="Calibri" w:cs="Calibri"/>
              </w:rPr>
              <w:t>18.154.101.30</w:t>
            </w:r>
          </w:p>
        </w:tc>
      </w:tr>
      <w:tr w:rsidR="00C90278" w:rsidRPr="000D193B" w14:paraId="11BF8387"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5DA9A9D" w14:textId="77777777" w:rsidR="00C90278" w:rsidRPr="00B17F14" w:rsidRDefault="00C90278" w:rsidP="001A1B54">
            <w:pPr>
              <w:spacing w:line="259" w:lineRule="auto"/>
              <w:jc w:val="center"/>
              <w:rPr>
                <w:rFonts w:eastAsia="Calibri" w:cs="Calibri"/>
              </w:rPr>
            </w:pPr>
            <w:r>
              <w:rPr>
                <w:rFonts w:eastAsia="Calibri" w:cs="Calibri"/>
              </w:rPr>
              <w:t>18.154.101.52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E6A3128" w14:textId="77777777" w:rsidR="00C90278" w:rsidRPr="00B17F14" w:rsidRDefault="00C90278" w:rsidP="001A1B54">
            <w:pPr>
              <w:spacing w:line="259" w:lineRule="auto"/>
              <w:jc w:val="center"/>
              <w:rPr>
                <w:rFonts w:eastAsia="Calibri" w:cs="Calibri"/>
              </w:rPr>
            </w:pPr>
            <w:r>
              <w:rPr>
                <w:rFonts w:eastAsia="Calibri" w:cs="Calibri"/>
              </w:rPr>
              <w:t>18.154.101.82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AECA73E" w14:textId="77777777" w:rsidR="00C90278" w:rsidRPr="00B17F14" w:rsidRDefault="00C90278" w:rsidP="001A1B54">
            <w:pPr>
              <w:spacing w:line="259" w:lineRule="auto"/>
              <w:jc w:val="center"/>
              <w:rPr>
                <w:rFonts w:eastAsia="Calibri" w:cs="Calibri"/>
              </w:rPr>
            </w:pPr>
            <w:r>
              <w:rPr>
                <w:rFonts w:eastAsia="Calibri" w:cs="Calibri"/>
              </w:rPr>
              <w:t>18.154.101.111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3D8DBF3" w14:textId="77777777" w:rsidR="00C90278" w:rsidRPr="00B17F14" w:rsidRDefault="00C90278" w:rsidP="001A1B54">
            <w:pPr>
              <w:spacing w:line="259" w:lineRule="auto"/>
              <w:jc w:val="center"/>
              <w:rPr>
                <w:rFonts w:eastAsia="Calibri" w:cs="Calibri"/>
              </w:rPr>
            </w:pPr>
            <w:r>
              <w:rPr>
                <w:rFonts w:eastAsia="Calibri" w:cs="Calibri"/>
              </w:rPr>
              <w:t>18.160.143.15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17ADEBA" w14:textId="77777777" w:rsidR="00C90278" w:rsidRPr="00B17F14" w:rsidRDefault="00C90278" w:rsidP="001A1B54">
            <w:pPr>
              <w:spacing w:line="259" w:lineRule="auto"/>
              <w:jc w:val="center"/>
              <w:rPr>
                <w:rFonts w:eastAsia="Calibri" w:cs="Calibri"/>
              </w:rPr>
            </w:pPr>
            <w:r>
              <w:rPr>
                <w:rFonts w:eastAsia="Calibri" w:cs="Calibri"/>
              </w:rPr>
              <w:t>18.160.143.79</w:t>
            </w:r>
          </w:p>
        </w:tc>
      </w:tr>
      <w:tr w:rsidR="00C90278" w:rsidRPr="000D193B" w14:paraId="165420BF"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B25928E" w14:textId="77777777" w:rsidR="00C90278" w:rsidRPr="00B17F14" w:rsidRDefault="00C90278" w:rsidP="001A1B54">
            <w:pPr>
              <w:spacing w:line="259" w:lineRule="auto"/>
              <w:jc w:val="center"/>
              <w:rPr>
                <w:rFonts w:eastAsia="Calibri" w:cs="Calibri"/>
              </w:rPr>
            </w:pPr>
            <w:r>
              <w:rPr>
                <w:rFonts w:eastAsia="Calibri" w:cs="Calibri"/>
              </w:rPr>
              <w:t>18.160.143.94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B743A7C" w14:textId="77777777" w:rsidR="00C90278" w:rsidRPr="00B17F14" w:rsidRDefault="00C90278" w:rsidP="001A1B54">
            <w:pPr>
              <w:spacing w:line="259" w:lineRule="auto"/>
              <w:jc w:val="center"/>
              <w:rPr>
                <w:rFonts w:eastAsia="Calibri" w:cs="Calibri"/>
              </w:rPr>
            </w:pPr>
            <w:r>
              <w:rPr>
                <w:rFonts w:eastAsia="Calibri" w:cs="Calibri"/>
              </w:rPr>
              <w:t>18.160.143.119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4F48C46" w14:textId="77777777" w:rsidR="00C90278" w:rsidRPr="00B17F14" w:rsidRDefault="00C90278" w:rsidP="001A1B54">
            <w:pPr>
              <w:spacing w:line="259" w:lineRule="auto"/>
              <w:jc w:val="center"/>
              <w:rPr>
                <w:rFonts w:eastAsia="Calibri" w:cs="Calibri"/>
              </w:rPr>
            </w:pPr>
            <w:r>
              <w:rPr>
                <w:rFonts w:eastAsia="Calibri" w:cs="Calibri"/>
              </w:rPr>
              <w:t>18.165.43.108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4B6428F" w14:textId="77777777" w:rsidR="00C90278" w:rsidRPr="00B17F14" w:rsidRDefault="00C90278" w:rsidP="001A1B54">
            <w:pPr>
              <w:spacing w:line="259" w:lineRule="auto"/>
              <w:jc w:val="center"/>
              <w:rPr>
                <w:rFonts w:eastAsia="Calibri" w:cs="Calibri"/>
              </w:rPr>
            </w:pPr>
            <w:r>
              <w:rPr>
                <w:rFonts w:eastAsia="Calibri" w:cs="Calibri"/>
              </w:rPr>
              <w:t>18.165.227.27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F24155B" w14:textId="77777777" w:rsidR="00C90278" w:rsidRPr="00B17F14" w:rsidRDefault="00C90278" w:rsidP="001A1B54">
            <w:pPr>
              <w:spacing w:line="259" w:lineRule="auto"/>
              <w:jc w:val="center"/>
              <w:rPr>
                <w:rFonts w:eastAsia="Calibri" w:cs="Calibri"/>
              </w:rPr>
            </w:pPr>
            <w:r>
              <w:rPr>
                <w:rFonts w:eastAsia="Calibri" w:cs="Calibri"/>
              </w:rPr>
              <w:t>18.165.227.40</w:t>
            </w:r>
          </w:p>
        </w:tc>
      </w:tr>
      <w:tr w:rsidR="00C90278" w:rsidRPr="000D193B" w14:paraId="47E75993"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4790D50" w14:textId="77777777" w:rsidR="00C90278" w:rsidRPr="00B17F14" w:rsidRDefault="00C90278" w:rsidP="001A1B54">
            <w:pPr>
              <w:spacing w:line="259" w:lineRule="auto"/>
              <w:jc w:val="center"/>
              <w:rPr>
                <w:rFonts w:eastAsia="Calibri" w:cs="Calibri"/>
              </w:rPr>
            </w:pPr>
            <w:r>
              <w:rPr>
                <w:rFonts w:eastAsia="Calibri" w:cs="Calibri"/>
              </w:rPr>
              <w:t>18.165.227.90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3008C4F" w14:textId="77777777" w:rsidR="00C90278" w:rsidRPr="00B17F14" w:rsidRDefault="00C90278" w:rsidP="001A1B54">
            <w:pPr>
              <w:spacing w:line="259" w:lineRule="auto"/>
              <w:jc w:val="center"/>
              <w:rPr>
                <w:rFonts w:eastAsia="Calibri" w:cs="Calibri"/>
              </w:rPr>
            </w:pPr>
            <w:r>
              <w:rPr>
                <w:rFonts w:eastAsia="Calibri" w:cs="Calibri"/>
              </w:rPr>
              <w:t>18.165.227.119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71368CC" w14:textId="77777777" w:rsidR="00C90278" w:rsidRPr="00B17F14" w:rsidRDefault="00C90278" w:rsidP="001A1B54">
            <w:pPr>
              <w:spacing w:line="259" w:lineRule="auto"/>
              <w:jc w:val="center"/>
              <w:rPr>
                <w:rFonts w:eastAsia="Calibri" w:cs="Calibri"/>
              </w:rPr>
            </w:pPr>
            <w:r>
              <w:rPr>
                <w:rFonts w:eastAsia="Calibri" w:cs="Calibri"/>
              </w:rPr>
              <w:t>18.238.136.28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EA8397E" w14:textId="77777777" w:rsidR="00C90278" w:rsidRPr="00B17F14" w:rsidRDefault="00C90278" w:rsidP="001A1B54">
            <w:pPr>
              <w:spacing w:line="259" w:lineRule="auto"/>
              <w:jc w:val="center"/>
              <w:rPr>
                <w:rFonts w:eastAsia="Calibri" w:cs="Calibri"/>
              </w:rPr>
            </w:pPr>
            <w:r>
              <w:rPr>
                <w:rFonts w:eastAsia="Calibri" w:cs="Calibri"/>
              </w:rPr>
              <w:t>18.238.136.61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6B27961" w14:textId="77777777" w:rsidR="00C90278" w:rsidRPr="00B17F14" w:rsidRDefault="00C90278" w:rsidP="001A1B54">
            <w:pPr>
              <w:spacing w:line="259" w:lineRule="auto"/>
              <w:jc w:val="center"/>
              <w:rPr>
                <w:rFonts w:eastAsia="Calibri" w:cs="Calibri"/>
              </w:rPr>
            </w:pPr>
            <w:r>
              <w:rPr>
                <w:rFonts w:eastAsia="Calibri" w:cs="Calibri"/>
              </w:rPr>
              <w:t>18.238.136.108</w:t>
            </w:r>
          </w:p>
        </w:tc>
      </w:tr>
      <w:tr w:rsidR="00C90278" w:rsidRPr="000D193B" w14:paraId="78FDE549"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164465B" w14:textId="77777777" w:rsidR="00C90278" w:rsidRPr="00B17F14" w:rsidRDefault="00C90278" w:rsidP="001A1B54">
            <w:pPr>
              <w:spacing w:line="259" w:lineRule="auto"/>
              <w:jc w:val="center"/>
              <w:rPr>
                <w:rFonts w:eastAsia="Calibri" w:cs="Calibri"/>
              </w:rPr>
            </w:pPr>
            <w:r>
              <w:rPr>
                <w:rFonts w:eastAsia="Calibri" w:cs="Calibri"/>
              </w:rPr>
              <w:t>18.238.136.122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EEBBE64" w14:textId="77777777" w:rsidR="00C90278" w:rsidRPr="00B17F14" w:rsidRDefault="00C90278" w:rsidP="001A1B54">
            <w:pPr>
              <w:spacing w:line="259" w:lineRule="auto"/>
              <w:jc w:val="center"/>
              <w:rPr>
                <w:rFonts w:eastAsia="Calibri" w:cs="Calibri"/>
              </w:rPr>
            </w:pPr>
            <w:r>
              <w:rPr>
                <w:rFonts w:eastAsia="Calibri" w:cs="Calibri"/>
              </w:rPr>
              <w:t>18.238.176.4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4F3D80C" w14:textId="77777777" w:rsidR="00C90278" w:rsidRPr="00B17F14" w:rsidRDefault="00C90278" w:rsidP="001A1B54">
            <w:pPr>
              <w:spacing w:line="259" w:lineRule="auto"/>
              <w:jc w:val="center"/>
              <w:rPr>
                <w:rFonts w:eastAsia="Calibri" w:cs="Calibri"/>
              </w:rPr>
            </w:pPr>
            <w:r>
              <w:rPr>
                <w:rFonts w:eastAsia="Calibri" w:cs="Calibri"/>
              </w:rPr>
              <w:t>18.238.176.31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9B41668" w14:textId="77777777" w:rsidR="00C90278" w:rsidRPr="00B17F14" w:rsidRDefault="00C90278" w:rsidP="001A1B54">
            <w:pPr>
              <w:spacing w:line="259" w:lineRule="auto"/>
              <w:jc w:val="center"/>
              <w:rPr>
                <w:rFonts w:eastAsia="Calibri" w:cs="Calibri"/>
              </w:rPr>
            </w:pPr>
            <w:r>
              <w:rPr>
                <w:rFonts w:eastAsia="Calibri" w:cs="Calibri"/>
              </w:rPr>
              <w:t>18.238.176.93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CCC69A6" w14:textId="77777777" w:rsidR="00C90278" w:rsidRPr="00B17F14" w:rsidRDefault="00C90278" w:rsidP="001A1B54">
            <w:pPr>
              <w:spacing w:line="259" w:lineRule="auto"/>
              <w:jc w:val="center"/>
              <w:rPr>
                <w:rFonts w:eastAsia="Calibri" w:cs="Calibri"/>
              </w:rPr>
            </w:pPr>
            <w:r>
              <w:rPr>
                <w:rFonts w:eastAsia="Calibri" w:cs="Calibri"/>
              </w:rPr>
              <w:t>18.238.176.96</w:t>
            </w:r>
          </w:p>
        </w:tc>
      </w:tr>
      <w:tr w:rsidR="00C90278" w:rsidRPr="000D193B" w14:paraId="67D189CC"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F521595" w14:textId="77777777" w:rsidR="00C90278" w:rsidRPr="00B17F14" w:rsidRDefault="00C90278" w:rsidP="001A1B54">
            <w:pPr>
              <w:spacing w:line="259" w:lineRule="auto"/>
              <w:jc w:val="center"/>
              <w:rPr>
                <w:rFonts w:eastAsia="Calibri" w:cs="Calibri"/>
              </w:rPr>
            </w:pPr>
            <w:r>
              <w:rPr>
                <w:rFonts w:eastAsia="Calibri" w:cs="Calibri"/>
              </w:rPr>
              <w:t>18.238.238.11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B12DCE7" w14:textId="77777777" w:rsidR="00C90278" w:rsidRPr="00B17F14" w:rsidRDefault="00C90278" w:rsidP="001A1B54">
            <w:pPr>
              <w:spacing w:line="259" w:lineRule="auto"/>
              <w:jc w:val="center"/>
              <w:rPr>
                <w:rFonts w:eastAsia="Calibri" w:cs="Calibri"/>
              </w:rPr>
            </w:pPr>
            <w:r>
              <w:rPr>
                <w:rFonts w:eastAsia="Calibri" w:cs="Calibri"/>
              </w:rPr>
              <w:t>18.238.238.23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DB179B6" w14:textId="77777777" w:rsidR="00C90278" w:rsidRPr="00B17F14" w:rsidRDefault="00C90278" w:rsidP="001A1B54">
            <w:pPr>
              <w:spacing w:line="259" w:lineRule="auto"/>
              <w:jc w:val="center"/>
              <w:rPr>
                <w:rFonts w:eastAsia="Calibri" w:cs="Calibri"/>
              </w:rPr>
            </w:pPr>
            <w:r>
              <w:rPr>
                <w:rFonts w:eastAsia="Calibri" w:cs="Calibri"/>
              </w:rPr>
              <w:t>18.238.238.92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C971542" w14:textId="77777777" w:rsidR="00C90278" w:rsidRPr="00B17F14" w:rsidRDefault="00C90278" w:rsidP="001A1B54">
            <w:pPr>
              <w:spacing w:line="259" w:lineRule="auto"/>
              <w:jc w:val="center"/>
              <w:rPr>
                <w:rFonts w:eastAsia="Calibri" w:cs="Calibri"/>
              </w:rPr>
            </w:pPr>
            <w:r>
              <w:rPr>
                <w:rFonts w:eastAsia="Calibri" w:cs="Calibri"/>
              </w:rPr>
              <w:t>18.238.238.95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B174C29" w14:textId="77777777" w:rsidR="00C90278" w:rsidRPr="00B17F14" w:rsidRDefault="00C90278" w:rsidP="001A1B54">
            <w:pPr>
              <w:spacing w:line="259" w:lineRule="auto"/>
              <w:jc w:val="center"/>
              <w:rPr>
                <w:rFonts w:eastAsia="Calibri" w:cs="Calibri"/>
              </w:rPr>
            </w:pPr>
            <w:r>
              <w:rPr>
                <w:rFonts w:eastAsia="Calibri" w:cs="Calibri"/>
              </w:rPr>
              <w:t>18.238.243.6</w:t>
            </w:r>
          </w:p>
        </w:tc>
      </w:tr>
      <w:tr w:rsidR="00C90278" w:rsidRPr="000D193B" w14:paraId="2BAA91E7"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CA04D32" w14:textId="77777777" w:rsidR="00C90278" w:rsidRPr="00B17F14" w:rsidRDefault="00C90278" w:rsidP="001A1B54">
            <w:pPr>
              <w:spacing w:line="259" w:lineRule="auto"/>
              <w:jc w:val="center"/>
              <w:rPr>
                <w:rFonts w:eastAsia="Calibri" w:cs="Calibri"/>
              </w:rPr>
            </w:pPr>
            <w:r>
              <w:rPr>
                <w:rFonts w:eastAsia="Calibri" w:cs="Calibri"/>
              </w:rPr>
              <w:t>18.238.243.22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CBE5B31" w14:textId="77777777" w:rsidR="00C90278" w:rsidRPr="00B17F14" w:rsidRDefault="00C90278" w:rsidP="001A1B54">
            <w:pPr>
              <w:spacing w:line="259" w:lineRule="auto"/>
              <w:jc w:val="center"/>
              <w:rPr>
                <w:rFonts w:eastAsia="Calibri" w:cs="Calibri"/>
              </w:rPr>
            </w:pPr>
            <w:r>
              <w:rPr>
                <w:rFonts w:eastAsia="Calibri" w:cs="Calibri"/>
              </w:rPr>
              <w:t>18.238.243.58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DBD5386" w14:textId="77777777" w:rsidR="00C90278" w:rsidRPr="00B17F14" w:rsidRDefault="00C90278" w:rsidP="001A1B54">
            <w:pPr>
              <w:spacing w:line="259" w:lineRule="auto"/>
              <w:jc w:val="center"/>
              <w:rPr>
                <w:rFonts w:eastAsia="Calibri" w:cs="Calibri"/>
              </w:rPr>
            </w:pPr>
            <w:r>
              <w:rPr>
                <w:rFonts w:eastAsia="Calibri" w:cs="Calibri"/>
              </w:rPr>
              <w:t>18.238.243.91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33A04A9" w14:textId="77777777" w:rsidR="00C90278" w:rsidRPr="00B17F14" w:rsidRDefault="00C90278" w:rsidP="001A1B54">
            <w:pPr>
              <w:spacing w:line="259" w:lineRule="auto"/>
              <w:jc w:val="center"/>
              <w:rPr>
                <w:rFonts w:eastAsia="Calibri" w:cs="Calibri"/>
              </w:rPr>
            </w:pPr>
            <w:r>
              <w:rPr>
                <w:rFonts w:eastAsia="Calibri" w:cs="Calibri"/>
              </w:rPr>
              <w:t>18.239.6.4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3D19E16" w14:textId="77777777" w:rsidR="00C90278" w:rsidRPr="00B17F14" w:rsidRDefault="00C90278" w:rsidP="001A1B54">
            <w:pPr>
              <w:spacing w:line="259" w:lineRule="auto"/>
              <w:jc w:val="center"/>
              <w:rPr>
                <w:rFonts w:eastAsia="Calibri" w:cs="Calibri"/>
              </w:rPr>
            </w:pPr>
            <w:r>
              <w:rPr>
                <w:rFonts w:eastAsia="Calibri" w:cs="Calibri"/>
              </w:rPr>
              <w:t>18.239.6.31</w:t>
            </w:r>
          </w:p>
        </w:tc>
      </w:tr>
      <w:tr w:rsidR="00C90278" w:rsidRPr="000D193B" w14:paraId="54518C8E"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9AC1193" w14:textId="77777777" w:rsidR="00C90278" w:rsidRPr="00B17F14" w:rsidRDefault="00C90278" w:rsidP="001A1B54">
            <w:pPr>
              <w:spacing w:line="259" w:lineRule="auto"/>
              <w:jc w:val="center"/>
              <w:rPr>
                <w:rFonts w:eastAsia="Calibri" w:cs="Calibri"/>
              </w:rPr>
            </w:pPr>
            <w:r>
              <w:rPr>
                <w:rFonts w:eastAsia="Calibri" w:cs="Calibri"/>
              </w:rPr>
              <w:t>18.239.6.95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92B1941" w14:textId="77777777" w:rsidR="00C90278" w:rsidRPr="00B17F14" w:rsidRDefault="00C90278" w:rsidP="001A1B54">
            <w:pPr>
              <w:spacing w:line="259" w:lineRule="auto"/>
              <w:jc w:val="center"/>
              <w:rPr>
                <w:rFonts w:eastAsia="Calibri" w:cs="Calibri"/>
              </w:rPr>
            </w:pPr>
            <w:r>
              <w:rPr>
                <w:rFonts w:eastAsia="Calibri" w:cs="Calibri"/>
              </w:rPr>
              <w:t>18.239.6.100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574BF2F" w14:textId="77777777" w:rsidR="00C90278" w:rsidRPr="00B17F14" w:rsidRDefault="00C90278" w:rsidP="001A1B54">
            <w:pPr>
              <w:spacing w:line="259" w:lineRule="auto"/>
              <w:jc w:val="center"/>
              <w:rPr>
                <w:rFonts w:eastAsia="Calibri" w:cs="Calibri"/>
              </w:rPr>
            </w:pPr>
            <w:r>
              <w:rPr>
                <w:rFonts w:eastAsia="Calibri" w:cs="Calibri"/>
              </w:rPr>
              <w:t>18.239.83.8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AD74F7B" w14:textId="77777777" w:rsidR="00C90278" w:rsidRPr="00B17F14" w:rsidRDefault="00C90278" w:rsidP="001A1B54">
            <w:pPr>
              <w:spacing w:line="259" w:lineRule="auto"/>
              <w:jc w:val="center"/>
              <w:rPr>
                <w:rFonts w:eastAsia="Calibri" w:cs="Calibri"/>
              </w:rPr>
            </w:pPr>
            <w:r>
              <w:rPr>
                <w:rFonts w:eastAsia="Calibri" w:cs="Calibri"/>
              </w:rPr>
              <w:t>18.239.83.44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111009F" w14:textId="77777777" w:rsidR="00C90278" w:rsidRPr="00B17F14" w:rsidRDefault="00C90278" w:rsidP="001A1B54">
            <w:pPr>
              <w:spacing w:line="259" w:lineRule="auto"/>
              <w:jc w:val="center"/>
              <w:rPr>
                <w:rFonts w:eastAsia="Calibri" w:cs="Calibri"/>
              </w:rPr>
            </w:pPr>
            <w:r>
              <w:rPr>
                <w:rFonts w:eastAsia="Calibri" w:cs="Calibri"/>
              </w:rPr>
              <w:t>18.239.83.102</w:t>
            </w:r>
          </w:p>
        </w:tc>
      </w:tr>
      <w:tr w:rsidR="00C90278" w:rsidRPr="000D193B" w14:paraId="2722D7EA"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78A17A6" w14:textId="77777777" w:rsidR="00C90278" w:rsidRPr="00B17F14" w:rsidRDefault="00C90278" w:rsidP="001A1B54">
            <w:pPr>
              <w:spacing w:line="259" w:lineRule="auto"/>
              <w:jc w:val="center"/>
              <w:rPr>
                <w:rFonts w:eastAsia="Calibri" w:cs="Calibri"/>
              </w:rPr>
            </w:pPr>
            <w:r>
              <w:rPr>
                <w:rFonts w:eastAsia="Calibri" w:cs="Calibri"/>
              </w:rPr>
              <w:lastRenderedPageBreak/>
              <w:t>18.239.83.116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7BA2301" w14:textId="77777777" w:rsidR="00C90278" w:rsidRPr="00B17F14" w:rsidRDefault="00C90278" w:rsidP="001A1B54">
            <w:pPr>
              <w:spacing w:line="259" w:lineRule="auto"/>
              <w:jc w:val="center"/>
              <w:rPr>
                <w:rFonts w:eastAsia="Calibri" w:cs="Calibri"/>
              </w:rPr>
            </w:pPr>
            <w:r>
              <w:rPr>
                <w:rFonts w:eastAsia="Calibri" w:cs="Calibri"/>
              </w:rPr>
              <w:t>18.244.124.22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ADDC630" w14:textId="77777777" w:rsidR="00C90278" w:rsidRPr="00B17F14" w:rsidRDefault="00C90278" w:rsidP="001A1B54">
            <w:pPr>
              <w:spacing w:line="259" w:lineRule="auto"/>
              <w:jc w:val="center"/>
              <w:rPr>
                <w:rFonts w:eastAsia="Calibri" w:cs="Calibri"/>
              </w:rPr>
            </w:pPr>
            <w:r>
              <w:rPr>
                <w:rFonts w:eastAsia="Calibri" w:cs="Calibri"/>
              </w:rPr>
              <w:t>18.244.124.37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908FDB2" w14:textId="77777777" w:rsidR="00C90278" w:rsidRPr="00B17F14" w:rsidRDefault="00C90278" w:rsidP="001A1B54">
            <w:pPr>
              <w:spacing w:line="259" w:lineRule="auto"/>
              <w:jc w:val="center"/>
              <w:rPr>
                <w:rFonts w:eastAsia="Calibri" w:cs="Calibri"/>
              </w:rPr>
            </w:pPr>
            <w:r>
              <w:rPr>
                <w:rFonts w:eastAsia="Calibri" w:cs="Calibri"/>
              </w:rPr>
              <w:t>18.244.124.115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8F982FC" w14:textId="77777777" w:rsidR="00C90278" w:rsidRPr="00B17F14" w:rsidRDefault="00C90278" w:rsidP="001A1B54">
            <w:pPr>
              <w:spacing w:line="259" w:lineRule="auto"/>
              <w:jc w:val="center"/>
              <w:rPr>
                <w:rFonts w:eastAsia="Calibri" w:cs="Calibri"/>
              </w:rPr>
            </w:pPr>
            <w:r>
              <w:rPr>
                <w:rFonts w:eastAsia="Calibri" w:cs="Calibri"/>
              </w:rPr>
              <w:t>18.244.124.124</w:t>
            </w:r>
          </w:p>
        </w:tc>
      </w:tr>
      <w:tr w:rsidR="00C90278" w:rsidRPr="000D193B" w14:paraId="63812BE2"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EC1E1BA" w14:textId="77777777" w:rsidR="00C90278" w:rsidRPr="00B17F14" w:rsidRDefault="00C90278" w:rsidP="001A1B54">
            <w:pPr>
              <w:spacing w:line="259" w:lineRule="auto"/>
              <w:jc w:val="center"/>
              <w:rPr>
                <w:rFonts w:eastAsia="Calibri" w:cs="Calibri"/>
              </w:rPr>
            </w:pPr>
            <w:r>
              <w:rPr>
                <w:rFonts w:eastAsia="Calibri" w:cs="Calibri"/>
              </w:rPr>
              <w:t>18.245.162.86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EFDA5D6" w14:textId="77777777" w:rsidR="00C90278" w:rsidRPr="00B17F14" w:rsidRDefault="00C90278" w:rsidP="001A1B54">
            <w:pPr>
              <w:spacing w:line="259" w:lineRule="auto"/>
              <w:jc w:val="center"/>
              <w:rPr>
                <w:rFonts w:eastAsia="Calibri" w:cs="Calibri"/>
              </w:rPr>
            </w:pPr>
            <w:r>
              <w:rPr>
                <w:rFonts w:eastAsia="Calibri" w:cs="Calibri"/>
              </w:rPr>
              <w:t>18.245.162.87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3CFF9F5" w14:textId="77777777" w:rsidR="00C90278" w:rsidRPr="00B17F14" w:rsidRDefault="00C90278" w:rsidP="001A1B54">
            <w:pPr>
              <w:spacing w:line="259" w:lineRule="auto"/>
              <w:jc w:val="center"/>
              <w:rPr>
                <w:rFonts w:eastAsia="Calibri" w:cs="Calibri"/>
              </w:rPr>
            </w:pPr>
            <w:r>
              <w:rPr>
                <w:rFonts w:eastAsia="Calibri" w:cs="Calibri"/>
              </w:rPr>
              <w:t>18.245.162.108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CB4DF2E" w14:textId="77777777" w:rsidR="00C90278" w:rsidRPr="00B17F14" w:rsidRDefault="00C90278" w:rsidP="001A1B54">
            <w:pPr>
              <w:spacing w:line="259" w:lineRule="auto"/>
              <w:jc w:val="center"/>
              <w:rPr>
                <w:rFonts w:eastAsia="Calibri" w:cs="Calibri"/>
              </w:rPr>
            </w:pPr>
            <w:r>
              <w:rPr>
                <w:rFonts w:eastAsia="Calibri" w:cs="Calibri"/>
              </w:rPr>
              <w:t>18.245.162.109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1E2C3E0" w14:textId="77777777" w:rsidR="00C90278" w:rsidRPr="00B17F14" w:rsidRDefault="00C90278" w:rsidP="001A1B54">
            <w:pPr>
              <w:spacing w:line="259" w:lineRule="auto"/>
              <w:jc w:val="center"/>
              <w:rPr>
                <w:rFonts w:eastAsia="Calibri" w:cs="Calibri"/>
              </w:rPr>
            </w:pPr>
            <w:r>
              <w:rPr>
                <w:rFonts w:eastAsia="Calibri" w:cs="Calibri"/>
              </w:rPr>
              <w:t>20.189.172.161</w:t>
            </w:r>
          </w:p>
        </w:tc>
      </w:tr>
      <w:tr w:rsidR="00C90278" w:rsidRPr="000D193B" w14:paraId="631E0103"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D7D7030" w14:textId="77777777" w:rsidR="00C90278" w:rsidRPr="00B17F14" w:rsidRDefault="00C90278" w:rsidP="001A1B54">
            <w:pPr>
              <w:spacing w:line="259" w:lineRule="auto"/>
              <w:jc w:val="center"/>
              <w:rPr>
                <w:rFonts w:eastAsia="Calibri" w:cs="Calibri"/>
              </w:rPr>
            </w:pPr>
            <w:r>
              <w:rPr>
                <w:rFonts w:eastAsia="Calibri" w:cs="Calibri"/>
              </w:rPr>
              <w:t>20.190.142.161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045E1A5" w14:textId="77777777" w:rsidR="00C90278" w:rsidRPr="00B17F14" w:rsidRDefault="00C90278" w:rsidP="001A1B54">
            <w:pPr>
              <w:spacing w:line="259" w:lineRule="auto"/>
              <w:jc w:val="center"/>
              <w:rPr>
                <w:rFonts w:eastAsia="Calibri" w:cs="Calibri"/>
              </w:rPr>
            </w:pPr>
            <w:r>
              <w:rPr>
                <w:rFonts w:eastAsia="Calibri" w:cs="Calibri"/>
              </w:rPr>
              <w:t>20.190.142.162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3EE2254" w14:textId="77777777" w:rsidR="00C90278" w:rsidRPr="00B17F14" w:rsidRDefault="00C90278" w:rsidP="001A1B54">
            <w:pPr>
              <w:spacing w:line="259" w:lineRule="auto"/>
              <w:jc w:val="center"/>
              <w:rPr>
                <w:rFonts w:eastAsia="Calibri" w:cs="Calibri"/>
              </w:rPr>
            </w:pPr>
            <w:r>
              <w:rPr>
                <w:rFonts w:eastAsia="Calibri" w:cs="Calibri"/>
              </w:rPr>
              <w:t>20.190.144.141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1A7AA83" w14:textId="77777777" w:rsidR="00C90278" w:rsidRPr="00B17F14" w:rsidRDefault="00C90278" w:rsidP="001A1B54">
            <w:pPr>
              <w:spacing w:line="259" w:lineRule="auto"/>
              <w:jc w:val="center"/>
              <w:rPr>
                <w:rFonts w:eastAsia="Calibri" w:cs="Calibri"/>
              </w:rPr>
            </w:pPr>
            <w:r>
              <w:rPr>
                <w:rFonts w:eastAsia="Calibri" w:cs="Calibri"/>
              </w:rPr>
              <w:t>20.190.151.71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8453C11" w14:textId="77777777" w:rsidR="00C90278" w:rsidRPr="00B17F14" w:rsidRDefault="00C90278" w:rsidP="001A1B54">
            <w:pPr>
              <w:spacing w:line="259" w:lineRule="auto"/>
              <w:jc w:val="center"/>
              <w:rPr>
                <w:rFonts w:eastAsia="Calibri" w:cs="Calibri"/>
              </w:rPr>
            </w:pPr>
            <w:r>
              <w:rPr>
                <w:rFonts w:eastAsia="Calibri" w:cs="Calibri"/>
              </w:rPr>
              <w:t>20.190.154.140</w:t>
            </w:r>
          </w:p>
        </w:tc>
      </w:tr>
      <w:tr w:rsidR="00C90278" w:rsidRPr="000D193B" w14:paraId="1F7A45A0"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119A9B5" w14:textId="77777777" w:rsidR="00C90278" w:rsidRPr="00B17F14" w:rsidRDefault="00C90278" w:rsidP="001A1B54">
            <w:pPr>
              <w:spacing w:line="259" w:lineRule="auto"/>
              <w:jc w:val="center"/>
              <w:rPr>
                <w:rFonts w:eastAsia="Calibri" w:cs="Calibri"/>
              </w:rPr>
            </w:pPr>
            <w:r>
              <w:rPr>
                <w:rFonts w:eastAsia="Calibri" w:cs="Calibri"/>
              </w:rPr>
              <w:t>20.190.154.141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0904186" w14:textId="77777777" w:rsidR="00C90278" w:rsidRPr="00B17F14" w:rsidRDefault="00C90278" w:rsidP="001A1B54">
            <w:pPr>
              <w:spacing w:line="259" w:lineRule="auto"/>
              <w:jc w:val="center"/>
              <w:rPr>
                <w:rFonts w:eastAsia="Calibri" w:cs="Calibri"/>
              </w:rPr>
            </w:pPr>
            <w:r>
              <w:rPr>
                <w:rFonts w:eastAsia="Calibri" w:cs="Calibri"/>
              </w:rPr>
              <w:t>20.190.155.4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92E7111" w14:textId="77777777" w:rsidR="00C90278" w:rsidRPr="00B17F14" w:rsidRDefault="00C90278" w:rsidP="001A1B54">
            <w:pPr>
              <w:spacing w:line="259" w:lineRule="auto"/>
              <w:jc w:val="center"/>
              <w:rPr>
                <w:rFonts w:eastAsia="Calibri" w:cs="Calibri"/>
              </w:rPr>
            </w:pPr>
            <w:r>
              <w:rPr>
                <w:rFonts w:eastAsia="Calibri" w:cs="Calibri"/>
              </w:rPr>
              <w:t>23.0.162.36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5B48CA3" w14:textId="77777777" w:rsidR="00C90278" w:rsidRPr="00B17F14" w:rsidRDefault="00C90278" w:rsidP="001A1B54">
            <w:pPr>
              <w:spacing w:line="259" w:lineRule="auto"/>
              <w:jc w:val="center"/>
              <w:rPr>
                <w:rFonts w:eastAsia="Calibri" w:cs="Calibri"/>
              </w:rPr>
            </w:pPr>
            <w:r>
              <w:rPr>
                <w:rFonts w:eastAsia="Calibri" w:cs="Calibri"/>
              </w:rPr>
              <w:t>23.0.162.37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A8445E5" w14:textId="77777777" w:rsidR="00C90278" w:rsidRPr="00B17F14" w:rsidRDefault="00C90278" w:rsidP="001A1B54">
            <w:pPr>
              <w:spacing w:line="259" w:lineRule="auto"/>
              <w:jc w:val="center"/>
              <w:rPr>
                <w:rFonts w:eastAsia="Calibri" w:cs="Calibri"/>
              </w:rPr>
            </w:pPr>
            <w:r>
              <w:rPr>
                <w:rFonts w:eastAsia="Calibri" w:cs="Calibri"/>
              </w:rPr>
              <w:t>23.0.162.38</w:t>
            </w:r>
          </w:p>
        </w:tc>
      </w:tr>
      <w:tr w:rsidR="00C90278" w:rsidRPr="000D193B" w14:paraId="2A1458AB"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0CDC007" w14:textId="77777777" w:rsidR="00C90278" w:rsidRPr="00B17F14" w:rsidRDefault="00C90278" w:rsidP="001A1B54">
            <w:pPr>
              <w:spacing w:line="259" w:lineRule="auto"/>
              <w:jc w:val="center"/>
              <w:rPr>
                <w:rFonts w:eastAsia="Calibri" w:cs="Calibri"/>
              </w:rPr>
            </w:pPr>
            <w:r>
              <w:rPr>
                <w:rFonts w:eastAsia="Calibri" w:cs="Calibri"/>
              </w:rPr>
              <w:t>23.0.162.39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04C8929" w14:textId="77777777" w:rsidR="00C90278" w:rsidRPr="00B17F14" w:rsidRDefault="00C90278" w:rsidP="001A1B54">
            <w:pPr>
              <w:spacing w:line="259" w:lineRule="auto"/>
              <w:jc w:val="center"/>
              <w:rPr>
                <w:rFonts w:eastAsia="Calibri" w:cs="Calibri"/>
              </w:rPr>
            </w:pPr>
            <w:r>
              <w:rPr>
                <w:rFonts w:eastAsia="Calibri" w:cs="Calibri"/>
              </w:rPr>
              <w:t>23.0.162.41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336C1B5" w14:textId="77777777" w:rsidR="00C90278" w:rsidRPr="00B17F14" w:rsidRDefault="00C90278" w:rsidP="001A1B54">
            <w:pPr>
              <w:spacing w:line="259" w:lineRule="auto"/>
              <w:jc w:val="center"/>
              <w:rPr>
                <w:rFonts w:eastAsia="Calibri" w:cs="Calibri"/>
              </w:rPr>
            </w:pPr>
            <w:r>
              <w:rPr>
                <w:rFonts w:eastAsia="Calibri" w:cs="Calibri"/>
              </w:rPr>
              <w:t>23.0.162.42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6B23877" w14:textId="77777777" w:rsidR="00C90278" w:rsidRPr="00B17F14" w:rsidRDefault="00C90278" w:rsidP="001A1B54">
            <w:pPr>
              <w:spacing w:line="259" w:lineRule="auto"/>
              <w:jc w:val="center"/>
              <w:rPr>
                <w:rFonts w:eastAsia="Calibri" w:cs="Calibri"/>
              </w:rPr>
            </w:pPr>
            <w:r>
              <w:rPr>
                <w:rFonts w:eastAsia="Calibri" w:cs="Calibri"/>
              </w:rPr>
              <w:t>23.0.162.44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E2CDC82" w14:textId="77777777" w:rsidR="00C90278" w:rsidRPr="00B17F14" w:rsidRDefault="00C90278" w:rsidP="001A1B54">
            <w:pPr>
              <w:spacing w:line="259" w:lineRule="auto"/>
              <w:jc w:val="center"/>
              <w:rPr>
                <w:rFonts w:eastAsia="Calibri" w:cs="Calibri"/>
              </w:rPr>
            </w:pPr>
            <w:r>
              <w:rPr>
                <w:rFonts w:eastAsia="Calibri" w:cs="Calibri"/>
              </w:rPr>
              <w:t>23.0.162.47</w:t>
            </w:r>
          </w:p>
        </w:tc>
      </w:tr>
      <w:tr w:rsidR="00C90278" w:rsidRPr="000D193B" w14:paraId="090E634E"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99A721C" w14:textId="77777777" w:rsidR="00C90278" w:rsidRPr="00B17F14" w:rsidRDefault="00C90278" w:rsidP="001A1B54">
            <w:pPr>
              <w:spacing w:line="259" w:lineRule="auto"/>
              <w:jc w:val="center"/>
              <w:rPr>
                <w:rFonts w:eastAsia="Calibri" w:cs="Calibri"/>
              </w:rPr>
            </w:pPr>
            <w:r>
              <w:rPr>
                <w:rFonts w:eastAsia="Calibri" w:cs="Calibri"/>
              </w:rPr>
              <w:t>23.0.162.49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5187BC7" w14:textId="77777777" w:rsidR="00C90278" w:rsidRPr="00B17F14" w:rsidRDefault="00C90278" w:rsidP="001A1B54">
            <w:pPr>
              <w:spacing w:line="259" w:lineRule="auto"/>
              <w:jc w:val="center"/>
              <w:rPr>
                <w:rFonts w:eastAsia="Calibri" w:cs="Calibri"/>
              </w:rPr>
            </w:pPr>
            <w:r>
              <w:rPr>
                <w:rFonts w:eastAsia="Calibri" w:cs="Calibri"/>
              </w:rPr>
              <w:t>23.0.162.50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75178CD" w14:textId="77777777" w:rsidR="00C90278" w:rsidRPr="00B17F14" w:rsidRDefault="00C90278" w:rsidP="001A1B54">
            <w:pPr>
              <w:spacing w:line="259" w:lineRule="auto"/>
              <w:jc w:val="center"/>
              <w:rPr>
                <w:rFonts w:eastAsia="Calibri" w:cs="Calibri"/>
              </w:rPr>
            </w:pPr>
            <w:r>
              <w:rPr>
                <w:rFonts w:eastAsia="Calibri" w:cs="Calibri"/>
              </w:rPr>
              <w:t>23.0.162.51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B9445D0" w14:textId="77777777" w:rsidR="00C90278" w:rsidRPr="00B17F14" w:rsidRDefault="00C90278" w:rsidP="001A1B54">
            <w:pPr>
              <w:spacing w:line="259" w:lineRule="auto"/>
              <w:jc w:val="center"/>
              <w:rPr>
                <w:rFonts w:eastAsia="Calibri" w:cs="Calibri"/>
              </w:rPr>
            </w:pPr>
            <w:r>
              <w:rPr>
                <w:rFonts w:eastAsia="Calibri" w:cs="Calibri"/>
              </w:rPr>
              <w:t>23.0.162.100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247016C" w14:textId="77777777" w:rsidR="00C90278" w:rsidRPr="00B17F14" w:rsidRDefault="00C90278" w:rsidP="001A1B54">
            <w:pPr>
              <w:spacing w:line="259" w:lineRule="auto"/>
              <w:jc w:val="center"/>
              <w:rPr>
                <w:rFonts w:eastAsia="Calibri" w:cs="Calibri"/>
              </w:rPr>
            </w:pPr>
            <w:r>
              <w:rPr>
                <w:rFonts w:eastAsia="Calibri" w:cs="Calibri"/>
              </w:rPr>
              <w:t>23.0.162.101</w:t>
            </w:r>
          </w:p>
        </w:tc>
      </w:tr>
      <w:tr w:rsidR="00C90278" w:rsidRPr="000D193B" w14:paraId="2309AA77"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8045D5D" w14:textId="77777777" w:rsidR="00C90278" w:rsidRPr="00B17F14" w:rsidRDefault="00C90278" w:rsidP="001A1B54">
            <w:pPr>
              <w:spacing w:line="259" w:lineRule="auto"/>
              <w:jc w:val="center"/>
              <w:rPr>
                <w:rFonts w:eastAsia="Calibri" w:cs="Calibri"/>
              </w:rPr>
            </w:pPr>
            <w:r>
              <w:rPr>
                <w:rFonts w:eastAsia="Calibri" w:cs="Calibri"/>
              </w:rPr>
              <w:t>23.0.162.104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A7E6AD7" w14:textId="77777777" w:rsidR="00C90278" w:rsidRPr="00B17F14" w:rsidRDefault="00C90278" w:rsidP="001A1B54">
            <w:pPr>
              <w:spacing w:line="259" w:lineRule="auto"/>
              <w:jc w:val="center"/>
              <w:rPr>
                <w:rFonts w:eastAsia="Calibri" w:cs="Calibri"/>
              </w:rPr>
            </w:pPr>
            <w:r>
              <w:rPr>
                <w:rFonts w:eastAsia="Calibri" w:cs="Calibri"/>
              </w:rPr>
              <w:t>23.0.162.105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ED57A78" w14:textId="77777777" w:rsidR="00C90278" w:rsidRPr="00B17F14" w:rsidRDefault="00C90278" w:rsidP="001A1B54">
            <w:pPr>
              <w:spacing w:line="259" w:lineRule="auto"/>
              <w:jc w:val="center"/>
              <w:rPr>
                <w:rFonts w:eastAsia="Calibri" w:cs="Calibri"/>
              </w:rPr>
            </w:pPr>
            <w:r>
              <w:rPr>
                <w:rFonts w:eastAsia="Calibri" w:cs="Calibri"/>
              </w:rPr>
              <w:t>23.0.162.109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EC8288E" w14:textId="77777777" w:rsidR="00C90278" w:rsidRPr="00B17F14" w:rsidRDefault="00C90278" w:rsidP="001A1B54">
            <w:pPr>
              <w:spacing w:line="259" w:lineRule="auto"/>
              <w:jc w:val="center"/>
              <w:rPr>
                <w:rFonts w:eastAsia="Calibri" w:cs="Calibri"/>
              </w:rPr>
            </w:pPr>
            <w:r>
              <w:rPr>
                <w:rFonts w:eastAsia="Calibri" w:cs="Calibri"/>
              </w:rPr>
              <w:t>23.0.162.110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FC8BD0F" w14:textId="77777777" w:rsidR="00C90278" w:rsidRPr="00B17F14" w:rsidRDefault="00C90278" w:rsidP="001A1B54">
            <w:pPr>
              <w:spacing w:line="259" w:lineRule="auto"/>
              <w:jc w:val="center"/>
              <w:rPr>
                <w:rFonts w:eastAsia="Calibri" w:cs="Calibri"/>
              </w:rPr>
            </w:pPr>
            <w:r>
              <w:rPr>
                <w:rFonts w:eastAsia="Calibri" w:cs="Calibri"/>
              </w:rPr>
              <w:t>23.0.162.133</w:t>
            </w:r>
          </w:p>
        </w:tc>
      </w:tr>
      <w:tr w:rsidR="00C90278" w:rsidRPr="000D193B" w14:paraId="66DB4422"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4DD4BAE" w14:textId="77777777" w:rsidR="00C90278" w:rsidRPr="00B17F14" w:rsidRDefault="00C90278" w:rsidP="001A1B54">
            <w:pPr>
              <w:spacing w:line="259" w:lineRule="auto"/>
              <w:jc w:val="center"/>
              <w:rPr>
                <w:rFonts w:eastAsia="Calibri" w:cs="Calibri"/>
              </w:rPr>
            </w:pPr>
            <w:r>
              <w:rPr>
                <w:rFonts w:eastAsia="Calibri" w:cs="Calibri"/>
              </w:rPr>
              <w:t>23.0.162.136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8AD31BE" w14:textId="77777777" w:rsidR="00C90278" w:rsidRPr="00B17F14" w:rsidRDefault="00C90278" w:rsidP="001A1B54">
            <w:pPr>
              <w:spacing w:line="259" w:lineRule="auto"/>
              <w:jc w:val="center"/>
              <w:rPr>
                <w:rFonts w:eastAsia="Calibri" w:cs="Calibri"/>
              </w:rPr>
            </w:pPr>
            <w:r>
              <w:rPr>
                <w:rFonts w:eastAsia="Calibri" w:cs="Calibri"/>
              </w:rPr>
              <w:t>23.0.162.140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75A3691" w14:textId="77777777" w:rsidR="00C90278" w:rsidRPr="00B17F14" w:rsidRDefault="00C90278" w:rsidP="001A1B54">
            <w:pPr>
              <w:spacing w:line="259" w:lineRule="auto"/>
              <w:jc w:val="center"/>
              <w:rPr>
                <w:rFonts w:eastAsia="Calibri" w:cs="Calibri"/>
              </w:rPr>
            </w:pPr>
            <w:r>
              <w:rPr>
                <w:rFonts w:eastAsia="Calibri" w:cs="Calibri"/>
              </w:rPr>
              <w:t>23.0.192.7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AEC2BEC" w14:textId="77777777" w:rsidR="00C90278" w:rsidRPr="00B17F14" w:rsidRDefault="00C90278" w:rsidP="001A1B54">
            <w:pPr>
              <w:spacing w:line="259" w:lineRule="auto"/>
              <w:jc w:val="center"/>
              <w:rPr>
                <w:rFonts w:eastAsia="Calibri" w:cs="Calibri"/>
              </w:rPr>
            </w:pPr>
            <w:r>
              <w:rPr>
                <w:rFonts w:eastAsia="Calibri" w:cs="Calibri"/>
              </w:rPr>
              <w:t>23.1.33.7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15DCF01" w14:textId="77777777" w:rsidR="00C90278" w:rsidRPr="00B17F14" w:rsidRDefault="00C90278" w:rsidP="001A1B54">
            <w:pPr>
              <w:spacing w:line="259" w:lineRule="auto"/>
              <w:jc w:val="center"/>
              <w:rPr>
                <w:rFonts w:eastAsia="Calibri" w:cs="Calibri"/>
              </w:rPr>
            </w:pPr>
            <w:r>
              <w:rPr>
                <w:rFonts w:eastAsia="Calibri" w:cs="Calibri"/>
              </w:rPr>
              <w:t>23.1.33.8</w:t>
            </w:r>
          </w:p>
        </w:tc>
      </w:tr>
      <w:tr w:rsidR="00C90278" w:rsidRPr="000D193B" w14:paraId="5FB7BF03"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4D1C657" w14:textId="77777777" w:rsidR="00C90278" w:rsidRPr="00B17F14" w:rsidRDefault="00C90278" w:rsidP="001A1B54">
            <w:pPr>
              <w:spacing w:line="259" w:lineRule="auto"/>
              <w:jc w:val="center"/>
              <w:rPr>
                <w:rFonts w:eastAsia="Calibri" w:cs="Calibri"/>
              </w:rPr>
            </w:pPr>
            <w:r>
              <w:rPr>
                <w:rFonts w:eastAsia="Calibri" w:cs="Calibri"/>
              </w:rPr>
              <w:t>23.1.33.10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EB29FFD" w14:textId="77777777" w:rsidR="00C90278" w:rsidRPr="00B17F14" w:rsidRDefault="00C90278" w:rsidP="001A1B54">
            <w:pPr>
              <w:spacing w:line="259" w:lineRule="auto"/>
              <w:jc w:val="center"/>
              <w:rPr>
                <w:rFonts w:eastAsia="Calibri" w:cs="Calibri"/>
              </w:rPr>
            </w:pPr>
            <w:r>
              <w:rPr>
                <w:rFonts w:eastAsia="Calibri" w:cs="Calibri"/>
              </w:rPr>
              <w:t>23.1.33.11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5B0A971" w14:textId="77777777" w:rsidR="00C90278" w:rsidRPr="00B17F14" w:rsidRDefault="00C90278" w:rsidP="001A1B54">
            <w:pPr>
              <w:spacing w:line="259" w:lineRule="auto"/>
              <w:jc w:val="center"/>
              <w:rPr>
                <w:rFonts w:eastAsia="Calibri" w:cs="Calibri"/>
              </w:rPr>
            </w:pPr>
            <w:r>
              <w:rPr>
                <w:rFonts w:eastAsia="Calibri" w:cs="Calibri"/>
              </w:rPr>
              <w:t>23.1.33.12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56129B3" w14:textId="77777777" w:rsidR="00C90278" w:rsidRPr="00B17F14" w:rsidRDefault="00C90278" w:rsidP="001A1B54">
            <w:pPr>
              <w:spacing w:line="259" w:lineRule="auto"/>
              <w:jc w:val="center"/>
              <w:rPr>
                <w:rFonts w:eastAsia="Calibri" w:cs="Calibri"/>
              </w:rPr>
            </w:pPr>
            <w:r>
              <w:rPr>
                <w:rFonts w:eastAsia="Calibri" w:cs="Calibri"/>
              </w:rPr>
              <w:t>23.1.33.13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B895CBD" w14:textId="77777777" w:rsidR="00C90278" w:rsidRPr="00B17F14" w:rsidRDefault="00C90278" w:rsidP="001A1B54">
            <w:pPr>
              <w:spacing w:line="259" w:lineRule="auto"/>
              <w:jc w:val="center"/>
              <w:rPr>
                <w:rFonts w:eastAsia="Calibri" w:cs="Calibri"/>
              </w:rPr>
            </w:pPr>
            <w:r>
              <w:rPr>
                <w:rFonts w:eastAsia="Calibri" w:cs="Calibri"/>
              </w:rPr>
              <w:t>23.1.33.15</w:t>
            </w:r>
          </w:p>
        </w:tc>
      </w:tr>
      <w:tr w:rsidR="00C90278" w:rsidRPr="000D193B" w14:paraId="5338FF0B"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727B5C6" w14:textId="77777777" w:rsidR="00C90278" w:rsidRPr="00B17F14" w:rsidRDefault="00C90278" w:rsidP="001A1B54">
            <w:pPr>
              <w:spacing w:line="259" w:lineRule="auto"/>
              <w:jc w:val="center"/>
              <w:rPr>
                <w:rFonts w:eastAsia="Calibri" w:cs="Calibri"/>
              </w:rPr>
            </w:pPr>
            <w:r>
              <w:rPr>
                <w:rFonts w:eastAsia="Calibri" w:cs="Calibri"/>
              </w:rPr>
              <w:t>23.1.33.16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975450C" w14:textId="77777777" w:rsidR="00C90278" w:rsidRPr="00B17F14" w:rsidRDefault="00C90278" w:rsidP="001A1B54">
            <w:pPr>
              <w:spacing w:line="259" w:lineRule="auto"/>
              <w:jc w:val="center"/>
              <w:rPr>
                <w:rFonts w:eastAsia="Calibri" w:cs="Calibri"/>
              </w:rPr>
            </w:pPr>
            <w:r>
              <w:rPr>
                <w:rFonts w:eastAsia="Calibri" w:cs="Calibri"/>
              </w:rPr>
              <w:t>23.1.33.17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2E6A836" w14:textId="77777777" w:rsidR="00C90278" w:rsidRPr="00B17F14" w:rsidRDefault="00C90278" w:rsidP="001A1B54">
            <w:pPr>
              <w:spacing w:line="259" w:lineRule="auto"/>
              <w:jc w:val="center"/>
              <w:rPr>
                <w:rFonts w:eastAsia="Calibri" w:cs="Calibri"/>
              </w:rPr>
            </w:pPr>
            <w:r>
              <w:rPr>
                <w:rFonts w:eastAsia="Calibri" w:cs="Calibri"/>
              </w:rPr>
              <w:t>23.1.240.56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5D00B10" w14:textId="77777777" w:rsidR="00C90278" w:rsidRPr="00B17F14" w:rsidRDefault="00C90278" w:rsidP="001A1B54">
            <w:pPr>
              <w:spacing w:line="259" w:lineRule="auto"/>
              <w:jc w:val="center"/>
              <w:rPr>
                <w:rFonts w:eastAsia="Calibri" w:cs="Calibri"/>
              </w:rPr>
            </w:pPr>
            <w:r>
              <w:rPr>
                <w:rFonts w:eastAsia="Calibri" w:cs="Calibri"/>
              </w:rPr>
              <w:t>23.1.240.57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94550C8" w14:textId="77777777" w:rsidR="00C90278" w:rsidRPr="00B17F14" w:rsidRDefault="00C90278" w:rsidP="001A1B54">
            <w:pPr>
              <w:spacing w:line="259" w:lineRule="auto"/>
              <w:jc w:val="center"/>
              <w:rPr>
                <w:rFonts w:eastAsia="Calibri" w:cs="Calibri"/>
              </w:rPr>
            </w:pPr>
            <w:r>
              <w:rPr>
                <w:rFonts w:eastAsia="Calibri" w:cs="Calibri"/>
              </w:rPr>
              <w:t>23.1.240.66</w:t>
            </w:r>
          </w:p>
        </w:tc>
      </w:tr>
      <w:tr w:rsidR="00C90278" w:rsidRPr="000D193B" w14:paraId="12455180"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C9D2289" w14:textId="77777777" w:rsidR="00C90278" w:rsidRPr="00B17F14" w:rsidRDefault="00C90278" w:rsidP="001A1B54">
            <w:pPr>
              <w:spacing w:line="259" w:lineRule="auto"/>
              <w:jc w:val="center"/>
              <w:rPr>
                <w:rFonts w:eastAsia="Calibri" w:cs="Calibri"/>
              </w:rPr>
            </w:pPr>
            <w:r>
              <w:rPr>
                <w:rFonts w:eastAsia="Calibri" w:cs="Calibri"/>
              </w:rPr>
              <w:t>23.1.240.73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342BDEE" w14:textId="77777777" w:rsidR="00C90278" w:rsidRPr="00B17F14" w:rsidRDefault="00C90278" w:rsidP="001A1B54">
            <w:pPr>
              <w:spacing w:line="259" w:lineRule="auto"/>
              <w:jc w:val="center"/>
              <w:rPr>
                <w:rFonts w:eastAsia="Calibri" w:cs="Calibri"/>
              </w:rPr>
            </w:pPr>
            <w:r>
              <w:rPr>
                <w:rFonts w:eastAsia="Calibri" w:cs="Calibri"/>
              </w:rPr>
              <w:t>23.1.240.81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27D3D55" w14:textId="77777777" w:rsidR="00C90278" w:rsidRPr="00B17F14" w:rsidRDefault="00C90278" w:rsidP="001A1B54">
            <w:pPr>
              <w:spacing w:line="259" w:lineRule="auto"/>
              <w:jc w:val="center"/>
              <w:rPr>
                <w:rFonts w:eastAsia="Calibri" w:cs="Calibri"/>
              </w:rPr>
            </w:pPr>
            <w:r>
              <w:rPr>
                <w:rFonts w:eastAsia="Calibri" w:cs="Calibri"/>
              </w:rPr>
              <w:t>23.1.240.83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9A6D8F8" w14:textId="77777777" w:rsidR="00C90278" w:rsidRPr="00B17F14" w:rsidRDefault="00C90278" w:rsidP="001A1B54">
            <w:pPr>
              <w:spacing w:line="259" w:lineRule="auto"/>
              <w:jc w:val="center"/>
              <w:rPr>
                <w:rFonts w:eastAsia="Calibri" w:cs="Calibri"/>
              </w:rPr>
            </w:pPr>
            <w:r>
              <w:rPr>
                <w:rFonts w:eastAsia="Calibri" w:cs="Calibri"/>
              </w:rPr>
              <w:t>23.1.240.158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0DE7BEF" w14:textId="77777777" w:rsidR="00C90278" w:rsidRPr="00B17F14" w:rsidRDefault="00C90278" w:rsidP="001A1B54">
            <w:pPr>
              <w:spacing w:line="259" w:lineRule="auto"/>
              <w:jc w:val="center"/>
              <w:rPr>
                <w:rFonts w:eastAsia="Calibri" w:cs="Calibri"/>
              </w:rPr>
            </w:pPr>
            <w:r>
              <w:rPr>
                <w:rFonts w:eastAsia="Calibri" w:cs="Calibri"/>
              </w:rPr>
              <w:t>23.1.240.224</w:t>
            </w:r>
          </w:p>
        </w:tc>
      </w:tr>
      <w:tr w:rsidR="00C90278" w:rsidRPr="000D193B" w14:paraId="72EF1902"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8544E88" w14:textId="77777777" w:rsidR="00C90278" w:rsidRPr="00B17F14" w:rsidRDefault="00C90278" w:rsidP="001A1B54">
            <w:pPr>
              <w:spacing w:line="259" w:lineRule="auto"/>
              <w:jc w:val="center"/>
              <w:rPr>
                <w:rFonts w:eastAsia="Calibri" w:cs="Calibri"/>
              </w:rPr>
            </w:pPr>
            <w:r>
              <w:rPr>
                <w:rFonts w:eastAsia="Calibri" w:cs="Calibri"/>
              </w:rPr>
              <w:t>23.3.68.133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5555F45" w14:textId="77777777" w:rsidR="00C90278" w:rsidRPr="00B17F14" w:rsidRDefault="00C90278" w:rsidP="001A1B54">
            <w:pPr>
              <w:spacing w:line="259" w:lineRule="auto"/>
              <w:jc w:val="center"/>
              <w:rPr>
                <w:rFonts w:eastAsia="Calibri" w:cs="Calibri"/>
              </w:rPr>
            </w:pPr>
            <w:r>
              <w:rPr>
                <w:rFonts w:eastAsia="Calibri" w:cs="Calibri"/>
              </w:rPr>
              <w:t>23.3.68.134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734A5D1" w14:textId="77777777" w:rsidR="00C90278" w:rsidRPr="00B17F14" w:rsidRDefault="00C90278" w:rsidP="001A1B54">
            <w:pPr>
              <w:spacing w:line="259" w:lineRule="auto"/>
              <w:jc w:val="center"/>
              <w:rPr>
                <w:rFonts w:eastAsia="Calibri" w:cs="Calibri"/>
              </w:rPr>
            </w:pPr>
            <w:r>
              <w:rPr>
                <w:rFonts w:eastAsia="Calibri" w:cs="Calibri"/>
              </w:rPr>
              <w:t>23.3.68.137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9CA3545" w14:textId="77777777" w:rsidR="00C90278" w:rsidRPr="00B17F14" w:rsidRDefault="00C90278" w:rsidP="001A1B54">
            <w:pPr>
              <w:spacing w:line="259" w:lineRule="auto"/>
              <w:jc w:val="center"/>
              <w:rPr>
                <w:rFonts w:eastAsia="Calibri" w:cs="Calibri"/>
              </w:rPr>
            </w:pPr>
            <w:r>
              <w:rPr>
                <w:rFonts w:eastAsia="Calibri" w:cs="Calibri"/>
              </w:rPr>
              <w:t>23.3.68.149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D6A5295" w14:textId="77777777" w:rsidR="00C90278" w:rsidRPr="00B17F14" w:rsidRDefault="00C90278" w:rsidP="001A1B54">
            <w:pPr>
              <w:spacing w:line="259" w:lineRule="auto"/>
              <w:jc w:val="center"/>
              <w:rPr>
                <w:rFonts w:eastAsia="Calibri" w:cs="Calibri"/>
              </w:rPr>
            </w:pPr>
            <w:r>
              <w:rPr>
                <w:rFonts w:eastAsia="Calibri" w:cs="Calibri"/>
              </w:rPr>
              <w:t>23.3.68.150</w:t>
            </w:r>
          </w:p>
        </w:tc>
      </w:tr>
      <w:tr w:rsidR="00C90278" w:rsidRPr="000D193B" w14:paraId="0FDD7AD3"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99F5DBB" w14:textId="77777777" w:rsidR="00C90278" w:rsidRPr="00B17F14" w:rsidRDefault="00C90278" w:rsidP="001A1B54">
            <w:pPr>
              <w:spacing w:line="259" w:lineRule="auto"/>
              <w:jc w:val="center"/>
              <w:rPr>
                <w:rFonts w:eastAsia="Calibri" w:cs="Calibri"/>
              </w:rPr>
            </w:pPr>
            <w:r>
              <w:rPr>
                <w:rFonts w:eastAsia="Calibri" w:cs="Calibri"/>
              </w:rPr>
              <w:t>23.3.68.151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1DBC073" w14:textId="77777777" w:rsidR="00C90278" w:rsidRPr="00B17F14" w:rsidRDefault="00C90278" w:rsidP="001A1B54">
            <w:pPr>
              <w:spacing w:line="259" w:lineRule="auto"/>
              <w:jc w:val="center"/>
              <w:rPr>
                <w:rFonts w:eastAsia="Calibri" w:cs="Calibri"/>
              </w:rPr>
            </w:pPr>
            <w:r>
              <w:rPr>
                <w:rFonts w:eastAsia="Calibri" w:cs="Calibri"/>
              </w:rPr>
              <w:t>23.3.68.156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672DCBB" w14:textId="77777777" w:rsidR="00C90278" w:rsidRPr="00B17F14" w:rsidRDefault="00C90278" w:rsidP="001A1B54">
            <w:pPr>
              <w:spacing w:line="259" w:lineRule="auto"/>
              <w:jc w:val="center"/>
              <w:rPr>
                <w:rFonts w:eastAsia="Calibri" w:cs="Calibri"/>
              </w:rPr>
            </w:pPr>
            <w:r>
              <w:rPr>
                <w:rFonts w:eastAsia="Calibri" w:cs="Calibri"/>
              </w:rPr>
              <w:t>23.3.68.158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F8AF3C9" w14:textId="77777777" w:rsidR="00C90278" w:rsidRPr="00B17F14" w:rsidRDefault="00C90278" w:rsidP="001A1B54">
            <w:pPr>
              <w:spacing w:line="259" w:lineRule="auto"/>
              <w:jc w:val="center"/>
              <w:rPr>
                <w:rFonts w:eastAsia="Calibri" w:cs="Calibri"/>
              </w:rPr>
            </w:pPr>
            <w:r>
              <w:rPr>
                <w:rFonts w:eastAsia="Calibri" w:cs="Calibri"/>
              </w:rPr>
              <w:t>23.3.68.162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0B7379F" w14:textId="77777777" w:rsidR="00C90278" w:rsidRPr="00B17F14" w:rsidRDefault="00C90278" w:rsidP="001A1B54">
            <w:pPr>
              <w:spacing w:line="259" w:lineRule="auto"/>
              <w:jc w:val="center"/>
              <w:rPr>
                <w:rFonts w:eastAsia="Calibri" w:cs="Calibri"/>
              </w:rPr>
            </w:pPr>
            <w:r>
              <w:rPr>
                <w:rFonts w:eastAsia="Calibri" w:cs="Calibri"/>
              </w:rPr>
              <w:t>23.3.68.163</w:t>
            </w:r>
          </w:p>
        </w:tc>
      </w:tr>
      <w:tr w:rsidR="00C90278" w:rsidRPr="000D193B" w14:paraId="16BBFBF4"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EBD9CA3" w14:textId="77777777" w:rsidR="00C90278" w:rsidRPr="00B17F14" w:rsidRDefault="00C90278" w:rsidP="001A1B54">
            <w:pPr>
              <w:spacing w:line="259" w:lineRule="auto"/>
              <w:jc w:val="center"/>
              <w:rPr>
                <w:rFonts w:eastAsia="Calibri" w:cs="Calibri"/>
              </w:rPr>
            </w:pPr>
            <w:r>
              <w:rPr>
                <w:rFonts w:eastAsia="Calibri" w:cs="Calibri"/>
              </w:rPr>
              <w:t>23.3.88.11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B2EF019" w14:textId="77777777" w:rsidR="00C90278" w:rsidRPr="00B17F14" w:rsidRDefault="00C90278" w:rsidP="001A1B54">
            <w:pPr>
              <w:spacing w:line="259" w:lineRule="auto"/>
              <w:jc w:val="center"/>
              <w:rPr>
                <w:rFonts w:eastAsia="Calibri" w:cs="Calibri"/>
              </w:rPr>
            </w:pPr>
            <w:r>
              <w:rPr>
                <w:rFonts w:eastAsia="Calibri" w:cs="Calibri"/>
              </w:rPr>
              <w:t>23.3.88.17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2BDA6D5" w14:textId="77777777" w:rsidR="00C90278" w:rsidRPr="00B17F14" w:rsidRDefault="00C90278" w:rsidP="001A1B54">
            <w:pPr>
              <w:spacing w:line="259" w:lineRule="auto"/>
              <w:jc w:val="center"/>
              <w:rPr>
                <w:rFonts w:eastAsia="Calibri" w:cs="Calibri"/>
              </w:rPr>
            </w:pPr>
            <w:r>
              <w:rPr>
                <w:rFonts w:eastAsia="Calibri" w:cs="Calibri"/>
              </w:rPr>
              <w:t>23.3.88.40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0B5F23F" w14:textId="77777777" w:rsidR="00C90278" w:rsidRPr="00B17F14" w:rsidRDefault="00C90278" w:rsidP="001A1B54">
            <w:pPr>
              <w:spacing w:line="259" w:lineRule="auto"/>
              <w:jc w:val="center"/>
              <w:rPr>
                <w:rFonts w:eastAsia="Calibri" w:cs="Calibri"/>
              </w:rPr>
            </w:pPr>
            <w:r>
              <w:rPr>
                <w:rFonts w:eastAsia="Calibri" w:cs="Calibri"/>
              </w:rPr>
              <w:t>23.3.88.42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F1B55EB" w14:textId="77777777" w:rsidR="00C90278" w:rsidRPr="00B17F14" w:rsidRDefault="00C90278" w:rsidP="001A1B54">
            <w:pPr>
              <w:spacing w:line="259" w:lineRule="auto"/>
              <w:jc w:val="center"/>
              <w:rPr>
                <w:rFonts w:eastAsia="Calibri" w:cs="Calibri"/>
              </w:rPr>
            </w:pPr>
            <w:r>
              <w:rPr>
                <w:rFonts w:eastAsia="Calibri" w:cs="Calibri"/>
              </w:rPr>
              <w:t>23.3.88.48</w:t>
            </w:r>
          </w:p>
        </w:tc>
      </w:tr>
      <w:tr w:rsidR="00C90278" w:rsidRPr="000D193B" w14:paraId="77940377"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4BD827A" w14:textId="77777777" w:rsidR="00C90278" w:rsidRPr="00B17F14" w:rsidRDefault="00C90278" w:rsidP="001A1B54">
            <w:pPr>
              <w:spacing w:line="259" w:lineRule="auto"/>
              <w:jc w:val="center"/>
              <w:rPr>
                <w:rFonts w:eastAsia="Calibri" w:cs="Calibri"/>
              </w:rPr>
            </w:pPr>
            <w:r>
              <w:rPr>
                <w:rFonts w:eastAsia="Calibri" w:cs="Calibri"/>
              </w:rPr>
              <w:t>23.3.88.50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5435D0F" w14:textId="77777777" w:rsidR="00C90278" w:rsidRPr="00B17F14" w:rsidRDefault="00C90278" w:rsidP="001A1B54">
            <w:pPr>
              <w:spacing w:line="259" w:lineRule="auto"/>
              <w:jc w:val="center"/>
              <w:rPr>
                <w:rFonts w:eastAsia="Calibri" w:cs="Calibri"/>
              </w:rPr>
            </w:pPr>
            <w:r>
              <w:rPr>
                <w:rFonts w:eastAsia="Calibri" w:cs="Calibri"/>
              </w:rPr>
              <w:t>23.3.89.88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455E103" w14:textId="77777777" w:rsidR="00C90278" w:rsidRPr="00B17F14" w:rsidRDefault="00C90278" w:rsidP="001A1B54">
            <w:pPr>
              <w:spacing w:line="259" w:lineRule="auto"/>
              <w:jc w:val="center"/>
              <w:rPr>
                <w:rFonts w:eastAsia="Calibri" w:cs="Calibri"/>
              </w:rPr>
            </w:pPr>
            <w:r>
              <w:rPr>
                <w:rFonts w:eastAsia="Calibri" w:cs="Calibri"/>
              </w:rPr>
              <w:t>23.3.90.49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DA624C1" w14:textId="77777777" w:rsidR="00C90278" w:rsidRPr="00B17F14" w:rsidRDefault="00C90278" w:rsidP="001A1B54">
            <w:pPr>
              <w:spacing w:line="259" w:lineRule="auto"/>
              <w:jc w:val="center"/>
              <w:rPr>
                <w:rFonts w:eastAsia="Calibri" w:cs="Calibri"/>
              </w:rPr>
            </w:pPr>
            <w:r>
              <w:rPr>
                <w:rFonts w:eastAsia="Calibri" w:cs="Calibri"/>
              </w:rPr>
              <w:t>23.4.36.254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9DCD2EA" w14:textId="77777777" w:rsidR="00C90278" w:rsidRPr="00B17F14" w:rsidRDefault="00C90278" w:rsidP="001A1B54">
            <w:pPr>
              <w:spacing w:line="259" w:lineRule="auto"/>
              <w:jc w:val="center"/>
              <w:rPr>
                <w:rFonts w:eastAsia="Calibri" w:cs="Calibri"/>
              </w:rPr>
            </w:pPr>
            <w:r>
              <w:rPr>
                <w:rFonts w:eastAsia="Calibri" w:cs="Calibri"/>
              </w:rPr>
              <w:t>23.4.84.137</w:t>
            </w:r>
          </w:p>
        </w:tc>
      </w:tr>
      <w:tr w:rsidR="00C90278" w:rsidRPr="000D193B" w14:paraId="31BC86CD"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455EFBC" w14:textId="77777777" w:rsidR="00C90278" w:rsidRPr="00B17F14" w:rsidRDefault="00C90278" w:rsidP="001A1B54">
            <w:pPr>
              <w:spacing w:line="259" w:lineRule="auto"/>
              <w:jc w:val="center"/>
              <w:rPr>
                <w:rFonts w:eastAsia="Calibri" w:cs="Calibri"/>
              </w:rPr>
            </w:pPr>
            <w:r>
              <w:rPr>
                <w:rFonts w:eastAsia="Calibri" w:cs="Calibri"/>
              </w:rPr>
              <w:t>23.4.84.138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FDAAA61" w14:textId="77777777" w:rsidR="00C90278" w:rsidRPr="00B17F14" w:rsidRDefault="00C90278" w:rsidP="001A1B54">
            <w:pPr>
              <w:spacing w:line="259" w:lineRule="auto"/>
              <w:jc w:val="center"/>
              <w:rPr>
                <w:rFonts w:eastAsia="Calibri" w:cs="Calibri"/>
              </w:rPr>
            </w:pPr>
            <w:r>
              <w:rPr>
                <w:rFonts w:eastAsia="Calibri" w:cs="Calibri"/>
              </w:rPr>
              <w:t>23.4.84.146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2C73616" w14:textId="77777777" w:rsidR="00C90278" w:rsidRPr="00B17F14" w:rsidRDefault="00C90278" w:rsidP="001A1B54">
            <w:pPr>
              <w:spacing w:line="259" w:lineRule="auto"/>
              <w:jc w:val="center"/>
              <w:rPr>
                <w:rFonts w:eastAsia="Calibri" w:cs="Calibri"/>
              </w:rPr>
            </w:pPr>
            <w:r>
              <w:rPr>
                <w:rFonts w:eastAsia="Calibri" w:cs="Calibri"/>
              </w:rPr>
              <w:t>23.4.84.152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F72C4BC" w14:textId="77777777" w:rsidR="00C90278" w:rsidRPr="00B17F14" w:rsidRDefault="00C90278" w:rsidP="001A1B54">
            <w:pPr>
              <w:spacing w:line="259" w:lineRule="auto"/>
              <w:jc w:val="center"/>
              <w:rPr>
                <w:rFonts w:eastAsia="Calibri" w:cs="Calibri"/>
              </w:rPr>
            </w:pPr>
            <w:r>
              <w:rPr>
                <w:rFonts w:eastAsia="Calibri" w:cs="Calibri"/>
              </w:rPr>
              <w:t>23.4.84.155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0F21281" w14:textId="77777777" w:rsidR="00C90278" w:rsidRPr="00B17F14" w:rsidRDefault="00C90278" w:rsidP="001A1B54">
            <w:pPr>
              <w:spacing w:line="259" w:lineRule="auto"/>
              <w:jc w:val="center"/>
              <w:rPr>
                <w:rFonts w:eastAsia="Calibri" w:cs="Calibri"/>
              </w:rPr>
            </w:pPr>
            <w:r>
              <w:rPr>
                <w:rFonts w:eastAsia="Calibri" w:cs="Calibri"/>
              </w:rPr>
              <w:t>23.4.84.156</w:t>
            </w:r>
          </w:p>
        </w:tc>
      </w:tr>
      <w:tr w:rsidR="00C90278" w:rsidRPr="000D193B" w14:paraId="0EDB6AF5"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88C3932" w14:textId="77777777" w:rsidR="00C90278" w:rsidRPr="00B17F14" w:rsidRDefault="00C90278" w:rsidP="001A1B54">
            <w:pPr>
              <w:spacing w:line="259" w:lineRule="auto"/>
              <w:jc w:val="center"/>
              <w:rPr>
                <w:rFonts w:eastAsia="Calibri" w:cs="Calibri"/>
              </w:rPr>
            </w:pPr>
            <w:r>
              <w:rPr>
                <w:rFonts w:eastAsia="Calibri" w:cs="Calibri"/>
              </w:rPr>
              <w:t>23.4.84.161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67AFB06" w14:textId="77777777" w:rsidR="00C90278" w:rsidRPr="00B17F14" w:rsidRDefault="00C90278" w:rsidP="001A1B54">
            <w:pPr>
              <w:spacing w:line="259" w:lineRule="auto"/>
              <w:jc w:val="center"/>
              <w:rPr>
                <w:rFonts w:eastAsia="Calibri" w:cs="Calibri"/>
              </w:rPr>
            </w:pPr>
            <w:r>
              <w:rPr>
                <w:rFonts w:eastAsia="Calibri" w:cs="Calibri"/>
              </w:rPr>
              <w:t>23.10.249.72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6FCD012" w14:textId="77777777" w:rsidR="00C90278" w:rsidRPr="00B17F14" w:rsidRDefault="00C90278" w:rsidP="001A1B54">
            <w:pPr>
              <w:spacing w:line="259" w:lineRule="auto"/>
              <w:jc w:val="center"/>
              <w:rPr>
                <w:rFonts w:eastAsia="Calibri" w:cs="Calibri"/>
              </w:rPr>
            </w:pPr>
            <w:r>
              <w:rPr>
                <w:rFonts w:eastAsia="Calibri" w:cs="Calibri"/>
              </w:rPr>
              <w:t>23.10.249.89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BC739E7" w14:textId="77777777" w:rsidR="00C90278" w:rsidRPr="00B17F14" w:rsidRDefault="00C90278" w:rsidP="001A1B54">
            <w:pPr>
              <w:spacing w:line="259" w:lineRule="auto"/>
              <w:jc w:val="center"/>
              <w:rPr>
                <w:rFonts w:eastAsia="Calibri" w:cs="Calibri"/>
              </w:rPr>
            </w:pPr>
            <w:r>
              <w:rPr>
                <w:rFonts w:eastAsia="Calibri" w:cs="Calibri"/>
              </w:rPr>
              <w:t>23.11.206.16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50513F4" w14:textId="77777777" w:rsidR="00C90278" w:rsidRPr="00B17F14" w:rsidRDefault="00C90278" w:rsidP="001A1B54">
            <w:pPr>
              <w:spacing w:line="259" w:lineRule="auto"/>
              <w:jc w:val="center"/>
              <w:rPr>
                <w:rFonts w:eastAsia="Calibri" w:cs="Calibri"/>
              </w:rPr>
            </w:pPr>
            <w:r>
              <w:rPr>
                <w:rFonts w:eastAsia="Calibri" w:cs="Calibri"/>
              </w:rPr>
              <w:t>23.11.206.35</w:t>
            </w:r>
          </w:p>
        </w:tc>
      </w:tr>
      <w:tr w:rsidR="00C90278" w:rsidRPr="000D193B" w14:paraId="21E821C6"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2A30163" w14:textId="77777777" w:rsidR="00C90278" w:rsidRPr="00B17F14" w:rsidRDefault="00C90278" w:rsidP="001A1B54">
            <w:pPr>
              <w:spacing w:line="259" w:lineRule="auto"/>
              <w:jc w:val="center"/>
              <w:rPr>
                <w:rFonts w:eastAsia="Calibri" w:cs="Calibri"/>
              </w:rPr>
            </w:pPr>
            <w:r>
              <w:rPr>
                <w:rFonts w:eastAsia="Calibri" w:cs="Calibri"/>
              </w:rPr>
              <w:t>23.11.206.41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278F847" w14:textId="77777777" w:rsidR="00C90278" w:rsidRPr="00B17F14" w:rsidRDefault="00C90278" w:rsidP="001A1B54">
            <w:pPr>
              <w:spacing w:line="259" w:lineRule="auto"/>
              <w:jc w:val="center"/>
              <w:rPr>
                <w:rFonts w:eastAsia="Calibri" w:cs="Calibri"/>
              </w:rPr>
            </w:pPr>
            <w:r>
              <w:rPr>
                <w:rFonts w:eastAsia="Calibri" w:cs="Calibri"/>
              </w:rPr>
              <w:t>23.11.207.231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5D96FF1" w14:textId="77777777" w:rsidR="00C90278" w:rsidRPr="00B17F14" w:rsidRDefault="00C90278" w:rsidP="001A1B54">
            <w:pPr>
              <w:spacing w:line="259" w:lineRule="auto"/>
              <w:jc w:val="center"/>
              <w:rPr>
                <w:rFonts w:eastAsia="Calibri" w:cs="Calibri"/>
              </w:rPr>
            </w:pPr>
            <w:r>
              <w:rPr>
                <w:rFonts w:eastAsia="Calibri" w:cs="Calibri"/>
              </w:rPr>
              <w:t>23.11.207.235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1A85A93" w14:textId="77777777" w:rsidR="00C90278" w:rsidRPr="00B17F14" w:rsidRDefault="00C90278" w:rsidP="001A1B54">
            <w:pPr>
              <w:spacing w:line="259" w:lineRule="auto"/>
              <w:jc w:val="center"/>
              <w:rPr>
                <w:rFonts w:eastAsia="Calibri" w:cs="Calibri"/>
              </w:rPr>
            </w:pPr>
            <w:r>
              <w:rPr>
                <w:rFonts w:eastAsia="Calibri" w:cs="Calibri"/>
              </w:rPr>
              <w:t>23.11.229.136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2A79410" w14:textId="77777777" w:rsidR="00C90278" w:rsidRPr="00B17F14" w:rsidRDefault="00C90278" w:rsidP="001A1B54">
            <w:pPr>
              <w:spacing w:line="259" w:lineRule="auto"/>
              <w:jc w:val="center"/>
              <w:rPr>
                <w:rFonts w:eastAsia="Calibri" w:cs="Calibri"/>
              </w:rPr>
            </w:pPr>
            <w:r>
              <w:rPr>
                <w:rFonts w:eastAsia="Calibri" w:cs="Calibri"/>
              </w:rPr>
              <w:t>23.11.229.160</w:t>
            </w:r>
          </w:p>
        </w:tc>
      </w:tr>
      <w:tr w:rsidR="00C90278" w:rsidRPr="000D193B" w14:paraId="0732148E"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1647B6D" w14:textId="77777777" w:rsidR="00C90278" w:rsidRPr="00B17F14" w:rsidRDefault="00C90278" w:rsidP="001A1B54">
            <w:pPr>
              <w:spacing w:line="259" w:lineRule="auto"/>
              <w:jc w:val="center"/>
              <w:rPr>
                <w:rFonts w:eastAsia="Calibri" w:cs="Calibri"/>
              </w:rPr>
            </w:pPr>
            <w:r>
              <w:rPr>
                <w:rFonts w:eastAsia="Calibri" w:cs="Calibri"/>
              </w:rPr>
              <w:t>23.11.229.177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6DFDDE9" w14:textId="77777777" w:rsidR="00C90278" w:rsidRPr="00B17F14" w:rsidRDefault="00C90278" w:rsidP="001A1B54">
            <w:pPr>
              <w:spacing w:line="259" w:lineRule="auto"/>
              <w:jc w:val="center"/>
              <w:rPr>
                <w:rFonts w:eastAsia="Calibri" w:cs="Calibri"/>
              </w:rPr>
            </w:pPr>
            <w:r>
              <w:rPr>
                <w:rFonts w:eastAsia="Calibri" w:cs="Calibri"/>
              </w:rPr>
              <w:t>23.11.229.179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5512144" w14:textId="77777777" w:rsidR="00C90278" w:rsidRPr="00B17F14" w:rsidRDefault="00C90278" w:rsidP="001A1B54">
            <w:pPr>
              <w:spacing w:line="259" w:lineRule="auto"/>
              <w:jc w:val="center"/>
              <w:rPr>
                <w:rFonts w:eastAsia="Calibri" w:cs="Calibri"/>
              </w:rPr>
            </w:pPr>
            <w:r>
              <w:rPr>
                <w:rFonts w:eastAsia="Calibri" w:cs="Calibri"/>
              </w:rPr>
              <w:t>23.11.229.185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475FD95" w14:textId="77777777" w:rsidR="00C90278" w:rsidRPr="00B17F14" w:rsidRDefault="00C90278" w:rsidP="001A1B54">
            <w:pPr>
              <w:spacing w:line="259" w:lineRule="auto"/>
              <w:jc w:val="center"/>
              <w:rPr>
                <w:rFonts w:eastAsia="Calibri" w:cs="Calibri"/>
              </w:rPr>
            </w:pPr>
            <w:r>
              <w:rPr>
                <w:rFonts w:eastAsia="Calibri" w:cs="Calibri"/>
              </w:rPr>
              <w:t>23.11.229.203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D8DE25E" w14:textId="77777777" w:rsidR="00C90278" w:rsidRPr="00B17F14" w:rsidRDefault="00C90278" w:rsidP="001A1B54">
            <w:pPr>
              <w:spacing w:line="259" w:lineRule="auto"/>
              <w:jc w:val="center"/>
              <w:rPr>
                <w:rFonts w:eastAsia="Calibri" w:cs="Calibri"/>
              </w:rPr>
            </w:pPr>
            <w:r>
              <w:rPr>
                <w:rFonts w:eastAsia="Calibri" w:cs="Calibri"/>
              </w:rPr>
              <w:t>23.11.229.210</w:t>
            </w:r>
          </w:p>
        </w:tc>
      </w:tr>
      <w:tr w:rsidR="00C90278" w:rsidRPr="000D193B" w14:paraId="1EB267BC"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74B4E59" w14:textId="77777777" w:rsidR="00C90278" w:rsidRPr="00B17F14" w:rsidRDefault="00C90278" w:rsidP="001A1B54">
            <w:pPr>
              <w:spacing w:line="259" w:lineRule="auto"/>
              <w:jc w:val="center"/>
              <w:rPr>
                <w:rFonts w:eastAsia="Calibri" w:cs="Calibri"/>
              </w:rPr>
            </w:pPr>
            <w:r>
              <w:rPr>
                <w:rFonts w:eastAsia="Calibri" w:cs="Calibri"/>
              </w:rPr>
              <w:t>23.11.229.211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F09801B" w14:textId="77777777" w:rsidR="00C90278" w:rsidRPr="00B17F14" w:rsidRDefault="00C90278" w:rsidP="001A1B54">
            <w:pPr>
              <w:spacing w:line="259" w:lineRule="auto"/>
              <w:jc w:val="center"/>
              <w:rPr>
                <w:rFonts w:eastAsia="Calibri" w:cs="Calibri"/>
              </w:rPr>
            </w:pPr>
            <w:r>
              <w:rPr>
                <w:rFonts w:eastAsia="Calibri" w:cs="Calibri"/>
              </w:rPr>
              <w:t>23.11.229.217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A844221" w14:textId="77777777" w:rsidR="00C90278" w:rsidRPr="00B17F14" w:rsidRDefault="00C90278" w:rsidP="001A1B54">
            <w:pPr>
              <w:spacing w:line="259" w:lineRule="auto"/>
              <w:jc w:val="center"/>
              <w:rPr>
                <w:rFonts w:eastAsia="Calibri" w:cs="Calibri"/>
              </w:rPr>
            </w:pPr>
            <w:r>
              <w:rPr>
                <w:rFonts w:eastAsia="Calibri" w:cs="Calibri"/>
              </w:rPr>
              <w:t>23.11.229.219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EE9E047" w14:textId="77777777" w:rsidR="00C90278" w:rsidRPr="00B17F14" w:rsidRDefault="00C90278" w:rsidP="001A1B54">
            <w:pPr>
              <w:spacing w:line="259" w:lineRule="auto"/>
              <w:jc w:val="center"/>
              <w:rPr>
                <w:rFonts w:eastAsia="Calibri" w:cs="Calibri"/>
              </w:rPr>
            </w:pPr>
            <w:r>
              <w:rPr>
                <w:rFonts w:eastAsia="Calibri" w:cs="Calibri"/>
              </w:rPr>
              <w:t>23.11.229.224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D4DDA09" w14:textId="77777777" w:rsidR="00C90278" w:rsidRPr="00B17F14" w:rsidRDefault="00C90278" w:rsidP="001A1B54">
            <w:pPr>
              <w:spacing w:line="259" w:lineRule="auto"/>
              <w:jc w:val="center"/>
              <w:rPr>
                <w:rFonts w:eastAsia="Calibri" w:cs="Calibri"/>
              </w:rPr>
            </w:pPr>
            <w:r>
              <w:rPr>
                <w:rFonts w:eastAsia="Calibri" w:cs="Calibri"/>
              </w:rPr>
              <w:t>23.11.229.227</w:t>
            </w:r>
          </w:p>
        </w:tc>
      </w:tr>
      <w:tr w:rsidR="00C90278" w:rsidRPr="000D193B" w14:paraId="48C7ED63"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D425051" w14:textId="77777777" w:rsidR="00C90278" w:rsidRPr="00B17F14" w:rsidRDefault="00C90278" w:rsidP="001A1B54">
            <w:pPr>
              <w:spacing w:line="259" w:lineRule="auto"/>
              <w:jc w:val="center"/>
              <w:rPr>
                <w:rFonts w:eastAsia="Calibri" w:cs="Calibri"/>
              </w:rPr>
            </w:pPr>
            <w:r>
              <w:rPr>
                <w:rFonts w:eastAsia="Calibri" w:cs="Calibri"/>
              </w:rPr>
              <w:t>23.11.234.138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4101608" w14:textId="77777777" w:rsidR="00C90278" w:rsidRPr="00B17F14" w:rsidRDefault="00C90278" w:rsidP="001A1B54">
            <w:pPr>
              <w:spacing w:line="259" w:lineRule="auto"/>
              <w:jc w:val="center"/>
              <w:rPr>
                <w:rFonts w:eastAsia="Calibri" w:cs="Calibri"/>
              </w:rPr>
            </w:pPr>
            <w:r>
              <w:rPr>
                <w:rFonts w:eastAsia="Calibri" w:cs="Calibri"/>
              </w:rPr>
              <w:t>23.11.234.139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82A0C3E" w14:textId="77777777" w:rsidR="00C90278" w:rsidRPr="00B17F14" w:rsidRDefault="00C90278" w:rsidP="001A1B54">
            <w:pPr>
              <w:spacing w:line="259" w:lineRule="auto"/>
              <w:jc w:val="center"/>
              <w:rPr>
                <w:rFonts w:eastAsia="Calibri" w:cs="Calibri"/>
              </w:rPr>
            </w:pPr>
            <w:r>
              <w:rPr>
                <w:rFonts w:eastAsia="Calibri" w:cs="Calibri"/>
              </w:rPr>
              <w:t>23.12.4.137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0249079" w14:textId="77777777" w:rsidR="00C90278" w:rsidRPr="00B17F14" w:rsidRDefault="00C90278" w:rsidP="001A1B54">
            <w:pPr>
              <w:spacing w:line="259" w:lineRule="auto"/>
              <w:jc w:val="center"/>
              <w:rPr>
                <w:rFonts w:eastAsia="Calibri" w:cs="Calibri"/>
              </w:rPr>
            </w:pPr>
            <w:r>
              <w:rPr>
                <w:rFonts w:eastAsia="Calibri" w:cs="Calibri"/>
              </w:rPr>
              <w:t>23.12.144.197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5C745A8" w14:textId="77777777" w:rsidR="00C90278" w:rsidRPr="00B17F14" w:rsidRDefault="00C90278" w:rsidP="001A1B54">
            <w:pPr>
              <w:spacing w:line="259" w:lineRule="auto"/>
              <w:jc w:val="center"/>
              <w:rPr>
                <w:rFonts w:eastAsia="Calibri" w:cs="Calibri"/>
              </w:rPr>
            </w:pPr>
            <w:r>
              <w:rPr>
                <w:rFonts w:eastAsia="Calibri" w:cs="Calibri"/>
              </w:rPr>
              <w:t>23.12.144.198</w:t>
            </w:r>
          </w:p>
        </w:tc>
      </w:tr>
      <w:tr w:rsidR="00C90278" w:rsidRPr="000D193B" w14:paraId="5AA7F572"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8EAC103" w14:textId="77777777" w:rsidR="00C90278" w:rsidRPr="00B17F14" w:rsidRDefault="00C90278" w:rsidP="001A1B54">
            <w:pPr>
              <w:spacing w:line="259" w:lineRule="auto"/>
              <w:jc w:val="center"/>
              <w:rPr>
                <w:rFonts w:eastAsia="Calibri" w:cs="Calibri"/>
              </w:rPr>
            </w:pPr>
            <w:r>
              <w:rPr>
                <w:rFonts w:eastAsia="Calibri" w:cs="Calibri"/>
              </w:rPr>
              <w:t>23.12.144.202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0FB65F6" w14:textId="77777777" w:rsidR="00C90278" w:rsidRPr="00B17F14" w:rsidRDefault="00C90278" w:rsidP="001A1B54">
            <w:pPr>
              <w:spacing w:line="259" w:lineRule="auto"/>
              <w:jc w:val="center"/>
              <w:rPr>
                <w:rFonts w:eastAsia="Calibri" w:cs="Calibri"/>
              </w:rPr>
            </w:pPr>
            <w:r>
              <w:rPr>
                <w:rFonts w:eastAsia="Calibri" w:cs="Calibri"/>
              </w:rPr>
              <w:t>23.12.144.207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78347FC" w14:textId="77777777" w:rsidR="00C90278" w:rsidRPr="00B17F14" w:rsidRDefault="00C90278" w:rsidP="001A1B54">
            <w:pPr>
              <w:spacing w:line="259" w:lineRule="auto"/>
              <w:jc w:val="center"/>
              <w:rPr>
                <w:rFonts w:eastAsia="Calibri" w:cs="Calibri"/>
              </w:rPr>
            </w:pPr>
            <w:r>
              <w:rPr>
                <w:rFonts w:eastAsia="Calibri" w:cs="Calibri"/>
              </w:rPr>
              <w:t>23.12.144.212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26D8289" w14:textId="77777777" w:rsidR="00C90278" w:rsidRPr="00B17F14" w:rsidRDefault="00C90278" w:rsidP="001A1B54">
            <w:pPr>
              <w:spacing w:line="259" w:lineRule="auto"/>
              <w:jc w:val="center"/>
              <w:rPr>
                <w:rFonts w:eastAsia="Calibri" w:cs="Calibri"/>
              </w:rPr>
            </w:pPr>
            <w:r>
              <w:rPr>
                <w:rFonts w:eastAsia="Calibri" w:cs="Calibri"/>
              </w:rPr>
              <w:t>23.12.144.244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E35A281" w14:textId="77777777" w:rsidR="00C90278" w:rsidRPr="00B17F14" w:rsidRDefault="00C90278" w:rsidP="001A1B54">
            <w:pPr>
              <w:spacing w:line="259" w:lineRule="auto"/>
              <w:jc w:val="center"/>
              <w:rPr>
                <w:rFonts w:eastAsia="Calibri" w:cs="Calibri"/>
              </w:rPr>
            </w:pPr>
            <w:r>
              <w:rPr>
                <w:rFonts w:eastAsia="Calibri" w:cs="Calibri"/>
              </w:rPr>
              <w:t>23.12.144.246</w:t>
            </w:r>
          </w:p>
        </w:tc>
      </w:tr>
      <w:tr w:rsidR="00C90278" w:rsidRPr="000D193B" w14:paraId="72FD3A20"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87FF44C" w14:textId="77777777" w:rsidR="00C90278" w:rsidRPr="00B17F14" w:rsidRDefault="00C90278" w:rsidP="001A1B54">
            <w:pPr>
              <w:spacing w:line="259" w:lineRule="auto"/>
              <w:jc w:val="center"/>
              <w:rPr>
                <w:rFonts w:eastAsia="Calibri" w:cs="Calibri"/>
              </w:rPr>
            </w:pPr>
            <w:r>
              <w:rPr>
                <w:rFonts w:eastAsia="Calibri" w:cs="Calibri"/>
              </w:rPr>
              <w:t>23.12.144.247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FCBF84D" w14:textId="77777777" w:rsidR="00C90278" w:rsidRPr="00B17F14" w:rsidRDefault="00C90278" w:rsidP="001A1B54">
            <w:pPr>
              <w:spacing w:line="259" w:lineRule="auto"/>
              <w:jc w:val="center"/>
              <w:rPr>
                <w:rFonts w:eastAsia="Calibri" w:cs="Calibri"/>
              </w:rPr>
            </w:pPr>
            <w:r>
              <w:rPr>
                <w:rFonts w:eastAsia="Calibri" w:cs="Calibri"/>
              </w:rPr>
              <w:t>23.12.145.136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F018302" w14:textId="77777777" w:rsidR="00C90278" w:rsidRPr="00B17F14" w:rsidRDefault="00C90278" w:rsidP="001A1B54">
            <w:pPr>
              <w:spacing w:line="259" w:lineRule="auto"/>
              <w:jc w:val="center"/>
              <w:rPr>
                <w:rFonts w:eastAsia="Calibri" w:cs="Calibri"/>
              </w:rPr>
            </w:pPr>
            <w:r>
              <w:rPr>
                <w:rFonts w:eastAsia="Calibri" w:cs="Calibri"/>
              </w:rPr>
              <w:t>23.12.145.138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80B9FD1" w14:textId="77777777" w:rsidR="00C90278" w:rsidRPr="00B17F14" w:rsidRDefault="00C90278" w:rsidP="001A1B54">
            <w:pPr>
              <w:spacing w:line="259" w:lineRule="auto"/>
              <w:jc w:val="center"/>
              <w:rPr>
                <w:rFonts w:eastAsia="Calibri" w:cs="Calibri"/>
              </w:rPr>
            </w:pPr>
            <w:r>
              <w:rPr>
                <w:rFonts w:eastAsia="Calibri" w:cs="Calibri"/>
              </w:rPr>
              <w:t>23.12.145.142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0FF08B1" w14:textId="77777777" w:rsidR="00C90278" w:rsidRPr="00B17F14" w:rsidRDefault="00C90278" w:rsidP="001A1B54">
            <w:pPr>
              <w:spacing w:line="259" w:lineRule="auto"/>
              <w:jc w:val="center"/>
              <w:rPr>
                <w:rFonts w:eastAsia="Calibri" w:cs="Calibri"/>
              </w:rPr>
            </w:pPr>
            <w:r>
              <w:rPr>
                <w:rFonts w:eastAsia="Calibri" w:cs="Calibri"/>
              </w:rPr>
              <w:t>23.12.145.143</w:t>
            </w:r>
          </w:p>
        </w:tc>
      </w:tr>
      <w:tr w:rsidR="00C90278" w:rsidRPr="000D193B" w14:paraId="7DA51E85"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7ABD6EE" w14:textId="77777777" w:rsidR="00C90278" w:rsidRPr="00B17F14" w:rsidRDefault="00C90278" w:rsidP="001A1B54">
            <w:pPr>
              <w:spacing w:line="259" w:lineRule="auto"/>
              <w:jc w:val="center"/>
              <w:rPr>
                <w:rFonts w:eastAsia="Calibri" w:cs="Calibri"/>
              </w:rPr>
            </w:pPr>
            <w:r>
              <w:rPr>
                <w:rFonts w:eastAsia="Calibri" w:cs="Calibri"/>
              </w:rPr>
              <w:t>23.12.145.148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6616BAA" w14:textId="77777777" w:rsidR="00C90278" w:rsidRPr="00B17F14" w:rsidRDefault="00C90278" w:rsidP="001A1B54">
            <w:pPr>
              <w:spacing w:line="259" w:lineRule="auto"/>
              <w:jc w:val="center"/>
              <w:rPr>
                <w:rFonts w:eastAsia="Calibri" w:cs="Calibri"/>
              </w:rPr>
            </w:pPr>
            <w:r>
              <w:rPr>
                <w:rFonts w:eastAsia="Calibri" w:cs="Calibri"/>
              </w:rPr>
              <w:t>23.12.145.149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26C0E55" w14:textId="77777777" w:rsidR="00C90278" w:rsidRPr="00B17F14" w:rsidRDefault="00C90278" w:rsidP="001A1B54">
            <w:pPr>
              <w:spacing w:line="259" w:lineRule="auto"/>
              <w:jc w:val="center"/>
              <w:rPr>
                <w:rFonts w:eastAsia="Calibri" w:cs="Calibri"/>
              </w:rPr>
            </w:pPr>
            <w:r>
              <w:rPr>
                <w:rFonts w:eastAsia="Calibri" w:cs="Calibri"/>
              </w:rPr>
              <w:t>23.12.145.150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66EA7D8" w14:textId="77777777" w:rsidR="00C90278" w:rsidRPr="00B17F14" w:rsidRDefault="00C90278" w:rsidP="001A1B54">
            <w:pPr>
              <w:spacing w:line="259" w:lineRule="auto"/>
              <w:jc w:val="center"/>
              <w:rPr>
                <w:rFonts w:eastAsia="Calibri" w:cs="Calibri"/>
              </w:rPr>
            </w:pPr>
            <w:r>
              <w:rPr>
                <w:rFonts w:eastAsia="Calibri" w:cs="Calibri"/>
              </w:rPr>
              <w:t>23.12.145.160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E2A08ED" w14:textId="77777777" w:rsidR="00C90278" w:rsidRPr="00B17F14" w:rsidRDefault="00C90278" w:rsidP="001A1B54">
            <w:pPr>
              <w:spacing w:line="259" w:lineRule="auto"/>
              <w:jc w:val="center"/>
              <w:rPr>
                <w:rFonts w:eastAsia="Calibri" w:cs="Calibri"/>
              </w:rPr>
            </w:pPr>
            <w:r>
              <w:rPr>
                <w:rFonts w:eastAsia="Calibri" w:cs="Calibri"/>
              </w:rPr>
              <w:t>23.12.146.11</w:t>
            </w:r>
          </w:p>
        </w:tc>
      </w:tr>
      <w:tr w:rsidR="00C90278" w:rsidRPr="000D193B" w14:paraId="6AD70B70"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290DDE3" w14:textId="77777777" w:rsidR="00C90278" w:rsidRPr="00B17F14" w:rsidRDefault="00C90278" w:rsidP="001A1B54">
            <w:pPr>
              <w:spacing w:line="259" w:lineRule="auto"/>
              <w:jc w:val="center"/>
              <w:rPr>
                <w:rFonts w:eastAsia="Calibri" w:cs="Calibri"/>
              </w:rPr>
            </w:pPr>
            <w:r>
              <w:rPr>
                <w:rFonts w:eastAsia="Calibri" w:cs="Calibri"/>
              </w:rPr>
              <w:t>23.12.146.12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A9D13D2" w14:textId="77777777" w:rsidR="00C90278" w:rsidRPr="00B17F14" w:rsidRDefault="00C90278" w:rsidP="001A1B54">
            <w:pPr>
              <w:spacing w:line="259" w:lineRule="auto"/>
              <w:jc w:val="center"/>
              <w:rPr>
                <w:rFonts w:eastAsia="Calibri" w:cs="Calibri"/>
              </w:rPr>
            </w:pPr>
            <w:r>
              <w:rPr>
                <w:rFonts w:eastAsia="Calibri" w:cs="Calibri"/>
              </w:rPr>
              <w:t>23.12.146.16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70E4EA3" w14:textId="77777777" w:rsidR="00C90278" w:rsidRPr="00B17F14" w:rsidRDefault="00C90278" w:rsidP="001A1B54">
            <w:pPr>
              <w:spacing w:line="259" w:lineRule="auto"/>
              <w:jc w:val="center"/>
              <w:rPr>
                <w:rFonts w:eastAsia="Calibri" w:cs="Calibri"/>
              </w:rPr>
            </w:pPr>
            <w:r>
              <w:rPr>
                <w:rFonts w:eastAsia="Calibri" w:cs="Calibri"/>
              </w:rPr>
              <w:t>23.12.146.19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AEB738B" w14:textId="77777777" w:rsidR="00C90278" w:rsidRPr="00B17F14" w:rsidRDefault="00C90278" w:rsidP="001A1B54">
            <w:pPr>
              <w:spacing w:line="259" w:lineRule="auto"/>
              <w:jc w:val="center"/>
              <w:rPr>
                <w:rFonts w:eastAsia="Calibri" w:cs="Calibri"/>
              </w:rPr>
            </w:pPr>
            <w:r>
              <w:rPr>
                <w:rFonts w:eastAsia="Calibri" w:cs="Calibri"/>
              </w:rPr>
              <w:t>23.12.146.22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5BC7B67" w14:textId="77777777" w:rsidR="00C90278" w:rsidRPr="00B17F14" w:rsidRDefault="00C90278" w:rsidP="001A1B54">
            <w:pPr>
              <w:spacing w:line="259" w:lineRule="auto"/>
              <w:jc w:val="center"/>
              <w:rPr>
                <w:rFonts w:eastAsia="Calibri" w:cs="Calibri"/>
              </w:rPr>
            </w:pPr>
            <w:r>
              <w:rPr>
                <w:rFonts w:eastAsia="Calibri" w:cs="Calibri"/>
              </w:rPr>
              <w:t>23.12.146.24</w:t>
            </w:r>
          </w:p>
        </w:tc>
      </w:tr>
      <w:tr w:rsidR="00C90278" w:rsidRPr="000D193B" w14:paraId="78D2BCF7"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6DEAC8A" w14:textId="77777777" w:rsidR="00C90278" w:rsidRPr="00B17F14" w:rsidRDefault="00C90278" w:rsidP="001A1B54">
            <w:pPr>
              <w:spacing w:line="259" w:lineRule="auto"/>
              <w:jc w:val="center"/>
              <w:rPr>
                <w:rFonts w:eastAsia="Calibri" w:cs="Calibri"/>
              </w:rPr>
            </w:pPr>
            <w:r>
              <w:rPr>
                <w:rFonts w:eastAsia="Calibri" w:cs="Calibri"/>
              </w:rPr>
              <w:lastRenderedPageBreak/>
              <w:t>23.12.146.26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78E16DB" w14:textId="77777777" w:rsidR="00C90278" w:rsidRPr="00B17F14" w:rsidRDefault="00C90278" w:rsidP="001A1B54">
            <w:pPr>
              <w:spacing w:line="259" w:lineRule="auto"/>
              <w:jc w:val="center"/>
              <w:rPr>
                <w:rFonts w:eastAsia="Calibri" w:cs="Calibri"/>
              </w:rPr>
            </w:pPr>
            <w:r>
              <w:rPr>
                <w:rFonts w:eastAsia="Calibri" w:cs="Calibri"/>
              </w:rPr>
              <w:t>23.12.146.27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10F9889" w14:textId="77777777" w:rsidR="00C90278" w:rsidRPr="00B17F14" w:rsidRDefault="00C90278" w:rsidP="001A1B54">
            <w:pPr>
              <w:spacing w:line="259" w:lineRule="auto"/>
              <w:jc w:val="center"/>
              <w:rPr>
                <w:rFonts w:eastAsia="Calibri" w:cs="Calibri"/>
              </w:rPr>
            </w:pPr>
            <w:r>
              <w:rPr>
                <w:rFonts w:eastAsia="Calibri" w:cs="Calibri"/>
              </w:rPr>
              <w:t>23.12.146.32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E5BBCD4" w14:textId="77777777" w:rsidR="00C90278" w:rsidRPr="00B17F14" w:rsidRDefault="00C90278" w:rsidP="001A1B54">
            <w:pPr>
              <w:spacing w:line="259" w:lineRule="auto"/>
              <w:jc w:val="center"/>
              <w:rPr>
                <w:rFonts w:eastAsia="Calibri" w:cs="Calibri"/>
              </w:rPr>
            </w:pPr>
            <w:r>
              <w:rPr>
                <w:rFonts w:eastAsia="Calibri" w:cs="Calibri"/>
              </w:rPr>
              <w:t>23.12.146.33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067CA90" w14:textId="77777777" w:rsidR="00C90278" w:rsidRPr="00B17F14" w:rsidRDefault="00C90278" w:rsidP="001A1B54">
            <w:pPr>
              <w:spacing w:line="259" w:lineRule="auto"/>
              <w:jc w:val="center"/>
              <w:rPr>
                <w:rFonts w:eastAsia="Calibri" w:cs="Calibri"/>
              </w:rPr>
            </w:pPr>
            <w:r>
              <w:rPr>
                <w:rFonts w:eastAsia="Calibri" w:cs="Calibri"/>
              </w:rPr>
              <w:t>23.12.146.34</w:t>
            </w:r>
          </w:p>
        </w:tc>
      </w:tr>
      <w:tr w:rsidR="00C90278" w:rsidRPr="000D193B" w14:paraId="7250731E"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7A85AF2" w14:textId="77777777" w:rsidR="00C90278" w:rsidRPr="00B17F14" w:rsidRDefault="00C90278" w:rsidP="001A1B54">
            <w:pPr>
              <w:spacing w:line="259" w:lineRule="auto"/>
              <w:jc w:val="center"/>
              <w:rPr>
                <w:rFonts w:eastAsia="Calibri" w:cs="Calibri"/>
              </w:rPr>
            </w:pPr>
            <w:r>
              <w:rPr>
                <w:rFonts w:eastAsia="Calibri" w:cs="Calibri"/>
              </w:rPr>
              <w:t>23.12.146.39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0B5E2A3" w14:textId="77777777" w:rsidR="00C90278" w:rsidRPr="00B17F14" w:rsidRDefault="00C90278" w:rsidP="001A1B54">
            <w:pPr>
              <w:spacing w:line="259" w:lineRule="auto"/>
              <w:jc w:val="center"/>
              <w:rPr>
                <w:rFonts w:eastAsia="Calibri" w:cs="Calibri"/>
              </w:rPr>
            </w:pPr>
            <w:r>
              <w:rPr>
                <w:rFonts w:eastAsia="Calibri" w:cs="Calibri"/>
              </w:rPr>
              <w:t>23.12.147.68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CC45031" w14:textId="77777777" w:rsidR="00C90278" w:rsidRPr="00B17F14" w:rsidRDefault="00C90278" w:rsidP="001A1B54">
            <w:pPr>
              <w:spacing w:line="259" w:lineRule="auto"/>
              <w:jc w:val="center"/>
              <w:rPr>
                <w:rFonts w:eastAsia="Calibri" w:cs="Calibri"/>
              </w:rPr>
            </w:pPr>
            <w:r>
              <w:rPr>
                <w:rFonts w:eastAsia="Calibri" w:cs="Calibri"/>
              </w:rPr>
              <w:t>23.12.147.69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24564DC" w14:textId="77777777" w:rsidR="00C90278" w:rsidRPr="00B17F14" w:rsidRDefault="00C90278" w:rsidP="001A1B54">
            <w:pPr>
              <w:spacing w:line="259" w:lineRule="auto"/>
              <w:jc w:val="center"/>
              <w:rPr>
                <w:rFonts w:eastAsia="Calibri" w:cs="Calibri"/>
              </w:rPr>
            </w:pPr>
            <w:r>
              <w:rPr>
                <w:rFonts w:eastAsia="Calibri" w:cs="Calibri"/>
              </w:rPr>
              <w:t>23.12.147.73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B3B058C" w14:textId="77777777" w:rsidR="00C90278" w:rsidRPr="00B17F14" w:rsidRDefault="00C90278" w:rsidP="001A1B54">
            <w:pPr>
              <w:spacing w:line="259" w:lineRule="auto"/>
              <w:jc w:val="center"/>
              <w:rPr>
                <w:rFonts w:eastAsia="Calibri" w:cs="Calibri"/>
              </w:rPr>
            </w:pPr>
            <w:r>
              <w:rPr>
                <w:rFonts w:eastAsia="Calibri" w:cs="Calibri"/>
              </w:rPr>
              <w:t>23.12.147.74</w:t>
            </w:r>
          </w:p>
        </w:tc>
      </w:tr>
      <w:tr w:rsidR="00C90278" w:rsidRPr="000D193B" w14:paraId="71CAA99D"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35D4CFF" w14:textId="77777777" w:rsidR="00C90278" w:rsidRPr="00B17F14" w:rsidRDefault="00C90278" w:rsidP="001A1B54">
            <w:pPr>
              <w:spacing w:line="259" w:lineRule="auto"/>
              <w:jc w:val="center"/>
              <w:rPr>
                <w:rFonts w:eastAsia="Calibri" w:cs="Calibri"/>
              </w:rPr>
            </w:pPr>
            <w:r>
              <w:rPr>
                <w:rFonts w:eastAsia="Calibri" w:cs="Calibri"/>
              </w:rPr>
              <w:t>23.12.147.76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D5F994A" w14:textId="77777777" w:rsidR="00C90278" w:rsidRPr="00B17F14" w:rsidRDefault="00C90278" w:rsidP="001A1B54">
            <w:pPr>
              <w:spacing w:line="259" w:lineRule="auto"/>
              <w:jc w:val="center"/>
              <w:rPr>
                <w:rFonts w:eastAsia="Calibri" w:cs="Calibri"/>
              </w:rPr>
            </w:pPr>
            <w:r>
              <w:rPr>
                <w:rFonts w:eastAsia="Calibri" w:cs="Calibri"/>
              </w:rPr>
              <w:t>23.12.147.82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788B719" w14:textId="77777777" w:rsidR="00C90278" w:rsidRPr="00B17F14" w:rsidRDefault="00C90278" w:rsidP="001A1B54">
            <w:pPr>
              <w:spacing w:line="259" w:lineRule="auto"/>
              <w:jc w:val="center"/>
              <w:rPr>
                <w:rFonts w:eastAsia="Calibri" w:cs="Calibri"/>
              </w:rPr>
            </w:pPr>
            <w:r>
              <w:rPr>
                <w:rFonts w:eastAsia="Calibri" w:cs="Calibri"/>
              </w:rPr>
              <w:t>23.12.147.86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2E526CE" w14:textId="77777777" w:rsidR="00C90278" w:rsidRPr="00B17F14" w:rsidRDefault="00C90278" w:rsidP="001A1B54">
            <w:pPr>
              <w:spacing w:line="259" w:lineRule="auto"/>
              <w:jc w:val="center"/>
              <w:rPr>
                <w:rFonts w:eastAsia="Calibri" w:cs="Calibri"/>
              </w:rPr>
            </w:pPr>
            <w:r>
              <w:rPr>
                <w:rFonts w:eastAsia="Calibri" w:cs="Calibri"/>
              </w:rPr>
              <w:t>23.12.147.89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C0E75D2" w14:textId="77777777" w:rsidR="00C90278" w:rsidRPr="00B17F14" w:rsidRDefault="00C90278" w:rsidP="001A1B54">
            <w:pPr>
              <w:spacing w:line="259" w:lineRule="auto"/>
              <w:jc w:val="center"/>
              <w:rPr>
                <w:rFonts w:eastAsia="Calibri" w:cs="Calibri"/>
              </w:rPr>
            </w:pPr>
            <w:r>
              <w:rPr>
                <w:rFonts w:eastAsia="Calibri" w:cs="Calibri"/>
              </w:rPr>
              <w:t>23.12.147.93</w:t>
            </w:r>
          </w:p>
        </w:tc>
      </w:tr>
      <w:tr w:rsidR="00C90278" w:rsidRPr="000D193B" w14:paraId="11F9548E"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6D9F24F" w14:textId="77777777" w:rsidR="00C90278" w:rsidRPr="00B17F14" w:rsidRDefault="00C90278" w:rsidP="001A1B54">
            <w:pPr>
              <w:spacing w:line="259" w:lineRule="auto"/>
              <w:jc w:val="center"/>
              <w:rPr>
                <w:rFonts w:eastAsia="Calibri" w:cs="Calibri"/>
              </w:rPr>
            </w:pPr>
            <w:r>
              <w:rPr>
                <w:rFonts w:eastAsia="Calibri" w:cs="Calibri"/>
              </w:rPr>
              <w:t>23.12.147.134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231875B" w14:textId="77777777" w:rsidR="00C90278" w:rsidRPr="00B17F14" w:rsidRDefault="00C90278" w:rsidP="001A1B54">
            <w:pPr>
              <w:spacing w:line="259" w:lineRule="auto"/>
              <w:jc w:val="center"/>
              <w:rPr>
                <w:rFonts w:eastAsia="Calibri" w:cs="Calibri"/>
              </w:rPr>
            </w:pPr>
            <w:r>
              <w:rPr>
                <w:rFonts w:eastAsia="Calibri" w:cs="Calibri"/>
              </w:rPr>
              <w:t>23.12.147.140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12292E9" w14:textId="77777777" w:rsidR="00C90278" w:rsidRPr="00B17F14" w:rsidRDefault="00C90278" w:rsidP="001A1B54">
            <w:pPr>
              <w:spacing w:line="259" w:lineRule="auto"/>
              <w:jc w:val="center"/>
              <w:rPr>
                <w:rFonts w:eastAsia="Calibri" w:cs="Calibri"/>
              </w:rPr>
            </w:pPr>
            <w:r>
              <w:rPr>
                <w:rFonts w:eastAsia="Calibri" w:cs="Calibri"/>
              </w:rPr>
              <w:t>23.12.147.141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66AE15D" w14:textId="77777777" w:rsidR="00C90278" w:rsidRPr="00B17F14" w:rsidRDefault="00C90278" w:rsidP="001A1B54">
            <w:pPr>
              <w:spacing w:line="259" w:lineRule="auto"/>
              <w:jc w:val="center"/>
              <w:rPr>
                <w:rFonts w:eastAsia="Calibri" w:cs="Calibri"/>
              </w:rPr>
            </w:pPr>
            <w:r>
              <w:rPr>
                <w:rFonts w:eastAsia="Calibri" w:cs="Calibri"/>
              </w:rPr>
              <w:t>23.12.147.142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D549C34" w14:textId="77777777" w:rsidR="00C90278" w:rsidRPr="00B17F14" w:rsidRDefault="00C90278" w:rsidP="001A1B54">
            <w:pPr>
              <w:spacing w:line="259" w:lineRule="auto"/>
              <w:jc w:val="center"/>
              <w:rPr>
                <w:rFonts w:eastAsia="Calibri" w:cs="Calibri"/>
              </w:rPr>
            </w:pPr>
            <w:r>
              <w:rPr>
                <w:rFonts w:eastAsia="Calibri" w:cs="Calibri"/>
              </w:rPr>
              <w:t>23.12.147.150</w:t>
            </w:r>
          </w:p>
        </w:tc>
      </w:tr>
      <w:tr w:rsidR="00C90278" w:rsidRPr="000D193B" w14:paraId="7912E233"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52D8103" w14:textId="77777777" w:rsidR="00C90278" w:rsidRPr="00B17F14" w:rsidRDefault="00C90278" w:rsidP="001A1B54">
            <w:pPr>
              <w:spacing w:line="259" w:lineRule="auto"/>
              <w:jc w:val="center"/>
              <w:rPr>
                <w:rFonts w:eastAsia="Calibri" w:cs="Calibri"/>
              </w:rPr>
            </w:pPr>
            <w:r>
              <w:rPr>
                <w:rFonts w:eastAsia="Calibri" w:cs="Calibri"/>
              </w:rPr>
              <w:t>23.12.147.151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DBB171F" w14:textId="77777777" w:rsidR="00C90278" w:rsidRPr="00B17F14" w:rsidRDefault="00C90278" w:rsidP="001A1B54">
            <w:pPr>
              <w:spacing w:line="259" w:lineRule="auto"/>
              <w:jc w:val="center"/>
              <w:rPr>
                <w:rFonts w:eastAsia="Calibri" w:cs="Calibri"/>
              </w:rPr>
            </w:pPr>
            <w:r>
              <w:rPr>
                <w:rFonts w:eastAsia="Calibri" w:cs="Calibri"/>
              </w:rPr>
              <w:t>23.12.147.164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D72E197" w14:textId="77777777" w:rsidR="00C90278" w:rsidRPr="00B17F14" w:rsidRDefault="00C90278" w:rsidP="001A1B54">
            <w:pPr>
              <w:spacing w:line="259" w:lineRule="auto"/>
              <w:jc w:val="center"/>
              <w:rPr>
                <w:rFonts w:eastAsia="Calibri" w:cs="Calibri"/>
              </w:rPr>
            </w:pPr>
            <w:r>
              <w:rPr>
                <w:rFonts w:eastAsia="Calibri" w:cs="Calibri"/>
              </w:rPr>
              <w:t>23.12.147.165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B455C2F" w14:textId="77777777" w:rsidR="00C90278" w:rsidRPr="00B17F14" w:rsidRDefault="00C90278" w:rsidP="001A1B54">
            <w:pPr>
              <w:spacing w:line="259" w:lineRule="auto"/>
              <w:jc w:val="center"/>
              <w:rPr>
                <w:rFonts w:eastAsia="Calibri" w:cs="Calibri"/>
              </w:rPr>
            </w:pPr>
            <w:r>
              <w:rPr>
                <w:rFonts w:eastAsia="Calibri" w:cs="Calibri"/>
              </w:rPr>
              <w:t>23.13.218.201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EEE5A81" w14:textId="77777777" w:rsidR="00C90278" w:rsidRPr="00B17F14" w:rsidRDefault="00C90278" w:rsidP="001A1B54">
            <w:pPr>
              <w:spacing w:line="259" w:lineRule="auto"/>
              <w:jc w:val="center"/>
              <w:rPr>
                <w:rFonts w:eastAsia="Calibri" w:cs="Calibri"/>
              </w:rPr>
            </w:pPr>
            <w:r>
              <w:rPr>
                <w:rFonts w:eastAsia="Calibri" w:cs="Calibri"/>
              </w:rPr>
              <w:t>23.13.218.210</w:t>
            </w:r>
          </w:p>
        </w:tc>
      </w:tr>
      <w:tr w:rsidR="00C90278" w:rsidRPr="000D193B" w14:paraId="2DA1EBA7"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47CA879" w14:textId="77777777" w:rsidR="00C90278" w:rsidRPr="00B17F14" w:rsidRDefault="00C90278" w:rsidP="001A1B54">
            <w:pPr>
              <w:spacing w:line="259" w:lineRule="auto"/>
              <w:jc w:val="center"/>
              <w:rPr>
                <w:rFonts w:eastAsia="Calibri" w:cs="Calibri"/>
              </w:rPr>
            </w:pPr>
            <w:r>
              <w:rPr>
                <w:rFonts w:eastAsia="Calibri" w:cs="Calibri"/>
              </w:rPr>
              <w:t>23.13.218.216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D58242B" w14:textId="77777777" w:rsidR="00C90278" w:rsidRPr="00B17F14" w:rsidRDefault="00C90278" w:rsidP="001A1B54">
            <w:pPr>
              <w:spacing w:line="259" w:lineRule="auto"/>
              <w:jc w:val="center"/>
              <w:rPr>
                <w:rFonts w:eastAsia="Calibri" w:cs="Calibri"/>
              </w:rPr>
            </w:pPr>
            <w:r>
              <w:rPr>
                <w:rFonts w:eastAsia="Calibri" w:cs="Calibri"/>
              </w:rPr>
              <w:t>23.15.2.175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97042E9" w14:textId="77777777" w:rsidR="00C90278" w:rsidRPr="00B17F14" w:rsidRDefault="00C90278" w:rsidP="001A1B54">
            <w:pPr>
              <w:spacing w:line="259" w:lineRule="auto"/>
              <w:jc w:val="center"/>
              <w:rPr>
                <w:rFonts w:eastAsia="Calibri" w:cs="Calibri"/>
              </w:rPr>
            </w:pPr>
            <w:r>
              <w:rPr>
                <w:rFonts w:eastAsia="Calibri" w:cs="Calibri"/>
              </w:rPr>
              <w:t>23.15.2.237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2C3D4D0" w14:textId="77777777" w:rsidR="00C90278" w:rsidRPr="00B17F14" w:rsidRDefault="00C90278" w:rsidP="001A1B54">
            <w:pPr>
              <w:spacing w:line="259" w:lineRule="auto"/>
              <w:jc w:val="center"/>
              <w:rPr>
                <w:rFonts w:eastAsia="Calibri" w:cs="Calibri"/>
              </w:rPr>
            </w:pPr>
            <w:r>
              <w:rPr>
                <w:rFonts w:eastAsia="Calibri" w:cs="Calibri"/>
              </w:rPr>
              <w:t>23.15.2.239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DC8062D" w14:textId="77777777" w:rsidR="00C90278" w:rsidRPr="00B17F14" w:rsidRDefault="00C90278" w:rsidP="001A1B54">
            <w:pPr>
              <w:spacing w:line="259" w:lineRule="auto"/>
              <w:jc w:val="center"/>
              <w:rPr>
                <w:rFonts w:eastAsia="Calibri" w:cs="Calibri"/>
              </w:rPr>
            </w:pPr>
            <w:r>
              <w:rPr>
                <w:rFonts w:eastAsia="Calibri" w:cs="Calibri"/>
              </w:rPr>
              <w:t>23.15.140.7</w:t>
            </w:r>
          </w:p>
        </w:tc>
      </w:tr>
      <w:tr w:rsidR="00C90278" w:rsidRPr="000D193B" w14:paraId="7583F311"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7DA3086" w14:textId="77777777" w:rsidR="00C90278" w:rsidRPr="00B17F14" w:rsidRDefault="00C90278" w:rsidP="001A1B54">
            <w:pPr>
              <w:spacing w:line="259" w:lineRule="auto"/>
              <w:jc w:val="center"/>
              <w:rPr>
                <w:rFonts w:eastAsia="Calibri" w:cs="Calibri"/>
              </w:rPr>
            </w:pPr>
            <w:r>
              <w:rPr>
                <w:rFonts w:eastAsia="Calibri" w:cs="Calibri"/>
              </w:rPr>
              <w:t>23.15.240.200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88449C3" w14:textId="77777777" w:rsidR="00C90278" w:rsidRPr="00B17F14" w:rsidRDefault="00C90278" w:rsidP="001A1B54">
            <w:pPr>
              <w:spacing w:line="259" w:lineRule="auto"/>
              <w:jc w:val="center"/>
              <w:rPr>
                <w:rFonts w:eastAsia="Calibri" w:cs="Calibri"/>
              </w:rPr>
            </w:pPr>
            <w:r>
              <w:rPr>
                <w:rFonts w:eastAsia="Calibri" w:cs="Calibri"/>
              </w:rPr>
              <w:t>23.15.240.227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60EA9D0" w14:textId="77777777" w:rsidR="00C90278" w:rsidRPr="00B17F14" w:rsidRDefault="00C90278" w:rsidP="001A1B54">
            <w:pPr>
              <w:spacing w:line="259" w:lineRule="auto"/>
              <w:jc w:val="center"/>
              <w:rPr>
                <w:rFonts w:eastAsia="Calibri" w:cs="Calibri"/>
              </w:rPr>
            </w:pPr>
            <w:r>
              <w:rPr>
                <w:rFonts w:eastAsia="Calibri" w:cs="Calibri"/>
              </w:rPr>
              <w:t>23.15.241.35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B956096" w14:textId="77777777" w:rsidR="00C90278" w:rsidRPr="00B17F14" w:rsidRDefault="00C90278" w:rsidP="001A1B54">
            <w:pPr>
              <w:spacing w:line="259" w:lineRule="auto"/>
              <w:jc w:val="center"/>
              <w:rPr>
                <w:rFonts w:eastAsia="Calibri" w:cs="Calibri"/>
              </w:rPr>
            </w:pPr>
            <w:r>
              <w:rPr>
                <w:rFonts w:eastAsia="Calibri" w:cs="Calibri"/>
              </w:rPr>
              <w:t>23.32.20.19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CA73408" w14:textId="77777777" w:rsidR="00C90278" w:rsidRPr="00B17F14" w:rsidRDefault="00C90278" w:rsidP="001A1B54">
            <w:pPr>
              <w:spacing w:line="259" w:lineRule="auto"/>
              <w:jc w:val="center"/>
              <w:rPr>
                <w:rFonts w:eastAsia="Calibri" w:cs="Calibri"/>
              </w:rPr>
            </w:pPr>
            <w:r>
              <w:rPr>
                <w:rFonts w:eastAsia="Calibri" w:cs="Calibri"/>
              </w:rPr>
              <w:t>23.32.20.91</w:t>
            </w:r>
          </w:p>
        </w:tc>
      </w:tr>
      <w:tr w:rsidR="00C90278" w:rsidRPr="000D193B" w14:paraId="0EB2B6EE"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210BD0C" w14:textId="77777777" w:rsidR="00C90278" w:rsidRPr="00B17F14" w:rsidRDefault="00C90278" w:rsidP="001A1B54">
            <w:pPr>
              <w:spacing w:line="259" w:lineRule="auto"/>
              <w:jc w:val="center"/>
              <w:rPr>
                <w:rFonts w:eastAsia="Calibri" w:cs="Calibri"/>
              </w:rPr>
            </w:pPr>
            <w:r>
              <w:rPr>
                <w:rFonts w:eastAsia="Calibri" w:cs="Calibri"/>
              </w:rPr>
              <w:t>23.32.20.159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7316886" w14:textId="77777777" w:rsidR="00C90278" w:rsidRPr="00B17F14" w:rsidRDefault="00C90278" w:rsidP="001A1B54">
            <w:pPr>
              <w:spacing w:line="259" w:lineRule="auto"/>
              <w:jc w:val="center"/>
              <w:rPr>
                <w:rFonts w:eastAsia="Calibri" w:cs="Calibri"/>
              </w:rPr>
            </w:pPr>
            <w:r>
              <w:rPr>
                <w:rFonts w:eastAsia="Calibri" w:cs="Calibri"/>
              </w:rPr>
              <w:t>23.32.20.182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D83BD7C" w14:textId="77777777" w:rsidR="00C90278" w:rsidRPr="00B17F14" w:rsidRDefault="00C90278" w:rsidP="001A1B54">
            <w:pPr>
              <w:spacing w:line="259" w:lineRule="auto"/>
              <w:jc w:val="center"/>
              <w:rPr>
                <w:rFonts w:eastAsia="Calibri" w:cs="Calibri"/>
              </w:rPr>
            </w:pPr>
            <w:r>
              <w:rPr>
                <w:rFonts w:eastAsia="Calibri" w:cs="Calibri"/>
              </w:rPr>
              <w:t>23.32.20.214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20931F6" w14:textId="77777777" w:rsidR="00C90278" w:rsidRPr="00B17F14" w:rsidRDefault="00C90278" w:rsidP="001A1B54">
            <w:pPr>
              <w:spacing w:line="259" w:lineRule="auto"/>
              <w:jc w:val="center"/>
              <w:rPr>
                <w:rFonts w:eastAsia="Calibri" w:cs="Calibri"/>
              </w:rPr>
            </w:pPr>
            <w:r>
              <w:rPr>
                <w:rFonts w:eastAsia="Calibri" w:cs="Calibri"/>
              </w:rPr>
              <w:t>23.32.20.228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5CE8434" w14:textId="77777777" w:rsidR="00C90278" w:rsidRPr="00B17F14" w:rsidRDefault="00C90278" w:rsidP="001A1B54">
            <w:pPr>
              <w:spacing w:line="259" w:lineRule="auto"/>
              <w:jc w:val="center"/>
              <w:rPr>
                <w:rFonts w:eastAsia="Calibri" w:cs="Calibri"/>
              </w:rPr>
            </w:pPr>
            <w:r>
              <w:rPr>
                <w:rFonts w:eastAsia="Calibri" w:cs="Calibri"/>
              </w:rPr>
              <w:t>23.32.20.230</w:t>
            </w:r>
          </w:p>
        </w:tc>
      </w:tr>
      <w:tr w:rsidR="00C90278" w:rsidRPr="000D193B" w14:paraId="5BD8F103"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9207BA2" w14:textId="77777777" w:rsidR="00C90278" w:rsidRPr="00B17F14" w:rsidRDefault="00C90278" w:rsidP="001A1B54">
            <w:pPr>
              <w:spacing w:line="259" w:lineRule="auto"/>
              <w:jc w:val="center"/>
              <w:rPr>
                <w:rFonts w:eastAsia="Calibri" w:cs="Calibri"/>
              </w:rPr>
            </w:pPr>
            <w:r>
              <w:rPr>
                <w:rFonts w:eastAsia="Calibri" w:cs="Calibri"/>
              </w:rPr>
              <w:t>23.32.20.245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E33F860" w14:textId="77777777" w:rsidR="00C90278" w:rsidRPr="00B17F14" w:rsidRDefault="00C90278" w:rsidP="001A1B54">
            <w:pPr>
              <w:spacing w:line="259" w:lineRule="auto"/>
              <w:jc w:val="center"/>
              <w:rPr>
                <w:rFonts w:eastAsia="Calibri" w:cs="Calibri"/>
              </w:rPr>
            </w:pPr>
            <w:r>
              <w:rPr>
                <w:rFonts w:eastAsia="Calibri" w:cs="Calibri"/>
              </w:rPr>
              <w:t>23.32.39.132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ACC64E6" w14:textId="77777777" w:rsidR="00C90278" w:rsidRPr="00B17F14" w:rsidRDefault="00C90278" w:rsidP="001A1B54">
            <w:pPr>
              <w:spacing w:line="259" w:lineRule="auto"/>
              <w:jc w:val="center"/>
              <w:rPr>
                <w:rFonts w:eastAsia="Calibri" w:cs="Calibri"/>
              </w:rPr>
            </w:pPr>
            <w:r>
              <w:rPr>
                <w:rFonts w:eastAsia="Calibri" w:cs="Calibri"/>
              </w:rPr>
              <w:t>23.32.39.134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E47A64A" w14:textId="77777777" w:rsidR="00C90278" w:rsidRPr="00B17F14" w:rsidRDefault="00C90278" w:rsidP="001A1B54">
            <w:pPr>
              <w:spacing w:line="259" w:lineRule="auto"/>
              <w:jc w:val="center"/>
              <w:rPr>
                <w:rFonts w:eastAsia="Calibri" w:cs="Calibri"/>
              </w:rPr>
            </w:pPr>
            <w:r>
              <w:rPr>
                <w:rFonts w:eastAsia="Calibri" w:cs="Calibri"/>
              </w:rPr>
              <w:t>23.32.39.135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DC363D0" w14:textId="77777777" w:rsidR="00C90278" w:rsidRPr="00B17F14" w:rsidRDefault="00C90278" w:rsidP="001A1B54">
            <w:pPr>
              <w:spacing w:line="259" w:lineRule="auto"/>
              <w:jc w:val="center"/>
              <w:rPr>
                <w:rFonts w:eastAsia="Calibri" w:cs="Calibri"/>
              </w:rPr>
            </w:pPr>
            <w:r>
              <w:rPr>
                <w:rFonts w:eastAsia="Calibri" w:cs="Calibri"/>
              </w:rPr>
              <w:t>23.32.39.136</w:t>
            </w:r>
          </w:p>
        </w:tc>
      </w:tr>
      <w:tr w:rsidR="00C90278" w:rsidRPr="000D193B" w14:paraId="124846D4"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CA2E0C0" w14:textId="77777777" w:rsidR="00C90278" w:rsidRPr="00B17F14" w:rsidRDefault="00C90278" w:rsidP="001A1B54">
            <w:pPr>
              <w:spacing w:line="259" w:lineRule="auto"/>
              <w:jc w:val="center"/>
              <w:rPr>
                <w:rFonts w:eastAsia="Calibri" w:cs="Calibri"/>
              </w:rPr>
            </w:pPr>
            <w:r>
              <w:rPr>
                <w:rFonts w:eastAsia="Calibri" w:cs="Calibri"/>
              </w:rPr>
              <w:t>23.32.39.138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F94E55C" w14:textId="77777777" w:rsidR="00C90278" w:rsidRPr="00B17F14" w:rsidRDefault="00C90278" w:rsidP="001A1B54">
            <w:pPr>
              <w:spacing w:line="259" w:lineRule="auto"/>
              <w:jc w:val="center"/>
              <w:rPr>
                <w:rFonts w:eastAsia="Calibri" w:cs="Calibri"/>
              </w:rPr>
            </w:pPr>
            <w:r>
              <w:rPr>
                <w:rFonts w:eastAsia="Calibri" w:cs="Calibri"/>
              </w:rPr>
              <w:t>23.32.39.140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E3002CB" w14:textId="77777777" w:rsidR="00C90278" w:rsidRPr="00B17F14" w:rsidRDefault="00C90278" w:rsidP="001A1B54">
            <w:pPr>
              <w:spacing w:line="259" w:lineRule="auto"/>
              <w:jc w:val="center"/>
              <w:rPr>
                <w:rFonts w:eastAsia="Calibri" w:cs="Calibri"/>
              </w:rPr>
            </w:pPr>
            <w:r>
              <w:rPr>
                <w:rFonts w:eastAsia="Calibri" w:cs="Calibri"/>
              </w:rPr>
              <w:t>23.32.39.142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2E7EFB3" w14:textId="77777777" w:rsidR="00C90278" w:rsidRPr="00B17F14" w:rsidRDefault="00C90278" w:rsidP="001A1B54">
            <w:pPr>
              <w:spacing w:line="259" w:lineRule="auto"/>
              <w:jc w:val="center"/>
              <w:rPr>
                <w:rFonts w:eastAsia="Calibri" w:cs="Calibri"/>
              </w:rPr>
            </w:pPr>
            <w:r>
              <w:rPr>
                <w:rFonts w:eastAsia="Calibri" w:cs="Calibri"/>
              </w:rPr>
              <w:t>23.32.39.144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6E38A94" w14:textId="77777777" w:rsidR="00C90278" w:rsidRPr="00B17F14" w:rsidRDefault="00C90278" w:rsidP="001A1B54">
            <w:pPr>
              <w:spacing w:line="259" w:lineRule="auto"/>
              <w:jc w:val="center"/>
              <w:rPr>
                <w:rFonts w:eastAsia="Calibri" w:cs="Calibri"/>
              </w:rPr>
            </w:pPr>
            <w:r>
              <w:rPr>
                <w:rFonts w:eastAsia="Calibri" w:cs="Calibri"/>
              </w:rPr>
              <w:t>23.32.39.145</w:t>
            </w:r>
          </w:p>
        </w:tc>
      </w:tr>
      <w:tr w:rsidR="00C90278" w:rsidRPr="000D193B" w14:paraId="02370788"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9D1FE9D" w14:textId="77777777" w:rsidR="00C90278" w:rsidRPr="00B17F14" w:rsidRDefault="00C90278" w:rsidP="001A1B54">
            <w:pPr>
              <w:spacing w:line="259" w:lineRule="auto"/>
              <w:jc w:val="center"/>
              <w:rPr>
                <w:rFonts w:eastAsia="Calibri" w:cs="Calibri"/>
              </w:rPr>
            </w:pPr>
            <w:r>
              <w:rPr>
                <w:rFonts w:eastAsia="Calibri" w:cs="Calibri"/>
              </w:rPr>
              <w:t>23.32.39.146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821D7CE" w14:textId="77777777" w:rsidR="00C90278" w:rsidRPr="00B17F14" w:rsidRDefault="00C90278" w:rsidP="001A1B54">
            <w:pPr>
              <w:spacing w:line="259" w:lineRule="auto"/>
              <w:jc w:val="center"/>
              <w:rPr>
                <w:rFonts w:eastAsia="Calibri" w:cs="Calibri"/>
              </w:rPr>
            </w:pPr>
            <w:r>
              <w:rPr>
                <w:rFonts w:eastAsia="Calibri" w:cs="Calibri"/>
              </w:rPr>
              <w:t>23.32.39.147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560BC9A" w14:textId="77777777" w:rsidR="00C90278" w:rsidRPr="00B17F14" w:rsidRDefault="00C90278" w:rsidP="001A1B54">
            <w:pPr>
              <w:spacing w:line="259" w:lineRule="auto"/>
              <w:jc w:val="center"/>
              <w:rPr>
                <w:rFonts w:eastAsia="Calibri" w:cs="Calibri"/>
              </w:rPr>
            </w:pPr>
            <w:r>
              <w:rPr>
                <w:rFonts w:eastAsia="Calibri" w:cs="Calibri"/>
              </w:rPr>
              <w:t>23.32.39.148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B300D5A" w14:textId="77777777" w:rsidR="00C90278" w:rsidRPr="00B17F14" w:rsidRDefault="00C90278" w:rsidP="001A1B54">
            <w:pPr>
              <w:spacing w:line="259" w:lineRule="auto"/>
              <w:jc w:val="center"/>
              <w:rPr>
                <w:rFonts w:eastAsia="Calibri" w:cs="Calibri"/>
              </w:rPr>
            </w:pPr>
            <w:r>
              <w:rPr>
                <w:rFonts w:eastAsia="Calibri" w:cs="Calibri"/>
              </w:rPr>
              <w:t>23.32.56.160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D7D1262" w14:textId="77777777" w:rsidR="00C90278" w:rsidRPr="00B17F14" w:rsidRDefault="00C90278" w:rsidP="001A1B54">
            <w:pPr>
              <w:spacing w:line="259" w:lineRule="auto"/>
              <w:jc w:val="center"/>
              <w:rPr>
                <w:rFonts w:eastAsia="Calibri" w:cs="Calibri"/>
              </w:rPr>
            </w:pPr>
            <w:r>
              <w:rPr>
                <w:rFonts w:eastAsia="Calibri" w:cs="Calibri"/>
              </w:rPr>
              <w:t>23.32.56.184</w:t>
            </w:r>
          </w:p>
        </w:tc>
      </w:tr>
      <w:tr w:rsidR="00C90278" w:rsidRPr="000D193B" w14:paraId="4B5593F9"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4289C4A" w14:textId="77777777" w:rsidR="00C90278" w:rsidRPr="00B17F14" w:rsidRDefault="00C90278" w:rsidP="001A1B54">
            <w:pPr>
              <w:spacing w:line="259" w:lineRule="auto"/>
              <w:jc w:val="center"/>
              <w:rPr>
                <w:rFonts w:eastAsia="Calibri" w:cs="Calibri"/>
              </w:rPr>
            </w:pPr>
            <w:r>
              <w:rPr>
                <w:rFonts w:eastAsia="Calibri" w:cs="Calibri"/>
              </w:rPr>
              <w:t>23.32.61.33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50078FB" w14:textId="77777777" w:rsidR="00C90278" w:rsidRPr="00B17F14" w:rsidRDefault="00C90278" w:rsidP="001A1B54">
            <w:pPr>
              <w:spacing w:line="259" w:lineRule="auto"/>
              <w:jc w:val="center"/>
              <w:rPr>
                <w:rFonts w:eastAsia="Calibri" w:cs="Calibri"/>
              </w:rPr>
            </w:pPr>
            <w:r>
              <w:rPr>
                <w:rFonts w:eastAsia="Calibri" w:cs="Calibri"/>
              </w:rPr>
              <w:t>23.32.61.162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E2E2B92" w14:textId="77777777" w:rsidR="00C90278" w:rsidRPr="00B17F14" w:rsidRDefault="00C90278" w:rsidP="001A1B54">
            <w:pPr>
              <w:spacing w:line="259" w:lineRule="auto"/>
              <w:jc w:val="center"/>
              <w:rPr>
                <w:rFonts w:eastAsia="Calibri" w:cs="Calibri"/>
              </w:rPr>
            </w:pPr>
            <w:r>
              <w:rPr>
                <w:rFonts w:eastAsia="Calibri" w:cs="Calibri"/>
              </w:rPr>
              <w:t>23.32.61.170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C4A5994" w14:textId="77777777" w:rsidR="00C90278" w:rsidRPr="00B17F14" w:rsidRDefault="00C90278" w:rsidP="001A1B54">
            <w:pPr>
              <w:spacing w:line="259" w:lineRule="auto"/>
              <w:jc w:val="center"/>
              <w:rPr>
                <w:rFonts w:eastAsia="Calibri" w:cs="Calibri"/>
              </w:rPr>
            </w:pPr>
            <w:r>
              <w:rPr>
                <w:rFonts w:eastAsia="Calibri" w:cs="Calibri"/>
              </w:rPr>
              <w:t>23.33.29.132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B5B5EEE" w14:textId="77777777" w:rsidR="00C90278" w:rsidRPr="00B17F14" w:rsidRDefault="00C90278" w:rsidP="001A1B54">
            <w:pPr>
              <w:spacing w:line="259" w:lineRule="auto"/>
              <w:jc w:val="center"/>
              <w:rPr>
                <w:rFonts w:eastAsia="Calibri" w:cs="Calibri"/>
              </w:rPr>
            </w:pPr>
            <w:r>
              <w:rPr>
                <w:rFonts w:eastAsia="Calibri" w:cs="Calibri"/>
              </w:rPr>
              <w:t>23.33.29.135</w:t>
            </w:r>
          </w:p>
        </w:tc>
      </w:tr>
      <w:tr w:rsidR="00C90278" w:rsidRPr="000D193B" w14:paraId="0DF55F86"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D1A842F" w14:textId="77777777" w:rsidR="00C90278" w:rsidRPr="00B17F14" w:rsidRDefault="00C90278" w:rsidP="001A1B54">
            <w:pPr>
              <w:spacing w:line="259" w:lineRule="auto"/>
              <w:jc w:val="center"/>
              <w:rPr>
                <w:rFonts w:eastAsia="Calibri" w:cs="Calibri"/>
              </w:rPr>
            </w:pPr>
            <w:r>
              <w:rPr>
                <w:rFonts w:eastAsia="Calibri" w:cs="Calibri"/>
              </w:rPr>
              <w:t>23.33.29.136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D4DD8E9" w14:textId="77777777" w:rsidR="00C90278" w:rsidRPr="00B17F14" w:rsidRDefault="00C90278" w:rsidP="001A1B54">
            <w:pPr>
              <w:spacing w:line="259" w:lineRule="auto"/>
              <w:jc w:val="center"/>
              <w:rPr>
                <w:rFonts w:eastAsia="Calibri" w:cs="Calibri"/>
              </w:rPr>
            </w:pPr>
            <w:r>
              <w:rPr>
                <w:rFonts w:eastAsia="Calibri" w:cs="Calibri"/>
              </w:rPr>
              <w:t>23.33.29.138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E875AAE" w14:textId="77777777" w:rsidR="00C90278" w:rsidRPr="00B17F14" w:rsidRDefault="00C90278" w:rsidP="001A1B54">
            <w:pPr>
              <w:spacing w:line="259" w:lineRule="auto"/>
              <w:jc w:val="center"/>
              <w:rPr>
                <w:rFonts w:eastAsia="Calibri" w:cs="Calibri"/>
              </w:rPr>
            </w:pPr>
            <w:r>
              <w:rPr>
                <w:rFonts w:eastAsia="Calibri" w:cs="Calibri"/>
              </w:rPr>
              <w:t>23.33.29.141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9AE9EC1" w14:textId="77777777" w:rsidR="00C90278" w:rsidRPr="00B17F14" w:rsidRDefault="00C90278" w:rsidP="001A1B54">
            <w:pPr>
              <w:spacing w:line="259" w:lineRule="auto"/>
              <w:jc w:val="center"/>
              <w:rPr>
                <w:rFonts w:eastAsia="Calibri" w:cs="Calibri"/>
              </w:rPr>
            </w:pPr>
            <w:r>
              <w:rPr>
                <w:rFonts w:eastAsia="Calibri" w:cs="Calibri"/>
              </w:rPr>
              <w:t>23.33.29.144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B0D07EA" w14:textId="77777777" w:rsidR="00C90278" w:rsidRPr="00B17F14" w:rsidRDefault="00C90278" w:rsidP="001A1B54">
            <w:pPr>
              <w:spacing w:line="259" w:lineRule="auto"/>
              <w:jc w:val="center"/>
              <w:rPr>
                <w:rFonts w:eastAsia="Calibri" w:cs="Calibri"/>
              </w:rPr>
            </w:pPr>
            <w:r>
              <w:rPr>
                <w:rFonts w:eastAsia="Calibri" w:cs="Calibri"/>
              </w:rPr>
              <w:t>23.33.29.147</w:t>
            </w:r>
          </w:p>
        </w:tc>
      </w:tr>
      <w:tr w:rsidR="00C90278" w:rsidRPr="000D193B" w14:paraId="58212C68"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95E3E0C" w14:textId="77777777" w:rsidR="00C90278" w:rsidRPr="00B17F14" w:rsidRDefault="00C90278" w:rsidP="001A1B54">
            <w:pPr>
              <w:spacing w:line="259" w:lineRule="auto"/>
              <w:jc w:val="center"/>
              <w:rPr>
                <w:rFonts w:eastAsia="Calibri" w:cs="Calibri"/>
              </w:rPr>
            </w:pPr>
            <w:r>
              <w:rPr>
                <w:rFonts w:eastAsia="Calibri" w:cs="Calibri"/>
              </w:rPr>
              <w:t>23.33.29.149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F7F05D6" w14:textId="77777777" w:rsidR="00C90278" w:rsidRPr="00B17F14" w:rsidRDefault="00C90278" w:rsidP="001A1B54">
            <w:pPr>
              <w:spacing w:line="259" w:lineRule="auto"/>
              <w:jc w:val="center"/>
              <w:rPr>
                <w:rFonts w:eastAsia="Calibri" w:cs="Calibri"/>
              </w:rPr>
            </w:pPr>
            <w:r>
              <w:rPr>
                <w:rFonts w:eastAsia="Calibri" w:cs="Calibri"/>
              </w:rPr>
              <w:t>23.33.40.68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70FB46A" w14:textId="77777777" w:rsidR="00C90278" w:rsidRPr="00B17F14" w:rsidRDefault="00C90278" w:rsidP="001A1B54">
            <w:pPr>
              <w:spacing w:line="259" w:lineRule="auto"/>
              <w:jc w:val="center"/>
              <w:rPr>
                <w:rFonts w:eastAsia="Calibri" w:cs="Calibri"/>
              </w:rPr>
            </w:pPr>
            <w:r>
              <w:rPr>
                <w:rFonts w:eastAsia="Calibri" w:cs="Calibri"/>
              </w:rPr>
              <w:t>23.33.40.70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0891FE7" w14:textId="77777777" w:rsidR="00C90278" w:rsidRPr="00B17F14" w:rsidRDefault="00C90278" w:rsidP="001A1B54">
            <w:pPr>
              <w:spacing w:line="259" w:lineRule="auto"/>
              <w:jc w:val="center"/>
              <w:rPr>
                <w:rFonts w:eastAsia="Calibri" w:cs="Calibri"/>
              </w:rPr>
            </w:pPr>
            <w:r>
              <w:rPr>
                <w:rFonts w:eastAsia="Calibri" w:cs="Calibri"/>
              </w:rPr>
              <w:t>23.33.40.74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79988C7" w14:textId="77777777" w:rsidR="00C90278" w:rsidRPr="00B17F14" w:rsidRDefault="00C90278" w:rsidP="001A1B54">
            <w:pPr>
              <w:spacing w:line="259" w:lineRule="auto"/>
              <w:jc w:val="center"/>
              <w:rPr>
                <w:rFonts w:eastAsia="Calibri" w:cs="Calibri"/>
              </w:rPr>
            </w:pPr>
            <w:r>
              <w:rPr>
                <w:rFonts w:eastAsia="Calibri" w:cs="Calibri"/>
              </w:rPr>
              <w:t>23.33.40.136</w:t>
            </w:r>
          </w:p>
        </w:tc>
      </w:tr>
      <w:tr w:rsidR="00C90278" w:rsidRPr="000D193B" w14:paraId="43BD1484"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BB18433" w14:textId="77777777" w:rsidR="00C90278" w:rsidRPr="00B17F14" w:rsidRDefault="00C90278" w:rsidP="001A1B54">
            <w:pPr>
              <w:spacing w:line="259" w:lineRule="auto"/>
              <w:jc w:val="center"/>
              <w:rPr>
                <w:rFonts w:eastAsia="Calibri" w:cs="Calibri"/>
              </w:rPr>
            </w:pPr>
            <w:r>
              <w:rPr>
                <w:rFonts w:eastAsia="Calibri" w:cs="Calibri"/>
              </w:rPr>
              <w:t>23.33.40.154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4295A04" w14:textId="77777777" w:rsidR="00C90278" w:rsidRPr="00B17F14" w:rsidRDefault="00C90278" w:rsidP="001A1B54">
            <w:pPr>
              <w:spacing w:line="259" w:lineRule="auto"/>
              <w:jc w:val="center"/>
              <w:rPr>
                <w:rFonts w:eastAsia="Calibri" w:cs="Calibri"/>
              </w:rPr>
            </w:pPr>
            <w:r>
              <w:rPr>
                <w:rFonts w:eastAsia="Calibri" w:cs="Calibri"/>
              </w:rPr>
              <w:t>23.33.92.13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16F1BDA" w14:textId="77777777" w:rsidR="00C90278" w:rsidRPr="00B17F14" w:rsidRDefault="00C90278" w:rsidP="001A1B54">
            <w:pPr>
              <w:spacing w:line="259" w:lineRule="auto"/>
              <w:jc w:val="center"/>
              <w:rPr>
                <w:rFonts w:eastAsia="Calibri" w:cs="Calibri"/>
              </w:rPr>
            </w:pPr>
            <w:r>
              <w:rPr>
                <w:rFonts w:eastAsia="Calibri" w:cs="Calibri"/>
              </w:rPr>
              <w:t>23.33.92.135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E8C5037" w14:textId="77777777" w:rsidR="00C90278" w:rsidRPr="00B17F14" w:rsidRDefault="00C90278" w:rsidP="001A1B54">
            <w:pPr>
              <w:spacing w:line="259" w:lineRule="auto"/>
              <w:jc w:val="center"/>
              <w:rPr>
                <w:rFonts w:eastAsia="Calibri" w:cs="Calibri"/>
              </w:rPr>
            </w:pPr>
            <w:r>
              <w:rPr>
                <w:rFonts w:eastAsia="Calibri" w:cs="Calibri"/>
              </w:rPr>
              <w:t>23.33.92.147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7EE158A" w14:textId="77777777" w:rsidR="00C90278" w:rsidRPr="00B17F14" w:rsidRDefault="00C90278" w:rsidP="001A1B54">
            <w:pPr>
              <w:spacing w:line="259" w:lineRule="auto"/>
              <w:jc w:val="center"/>
              <w:rPr>
                <w:rFonts w:eastAsia="Calibri" w:cs="Calibri"/>
              </w:rPr>
            </w:pPr>
            <w:r>
              <w:rPr>
                <w:rFonts w:eastAsia="Calibri" w:cs="Calibri"/>
              </w:rPr>
              <w:t>23.33.92.160</w:t>
            </w:r>
          </w:p>
        </w:tc>
      </w:tr>
      <w:tr w:rsidR="00C90278" w:rsidRPr="000D193B" w14:paraId="7244E6B0"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7C8ED6F" w14:textId="77777777" w:rsidR="00C90278" w:rsidRPr="00B17F14" w:rsidRDefault="00C90278" w:rsidP="001A1B54">
            <w:pPr>
              <w:spacing w:line="259" w:lineRule="auto"/>
              <w:jc w:val="center"/>
              <w:rPr>
                <w:rFonts w:eastAsia="Calibri" w:cs="Calibri"/>
              </w:rPr>
            </w:pPr>
            <w:r>
              <w:rPr>
                <w:rFonts w:eastAsia="Calibri" w:cs="Calibri"/>
              </w:rPr>
              <w:t>23.33.92.163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249A13B" w14:textId="77777777" w:rsidR="00C90278" w:rsidRPr="00B17F14" w:rsidRDefault="00C90278" w:rsidP="001A1B54">
            <w:pPr>
              <w:spacing w:line="259" w:lineRule="auto"/>
              <w:jc w:val="center"/>
              <w:rPr>
                <w:rFonts w:eastAsia="Calibri" w:cs="Calibri"/>
              </w:rPr>
            </w:pPr>
            <w:r>
              <w:rPr>
                <w:rFonts w:eastAsia="Calibri" w:cs="Calibri"/>
              </w:rPr>
              <w:t>23.33.92.181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DBB091B" w14:textId="77777777" w:rsidR="00C90278" w:rsidRPr="00B17F14" w:rsidRDefault="00C90278" w:rsidP="001A1B54">
            <w:pPr>
              <w:spacing w:line="259" w:lineRule="auto"/>
              <w:jc w:val="center"/>
              <w:rPr>
                <w:rFonts w:eastAsia="Calibri" w:cs="Calibri"/>
              </w:rPr>
            </w:pPr>
            <w:r>
              <w:rPr>
                <w:rFonts w:eastAsia="Calibri" w:cs="Calibri"/>
              </w:rPr>
              <w:t>23.33.92.182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B59453F" w14:textId="77777777" w:rsidR="00C90278" w:rsidRPr="00B17F14" w:rsidRDefault="00C90278" w:rsidP="001A1B54">
            <w:pPr>
              <w:spacing w:line="259" w:lineRule="auto"/>
              <w:jc w:val="center"/>
              <w:rPr>
                <w:rFonts w:eastAsia="Calibri" w:cs="Calibri"/>
              </w:rPr>
            </w:pPr>
            <w:r>
              <w:rPr>
                <w:rFonts w:eastAsia="Calibri" w:cs="Calibri"/>
              </w:rPr>
              <w:t>23.33.92.187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AC27D11" w14:textId="77777777" w:rsidR="00C90278" w:rsidRPr="00B17F14" w:rsidRDefault="00C90278" w:rsidP="001A1B54">
            <w:pPr>
              <w:spacing w:line="259" w:lineRule="auto"/>
              <w:jc w:val="center"/>
              <w:rPr>
                <w:rFonts w:eastAsia="Calibri" w:cs="Calibri"/>
              </w:rPr>
            </w:pPr>
            <w:r>
              <w:rPr>
                <w:rFonts w:eastAsia="Calibri" w:cs="Calibri"/>
              </w:rPr>
              <w:t>23.33.238.101</w:t>
            </w:r>
          </w:p>
        </w:tc>
      </w:tr>
      <w:tr w:rsidR="00C90278" w:rsidRPr="000D193B" w14:paraId="76692B65"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852F542" w14:textId="77777777" w:rsidR="00C90278" w:rsidRPr="00B17F14" w:rsidRDefault="00C90278" w:rsidP="001A1B54">
            <w:pPr>
              <w:spacing w:line="259" w:lineRule="auto"/>
              <w:jc w:val="center"/>
              <w:rPr>
                <w:rFonts w:eastAsia="Calibri" w:cs="Calibri"/>
              </w:rPr>
            </w:pPr>
            <w:r>
              <w:rPr>
                <w:rFonts w:eastAsia="Calibri" w:cs="Calibri"/>
              </w:rPr>
              <w:t>23.33.238.102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197C09E" w14:textId="77777777" w:rsidR="00C90278" w:rsidRPr="00B17F14" w:rsidRDefault="00C90278" w:rsidP="001A1B54">
            <w:pPr>
              <w:spacing w:line="259" w:lineRule="auto"/>
              <w:jc w:val="center"/>
              <w:rPr>
                <w:rFonts w:eastAsia="Calibri" w:cs="Calibri"/>
              </w:rPr>
            </w:pPr>
            <w:r>
              <w:rPr>
                <w:rFonts w:eastAsia="Calibri" w:cs="Calibri"/>
              </w:rPr>
              <w:t>23.33.238.104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5C5267F" w14:textId="77777777" w:rsidR="00C90278" w:rsidRPr="00B17F14" w:rsidRDefault="00C90278" w:rsidP="001A1B54">
            <w:pPr>
              <w:spacing w:line="259" w:lineRule="auto"/>
              <w:jc w:val="center"/>
              <w:rPr>
                <w:rFonts w:eastAsia="Calibri" w:cs="Calibri"/>
              </w:rPr>
            </w:pPr>
            <w:r>
              <w:rPr>
                <w:rFonts w:eastAsia="Calibri" w:cs="Calibri"/>
              </w:rPr>
              <w:t>23.33.238.105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7629959" w14:textId="77777777" w:rsidR="00C90278" w:rsidRPr="00B17F14" w:rsidRDefault="00C90278" w:rsidP="001A1B54">
            <w:pPr>
              <w:spacing w:line="259" w:lineRule="auto"/>
              <w:jc w:val="center"/>
              <w:rPr>
                <w:rFonts w:eastAsia="Calibri" w:cs="Calibri"/>
              </w:rPr>
            </w:pPr>
            <w:r>
              <w:rPr>
                <w:rFonts w:eastAsia="Calibri" w:cs="Calibri"/>
              </w:rPr>
              <w:t>23.33.238.107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CA1CE03" w14:textId="77777777" w:rsidR="00C90278" w:rsidRPr="00B17F14" w:rsidRDefault="00C90278" w:rsidP="001A1B54">
            <w:pPr>
              <w:spacing w:line="259" w:lineRule="auto"/>
              <w:jc w:val="center"/>
              <w:rPr>
                <w:rFonts w:eastAsia="Calibri" w:cs="Calibri"/>
              </w:rPr>
            </w:pPr>
            <w:r>
              <w:rPr>
                <w:rFonts w:eastAsia="Calibri" w:cs="Calibri"/>
              </w:rPr>
              <w:t>23.33.238.108</w:t>
            </w:r>
          </w:p>
        </w:tc>
      </w:tr>
      <w:tr w:rsidR="00C90278" w:rsidRPr="000D193B" w14:paraId="50E87A4F"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BB2A785" w14:textId="77777777" w:rsidR="00C90278" w:rsidRPr="00B17F14" w:rsidRDefault="00C90278" w:rsidP="001A1B54">
            <w:pPr>
              <w:spacing w:line="259" w:lineRule="auto"/>
              <w:jc w:val="center"/>
              <w:rPr>
                <w:rFonts w:eastAsia="Calibri" w:cs="Calibri"/>
              </w:rPr>
            </w:pPr>
            <w:r>
              <w:rPr>
                <w:rFonts w:eastAsia="Calibri" w:cs="Calibri"/>
              </w:rPr>
              <w:t>23.33.238.109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FD16D76" w14:textId="77777777" w:rsidR="00C90278" w:rsidRPr="00B17F14" w:rsidRDefault="00C90278" w:rsidP="001A1B54">
            <w:pPr>
              <w:spacing w:line="259" w:lineRule="auto"/>
              <w:jc w:val="center"/>
              <w:rPr>
                <w:rFonts w:eastAsia="Calibri" w:cs="Calibri"/>
              </w:rPr>
            </w:pPr>
            <w:r>
              <w:rPr>
                <w:rFonts w:eastAsia="Calibri" w:cs="Calibri"/>
              </w:rPr>
              <w:t>23.33.238.110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0612108" w14:textId="77777777" w:rsidR="00C90278" w:rsidRPr="00B17F14" w:rsidRDefault="00C90278" w:rsidP="001A1B54">
            <w:pPr>
              <w:spacing w:line="259" w:lineRule="auto"/>
              <w:jc w:val="center"/>
              <w:rPr>
                <w:rFonts w:eastAsia="Calibri" w:cs="Calibri"/>
              </w:rPr>
            </w:pPr>
            <w:r>
              <w:rPr>
                <w:rFonts w:eastAsia="Calibri" w:cs="Calibri"/>
              </w:rPr>
              <w:t>23.33.238.111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93D0F98" w14:textId="77777777" w:rsidR="00C90278" w:rsidRPr="00B17F14" w:rsidRDefault="00C90278" w:rsidP="001A1B54">
            <w:pPr>
              <w:spacing w:line="259" w:lineRule="auto"/>
              <w:jc w:val="center"/>
              <w:rPr>
                <w:rFonts w:eastAsia="Calibri" w:cs="Calibri"/>
              </w:rPr>
            </w:pPr>
            <w:r>
              <w:rPr>
                <w:rFonts w:eastAsia="Calibri" w:cs="Calibri"/>
              </w:rPr>
              <w:t>23.33.238.112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68BEBF8" w14:textId="77777777" w:rsidR="00C90278" w:rsidRPr="00B17F14" w:rsidRDefault="00C90278" w:rsidP="001A1B54">
            <w:pPr>
              <w:spacing w:line="259" w:lineRule="auto"/>
              <w:jc w:val="center"/>
              <w:rPr>
                <w:rFonts w:eastAsia="Calibri" w:cs="Calibri"/>
              </w:rPr>
            </w:pPr>
            <w:r>
              <w:rPr>
                <w:rFonts w:eastAsia="Calibri" w:cs="Calibri"/>
              </w:rPr>
              <w:t>23.33.238.114</w:t>
            </w:r>
          </w:p>
        </w:tc>
      </w:tr>
      <w:tr w:rsidR="00C90278" w:rsidRPr="000D193B" w14:paraId="26715B20"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1A91427" w14:textId="77777777" w:rsidR="00C90278" w:rsidRPr="00B17F14" w:rsidRDefault="00C90278" w:rsidP="001A1B54">
            <w:pPr>
              <w:spacing w:line="259" w:lineRule="auto"/>
              <w:jc w:val="center"/>
              <w:rPr>
                <w:rFonts w:eastAsia="Calibri" w:cs="Calibri"/>
              </w:rPr>
            </w:pPr>
            <w:r>
              <w:rPr>
                <w:rFonts w:eastAsia="Calibri" w:cs="Calibri"/>
              </w:rPr>
              <w:t>23.33.238.116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E76BB6A" w14:textId="77777777" w:rsidR="00C90278" w:rsidRPr="00B17F14" w:rsidRDefault="00C90278" w:rsidP="001A1B54">
            <w:pPr>
              <w:spacing w:line="259" w:lineRule="auto"/>
              <w:jc w:val="center"/>
              <w:rPr>
                <w:rFonts w:eastAsia="Calibri" w:cs="Calibri"/>
              </w:rPr>
            </w:pPr>
            <w:r>
              <w:rPr>
                <w:rFonts w:eastAsia="Calibri" w:cs="Calibri"/>
              </w:rPr>
              <w:t>23.33.238.117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C00A188" w14:textId="77777777" w:rsidR="00C90278" w:rsidRPr="00B17F14" w:rsidRDefault="00C90278" w:rsidP="001A1B54">
            <w:pPr>
              <w:spacing w:line="259" w:lineRule="auto"/>
              <w:jc w:val="center"/>
              <w:rPr>
                <w:rFonts w:eastAsia="Calibri" w:cs="Calibri"/>
              </w:rPr>
            </w:pPr>
            <w:r>
              <w:rPr>
                <w:rFonts w:eastAsia="Calibri" w:cs="Calibri"/>
              </w:rPr>
              <w:t>23.33.238.119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F41C368" w14:textId="77777777" w:rsidR="00C90278" w:rsidRPr="00B17F14" w:rsidRDefault="00C90278" w:rsidP="001A1B54">
            <w:pPr>
              <w:spacing w:line="259" w:lineRule="auto"/>
              <w:jc w:val="center"/>
              <w:rPr>
                <w:rFonts w:eastAsia="Calibri" w:cs="Calibri"/>
              </w:rPr>
            </w:pPr>
            <w:r>
              <w:rPr>
                <w:rFonts w:eastAsia="Calibri" w:cs="Calibri"/>
              </w:rPr>
              <w:t>23.35.148.14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8F2674B" w14:textId="77777777" w:rsidR="00C90278" w:rsidRPr="00B17F14" w:rsidRDefault="00C90278" w:rsidP="001A1B54">
            <w:pPr>
              <w:spacing w:line="259" w:lineRule="auto"/>
              <w:jc w:val="center"/>
              <w:rPr>
                <w:rFonts w:eastAsia="Calibri" w:cs="Calibri"/>
              </w:rPr>
            </w:pPr>
            <w:r>
              <w:rPr>
                <w:rFonts w:eastAsia="Calibri" w:cs="Calibri"/>
              </w:rPr>
              <w:t>23.35.148.17</w:t>
            </w:r>
          </w:p>
        </w:tc>
      </w:tr>
      <w:tr w:rsidR="00C90278" w:rsidRPr="000D193B" w14:paraId="41E24C14"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5C19AE9" w14:textId="77777777" w:rsidR="00C90278" w:rsidRPr="00B17F14" w:rsidRDefault="00C90278" w:rsidP="001A1B54">
            <w:pPr>
              <w:spacing w:line="259" w:lineRule="auto"/>
              <w:jc w:val="center"/>
              <w:rPr>
                <w:rFonts w:eastAsia="Calibri" w:cs="Calibri"/>
              </w:rPr>
            </w:pPr>
            <w:r>
              <w:rPr>
                <w:rFonts w:eastAsia="Calibri" w:cs="Calibri"/>
              </w:rPr>
              <w:t>23.35.148.21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F60D700" w14:textId="77777777" w:rsidR="00C90278" w:rsidRPr="00B17F14" w:rsidRDefault="00C90278" w:rsidP="001A1B54">
            <w:pPr>
              <w:spacing w:line="259" w:lineRule="auto"/>
              <w:jc w:val="center"/>
              <w:rPr>
                <w:rFonts w:eastAsia="Calibri" w:cs="Calibri"/>
              </w:rPr>
            </w:pPr>
            <w:r>
              <w:rPr>
                <w:rFonts w:eastAsia="Calibri" w:cs="Calibri"/>
              </w:rPr>
              <w:t>23.35.148.23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1250C97" w14:textId="77777777" w:rsidR="00C90278" w:rsidRPr="00B17F14" w:rsidRDefault="00C90278" w:rsidP="001A1B54">
            <w:pPr>
              <w:spacing w:line="259" w:lineRule="auto"/>
              <w:jc w:val="center"/>
              <w:rPr>
                <w:rFonts w:eastAsia="Calibri" w:cs="Calibri"/>
              </w:rPr>
            </w:pPr>
            <w:r>
              <w:rPr>
                <w:rFonts w:eastAsia="Calibri" w:cs="Calibri"/>
              </w:rPr>
              <w:t>23.35.148.39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560E4C9" w14:textId="77777777" w:rsidR="00C90278" w:rsidRPr="00B17F14" w:rsidRDefault="00C90278" w:rsidP="001A1B54">
            <w:pPr>
              <w:spacing w:line="259" w:lineRule="auto"/>
              <w:jc w:val="center"/>
              <w:rPr>
                <w:rFonts w:eastAsia="Calibri" w:cs="Calibri"/>
              </w:rPr>
            </w:pPr>
            <w:r>
              <w:rPr>
                <w:rFonts w:eastAsia="Calibri" w:cs="Calibri"/>
              </w:rPr>
              <w:t>23.35.148.45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135A406" w14:textId="77777777" w:rsidR="00C90278" w:rsidRPr="00B17F14" w:rsidRDefault="00C90278" w:rsidP="001A1B54">
            <w:pPr>
              <w:spacing w:line="259" w:lineRule="auto"/>
              <w:jc w:val="center"/>
              <w:rPr>
                <w:rFonts w:eastAsia="Calibri" w:cs="Calibri"/>
              </w:rPr>
            </w:pPr>
            <w:r>
              <w:rPr>
                <w:rFonts w:eastAsia="Calibri" w:cs="Calibri"/>
              </w:rPr>
              <w:t>23.35.148.51</w:t>
            </w:r>
          </w:p>
        </w:tc>
      </w:tr>
      <w:tr w:rsidR="00C90278" w:rsidRPr="000D193B" w14:paraId="2B32BC5D"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18D6333" w14:textId="77777777" w:rsidR="00C90278" w:rsidRPr="00B17F14" w:rsidRDefault="00C90278" w:rsidP="001A1B54">
            <w:pPr>
              <w:spacing w:line="259" w:lineRule="auto"/>
              <w:jc w:val="center"/>
              <w:rPr>
                <w:rFonts w:eastAsia="Calibri" w:cs="Calibri"/>
              </w:rPr>
            </w:pPr>
            <w:r>
              <w:rPr>
                <w:rFonts w:eastAsia="Calibri" w:cs="Calibri"/>
              </w:rPr>
              <w:t>23.35.148.53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8235D64" w14:textId="77777777" w:rsidR="00C90278" w:rsidRPr="00B17F14" w:rsidRDefault="00C90278" w:rsidP="001A1B54">
            <w:pPr>
              <w:spacing w:line="259" w:lineRule="auto"/>
              <w:jc w:val="center"/>
              <w:rPr>
                <w:rFonts w:eastAsia="Calibri" w:cs="Calibri"/>
              </w:rPr>
            </w:pPr>
            <w:r>
              <w:rPr>
                <w:rFonts w:eastAsia="Calibri" w:cs="Calibri"/>
              </w:rPr>
              <w:t>23.35.148.54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FC29235" w14:textId="77777777" w:rsidR="00C90278" w:rsidRPr="00B17F14" w:rsidRDefault="00C90278" w:rsidP="001A1B54">
            <w:pPr>
              <w:spacing w:line="259" w:lineRule="auto"/>
              <w:jc w:val="center"/>
              <w:rPr>
                <w:rFonts w:eastAsia="Calibri" w:cs="Calibri"/>
              </w:rPr>
            </w:pPr>
            <w:r>
              <w:rPr>
                <w:rFonts w:eastAsia="Calibri" w:cs="Calibri"/>
              </w:rPr>
              <w:t>23.35.148.62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66FBCAB" w14:textId="77777777" w:rsidR="00C90278" w:rsidRPr="00B17F14" w:rsidRDefault="00C90278" w:rsidP="001A1B54">
            <w:pPr>
              <w:spacing w:line="259" w:lineRule="auto"/>
              <w:jc w:val="center"/>
              <w:rPr>
                <w:rFonts w:eastAsia="Calibri" w:cs="Calibri"/>
              </w:rPr>
            </w:pPr>
            <w:r>
              <w:rPr>
                <w:rFonts w:eastAsia="Calibri" w:cs="Calibri"/>
              </w:rPr>
              <w:t>23.35.148.66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7A5B58C" w14:textId="77777777" w:rsidR="00C90278" w:rsidRPr="00B17F14" w:rsidRDefault="00C90278" w:rsidP="001A1B54">
            <w:pPr>
              <w:spacing w:line="259" w:lineRule="auto"/>
              <w:jc w:val="center"/>
              <w:rPr>
                <w:rFonts w:eastAsia="Calibri" w:cs="Calibri"/>
              </w:rPr>
            </w:pPr>
            <w:r>
              <w:rPr>
                <w:rFonts w:eastAsia="Calibri" w:cs="Calibri"/>
              </w:rPr>
              <w:t>23.35.148.164</w:t>
            </w:r>
          </w:p>
        </w:tc>
      </w:tr>
      <w:tr w:rsidR="00C90278" w:rsidRPr="000D193B" w14:paraId="459DA968"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471030B" w14:textId="77777777" w:rsidR="00C90278" w:rsidRPr="00B17F14" w:rsidRDefault="00C90278" w:rsidP="001A1B54">
            <w:pPr>
              <w:spacing w:line="259" w:lineRule="auto"/>
              <w:jc w:val="center"/>
              <w:rPr>
                <w:rFonts w:eastAsia="Calibri" w:cs="Calibri"/>
              </w:rPr>
            </w:pPr>
            <w:r>
              <w:rPr>
                <w:rFonts w:eastAsia="Calibri" w:cs="Calibri"/>
              </w:rPr>
              <w:t>23.35.148.165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E8E8CDF" w14:textId="77777777" w:rsidR="00C90278" w:rsidRPr="00B17F14" w:rsidRDefault="00C90278" w:rsidP="001A1B54">
            <w:pPr>
              <w:spacing w:line="259" w:lineRule="auto"/>
              <w:jc w:val="center"/>
              <w:rPr>
                <w:rFonts w:eastAsia="Calibri" w:cs="Calibri"/>
              </w:rPr>
            </w:pPr>
            <w:r>
              <w:rPr>
                <w:rFonts w:eastAsia="Calibri" w:cs="Calibri"/>
              </w:rPr>
              <w:t>23.36.162.202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DBF129E" w14:textId="77777777" w:rsidR="00C90278" w:rsidRPr="00B17F14" w:rsidRDefault="00C90278" w:rsidP="001A1B54">
            <w:pPr>
              <w:spacing w:line="259" w:lineRule="auto"/>
              <w:jc w:val="center"/>
              <w:rPr>
                <w:rFonts w:eastAsia="Calibri" w:cs="Calibri"/>
              </w:rPr>
            </w:pPr>
            <w:r>
              <w:rPr>
                <w:rFonts w:eastAsia="Calibri" w:cs="Calibri"/>
              </w:rPr>
              <w:t>23.36.162.209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639F570" w14:textId="77777777" w:rsidR="00C90278" w:rsidRPr="00B17F14" w:rsidRDefault="00C90278" w:rsidP="001A1B54">
            <w:pPr>
              <w:spacing w:line="259" w:lineRule="auto"/>
              <w:jc w:val="center"/>
              <w:rPr>
                <w:rFonts w:eastAsia="Calibri" w:cs="Calibri"/>
              </w:rPr>
            </w:pPr>
            <w:r>
              <w:rPr>
                <w:rFonts w:eastAsia="Calibri" w:cs="Calibri"/>
              </w:rPr>
              <w:t>23.36.162.213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889B2D0" w14:textId="77777777" w:rsidR="00C90278" w:rsidRPr="00B17F14" w:rsidRDefault="00C90278" w:rsidP="001A1B54">
            <w:pPr>
              <w:spacing w:line="259" w:lineRule="auto"/>
              <w:jc w:val="center"/>
              <w:rPr>
                <w:rFonts w:eastAsia="Calibri" w:cs="Calibri"/>
              </w:rPr>
            </w:pPr>
            <w:r>
              <w:rPr>
                <w:rFonts w:eastAsia="Calibri" w:cs="Calibri"/>
              </w:rPr>
              <w:t>23.36.162.214</w:t>
            </w:r>
          </w:p>
        </w:tc>
      </w:tr>
      <w:tr w:rsidR="00C90278" w:rsidRPr="000D193B" w14:paraId="54C3CCF2"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C78DE6F" w14:textId="77777777" w:rsidR="00C90278" w:rsidRPr="00B17F14" w:rsidRDefault="00C90278" w:rsidP="001A1B54">
            <w:pPr>
              <w:spacing w:line="259" w:lineRule="auto"/>
              <w:jc w:val="center"/>
              <w:rPr>
                <w:rFonts w:eastAsia="Calibri" w:cs="Calibri"/>
              </w:rPr>
            </w:pPr>
            <w:r>
              <w:rPr>
                <w:rFonts w:eastAsia="Calibri" w:cs="Calibri"/>
              </w:rPr>
              <w:t>23.36.162.216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3FA387E" w14:textId="77777777" w:rsidR="00C90278" w:rsidRPr="00B17F14" w:rsidRDefault="00C90278" w:rsidP="001A1B54">
            <w:pPr>
              <w:spacing w:line="259" w:lineRule="auto"/>
              <w:jc w:val="center"/>
              <w:rPr>
                <w:rFonts w:eastAsia="Calibri" w:cs="Calibri"/>
              </w:rPr>
            </w:pPr>
            <w:r>
              <w:rPr>
                <w:rFonts w:eastAsia="Calibri" w:cs="Calibri"/>
              </w:rPr>
              <w:t>23.36.162.217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1561064" w14:textId="77777777" w:rsidR="00C90278" w:rsidRPr="00B17F14" w:rsidRDefault="00C90278" w:rsidP="001A1B54">
            <w:pPr>
              <w:spacing w:line="259" w:lineRule="auto"/>
              <w:jc w:val="center"/>
              <w:rPr>
                <w:rFonts w:eastAsia="Calibri" w:cs="Calibri"/>
              </w:rPr>
            </w:pPr>
            <w:r>
              <w:rPr>
                <w:rFonts w:eastAsia="Calibri" w:cs="Calibri"/>
              </w:rPr>
              <w:t>23.36.217.55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DBFA545" w14:textId="77777777" w:rsidR="00C90278" w:rsidRPr="00B17F14" w:rsidRDefault="00C90278" w:rsidP="001A1B54">
            <w:pPr>
              <w:spacing w:line="259" w:lineRule="auto"/>
              <w:jc w:val="center"/>
              <w:rPr>
                <w:rFonts w:eastAsia="Calibri" w:cs="Calibri"/>
              </w:rPr>
            </w:pPr>
            <w:r>
              <w:rPr>
                <w:rFonts w:eastAsia="Calibri" w:cs="Calibri"/>
              </w:rPr>
              <w:t>23.36.217.56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C3412D8" w14:textId="77777777" w:rsidR="00C90278" w:rsidRPr="00B17F14" w:rsidRDefault="00C90278" w:rsidP="001A1B54">
            <w:pPr>
              <w:spacing w:line="259" w:lineRule="auto"/>
              <w:jc w:val="center"/>
              <w:rPr>
                <w:rFonts w:eastAsia="Calibri" w:cs="Calibri"/>
              </w:rPr>
            </w:pPr>
            <w:r>
              <w:rPr>
                <w:rFonts w:eastAsia="Calibri" w:cs="Calibri"/>
              </w:rPr>
              <w:t>23.37.92.174</w:t>
            </w:r>
          </w:p>
        </w:tc>
      </w:tr>
      <w:tr w:rsidR="00C90278" w:rsidRPr="000D193B" w14:paraId="30AB1819"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69A5001" w14:textId="77777777" w:rsidR="00C90278" w:rsidRPr="00B17F14" w:rsidRDefault="00C90278" w:rsidP="001A1B54">
            <w:pPr>
              <w:spacing w:line="259" w:lineRule="auto"/>
              <w:jc w:val="center"/>
              <w:rPr>
                <w:rFonts w:eastAsia="Calibri" w:cs="Calibri"/>
              </w:rPr>
            </w:pPr>
            <w:r>
              <w:rPr>
                <w:rFonts w:eastAsia="Calibri" w:cs="Calibri"/>
              </w:rPr>
              <w:t>23.37.92.194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8FC2C61" w14:textId="77777777" w:rsidR="00C90278" w:rsidRPr="00B17F14" w:rsidRDefault="00C90278" w:rsidP="001A1B54">
            <w:pPr>
              <w:spacing w:line="259" w:lineRule="auto"/>
              <w:jc w:val="center"/>
              <w:rPr>
                <w:rFonts w:eastAsia="Calibri" w:cs="Calibri"/>
              </w:rPr>
            </w:pPr>
            <w:r>
              <w:rPr>
                <w:rFonts w:eastAsia="Calibri" w:cs="Calibri"/>
              </w:rPr>
              <w:t>23.39.47.6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D3F3C03" w14:textId="77777777" w:rsidR="00C90278" w:rsidRPr="00B17F14" w:rsidRDefault="00C90278" w:rsidP="001A1B54">
            <w:pPr>
              <w:spacing w:line="259" w:lineRule="auto"/>
              <w:jc w:val="center"/>
              <w:rPr>
                <w:rFonts w:eastAsia="Calibri" w:cs="Calibri"/>
              </w:rPr>
            </w:pPr>
            <w:r>
              <w:rPr>
                <w:rFonts w:eastAsia="Calibri" w:cs="Calibri"/>
              </w:rPr>
              <w:t>23.39.47.10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DEE1077" w14:textId="77777777" w:rsidR="00C90278" w:rsidRPr="00B17F14" w:rsidRDefault="00C90278" w:rsidP="001A1B54">
            <w:pPr>
              <w:spacing w:line="259" w:lineRule="auto"/>
              <w:jc w:val="center"/>
              <w:rPr>
                <w:rFonts w:eastAsia="Calibri" w:cs="Calibri"/>
              </w:rPr>
            </w:pPr>
            <w:r>
              <w:rPr>
                <w:rFonts w:eastAsia="Calibri" w:cs="Calibri"/>
              </w:rPr>
              <w:t>23.39.47.29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0FA62BF" w14:textId="77777777" w:rsidR="00C90278" w:rsidRPr="00B17F14" w:rsidRDefault="00C90278" w:rsidP="001A1B54">
            <w:pPr>
              <w:spacing w:line="259" w:lineRule="auto"/>
              <w:jc w:val="center"/>
              <w:rPr>
                <w:rFonts w:eastAsia="Calibri" w:cs="Calibri"/>
              </w:rPr>
            </w:pPr>
            <w:r>
              <w:rPr>
                <w:rFonts w:eastAsia="Calibri" w:cs="Calibri"/>
              </w:rPr>
              <w:t>23.39.47.37</w:t>
            </w:r>
          </w:p>
        </w:tc>
      </w:tr>
      <w:tr w:rsidR="00C90278" w:rsidRPr="000D193B" w14:paraId="618DD2F3"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EC84156" w14:textId="77777777" w:rsidR="00C90278" w:rsidRPr="00B17F14" w:rsidRDefault="00C90278" w:rsidP="001A1B54">
            <w:pPr>
              <w:spacing w:line="259" w:lineRule="auto"/>
              <w:jc w:val="center"/>
              <w:rPr>
                <w:rFonts w:eastAsia="Calibri" w:cs="Calibri"/>
              </w:rPr>
            </w:pPr>
            <w:r>
              <w:rPr>
                <w:rFonts w:eastAsia="Calibri" w:cs="Calibri"/>
              </w:rPr>
              <w:t>23.39.47.38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37F5A4E" w14:textId="77777777" w:rsidR="00C90278" w:rsidRPr="00B17F14" w:rsidRDefault="00C90278" w:rsidP="001A1B54">
            <w:pPr>
              <w:spacing w:line="259" w:lineRule="auto"/>
              <w:jc w:val="center"/>
              <w:rPr>
                <w:rFonts w:eastAsia="Calibri" w:cs="Calibri"/>
              </w:rPr>
            </w:pPr>
            <w:r>
              <w:rPr>
                <w:rFonts w:eastAsia="Calibri" w:cs="Calibri"/>
              </w:rPr>
              <w:t>23.39.47.56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7B848E9" w14:textId="77777777" w:rsidR="00C90278" w:rsidRPr="00B17F14" w:rsidRDefault="00C90278" w:rsidP="001A1B54">
            <w:pPr>
              <w:spacing w:line="259" w:lineRule="auto"/>
              <w:jc w:val="center"/>
              <w:rPr>
                <w:rFonts w:eastAsia="Calibri" w:cs="Calibri"/>
              </w:rPr>
            </w:pPr>
            <w:r>
              <w:rPr>
                <w:rFonts w:eastAsia="Calibri" w:cs="Calibri"/>
              </w:rPr>
              <w:t>23.39.47.147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3D20609" w14:textId="77777777" w:rsidR="00C90278" w:rsidRPr="00B17F14" w:rsidRDefault="00C90278" w:rsidP="001A1B54">
            <w:pPr>
              <w:spacing w:line="259" w:lineRule="auto"/>
              <w:jc w:val="center"/>
              <w:rPr>
                <w:rFonts w:eastAsia="Calibri" w:cs="Calibri"/>
              </w:rPr>
            </w:pPr>
            <w:r>
              <w:rPr>
                <w:rFonts w:eastAsia="Calibri" w:cs="Calibri"/>
              </w:rPr>
              <w:t>23.39.174.151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B3E569F" w14:textId="77777777" w:rsidR="00C90278" w:rsidRPr="00B17F14" w:rsidRDefault="00C90278" w:rsidP="001A1B54">
            <w:pPr>
              <w:spacing w:line="259" w:lineRule="auto"/>
              <w:jc w:val="center"/>
              <w:rPr>
                <w:rFonts w:eastAsia="Calibri" w:cs="Calibri"/>
              </w:rPr>
            </w:pPr>
            <w:r>
              <w:rPr>
                <w:rFonts w:eastAsia="Calibri" w:cs="Calibri"/>
              </w:rPr>
              <w:t>23.39.174.152</w:t>
            </w:r>
          </w:p>
        </w:tc>
      </w:tr>
      <w:tr w:rsidR="00C90278" w:rsidRPr="000D193B" w14:paraId="73733777"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8E28F2B" w14:textId="77777777" w:rsidR="00C90278" w:rsidRPr="00B17F14" w:rsidRDefault="00C90278" w:rsidP="001A1B54">
            <w:pPr>
              <w:spacing w:line="259" w:lineRule="auto"/>
              <w:jc w:val="center"/>
              <w:rPr>
                <w:rFonts w:eastAsia="Calibri" w:cs="Calibri"/>
              </w:rPr>
            </w:pPr>
            <w:r>
              <w:rPr>
                <w:rFonts w:eastAsia="Calibri" w:cs="Calibri"/>
              </w:rPr>
              <w:lastRenderedPageBreak/>
              <w:t>23.39.174.183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69B24C2" w14:textId="77777777" w:rsidR="00C90278" w:rsidRPr="00B17F14" w:rsidRDefault="00C90278" w:rsidP="001A1B54">
            <w:pPr>
              <w:spacing w:line="259" w:lineRule="auto"/>
              <w:jc w:val="center"/>
              <w:rPr>
                <w:rFonts w:eastAsia="Calibri" w:cs="Calibri"/>
              </w:rPr>
            </w:pPr>
            <w:r>
              <w:rPr>
                <w:rFonts w:eastAsia="Calibri" w:cs="Calibri"/>
              </w:rPr>
              <w:t>23.39.174.188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8DE12E6" w14:textId="77777777" w:rsidR="00C90278" w:rsidRPr="00B17F14" w:rsidRDefault="00C90278" w:rsidP="001A1B54">
            <w:pPr>
              <w:spacing w:line="259" w:lineRule="auto"/>
              <w:jc w:val="center"/>
              <w:rPr>
                <w:rFonts w:eastAsia="Calibri" w:cs="Calibri"/>
              </w:rPr>
            </w:pPr>
            <w:r>
              <w:rPr>
                <w:rFonts w:eastAsia="Calibri" w:cs="Calibri"/>
              </w:rPr>
              <w:t>23.39.184.7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A87D507" w14:textId="77777777" w:rsidR="00C90278" w:rsidRPr="00B17F14" w:rsidRDefault="00C90278" w:rsidP="001A1B54">
            <w:pPr>
              <w:spacing w:line="259" w:lineRule="auto"/>
              <w:jc w:val="center"/>
              <w:rPr>
                <w:rFonts w:eastAsia="Calibri" w:cs="Calibri"/>
              </w:rPr>
            </w:pPr>
            <w:r>
              <w:rPr>
                <w:rFonts w:eastAsia="Calibri" w:cs="Calibri"/>
              </w:rPr>
              <w:t>23.39.250.179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8042E5C" w14:textId="77777777" w:rsidR="00C90278" w:rsidRPr="00B17F14" w:rsidRDefault="00C90278" w:rsidP="001A1B54">
            <w:pPr>
              <w:spacing w:line="259" w:lineRule="auto"/>
              <w:jc w:val="center"/>
              <w:rPr>
                <w:rFonts w:eastAsia="Calibri" w:cs="Calibri"/>
              </w:rPr>
            </w:pPr>
            <w:r>
              <w:rPr>
                <w:rFonts w:eastAsia="Calibri" w:cs="Calibri"/>
              </w:rPr>
              <w:t>23.40.18.5</w:t>
            </w:r>
          </w:p>
        </w:tc>
      </w:tr>
      <w:tr w:rsidR="00C90278" w:rsidRPr="000D193B" w14:paraId="1F7E8180"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623CB57" w14:textId="77777777" w:rsidR="00C90278" w:rsidRPr="00B17F14" w:rsidRDefault="00C90278" w:rsidP="001A1B54">
            <w:pPr>
              <w:spacing w:line="259" w:lineRule="auto"/>
              <w:jc w:val="center"/>
              <w:rPr>
                <w:rFonts w:eastAsia="Calibri" w:cs="Calibri"/>
              </w:rPr>
            </w:pPr>
            <w:r>
              <w:rPr>
                <w:rFonts w:eastAsia="Calibri" w:cs="Calibri"/>
              </w:rPr>
              <w:t>23.40.18.21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63C8CDD" w14:textId="77777777" w:rsidR="00C90278" w:rsidRPr="00B17F14" w:rsidRDefault="00C90278" w:rsidP="001A1B54">
            <w:pPr>
              <w:spacing w:line="259" w:lineRule="auto"/>
              <w:jc w:val="center"/>
              <w:rPr>
                <w:rFonts w:eastAsia="Calibri" w:cs="Calibri"/>
              </w:rPr>
            </w:pPr>
            <w:r>
              <w:rPr>
                <w:rFonts w:eastAsia="Calibri" w:cs="Calibri"/>
              </w:rPr>
              <w:t>23.40.40.34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BF4E656" w14:textId="77777777" w:rsidR="00C90278" w:rsidRPr="00B17F14" w:rsidRDefault="00C90278" w:rsidP="001A1B54">
            <w:pPr>
              <w:spacing w:line="259" w:lineRule="auto"/>
              <w:jc w:val="center"/>
              <w:rPr>
                <w:rFonts w:eastAsia="Calibri" w:cs="Calibri"/>
              </w:rPr>
            </w:pPr>
            <w:r>
              <w:rPr>
                <w:rFonts w:eastAsia="Calibri" w:cs="Calibri"/>
              </w:rPr>
              <w:t>23.40.40.49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D3521E0" w14:textId="77777777" w:rsidR="00C90278" w:rsidRPr="00B17F14" w:rsidRDefault="00C90278" w:rsidP="001A1B54">
            <w:pPr>
              <w:spacing w:line="259" w:lineRule="auto"/>
              <w:jc w:val="center"/>
              <w:rPr>
                <w:rFonts w:eastAsia="Calibri" w:cs="Calibri"/>
              </w:rPr>
            </w:pPr>
            <w:r>
              <w:rPr>
                <w:rFonts w:eastAsia="Calibri" w:cs="Calibri"/>
              </w:rPr>
              <w:t>23.40.40.128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A613D6F" w14:textId="77777777" w:rsidR="00C90278" w:rsidRPr="00B17F14" w:rsidRDefault="00C90278" w:rsidP="001A1B54">
            <w:pPr>
              <w:spacing w:line="259" w:lineRule="auto"/>
              <w:jc w:val="center"/>
              <w:rPr>
                <w:rFonts w:eastAsia="Calibri" w:cs="Calibri"/>
              </w:rPr>
            </w:pPr>
            <w:r>
              <w:rPr>
                <w:rFonts w:eastAsia="Calibri" w:cs="Calibri"/>
              </w:rPr>
              <w:t>23.40.40.129</w:t>
            </w:r>
          </w:p>
        </w:tc>
      </w:tr>
      <w:tr w:rsidR="00C90278" w:rsidRPr="000D193B" w14:paraId="119FFFD4"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33ACB7D" w14:textId="77777777" w:rsidR="00C90278" w:rsidRPr="00B17F14" w:rsidRDefault="00C90278" w:rsidP="001A1B54">
            <w:pPr>
              <w:spacing w:line="259" w:lineRule="auto"/>
              <w:jc w:val="center"/>
              <w:rPr>
                <w:rFonts w:eastAsia="Calibri" w:cs="Calibri"/>
              </w:rPr>
            </w:pPr>
            <w:r>
              <w:rPr>
                <w:rFonts w:eastAsia="Calibri" w:cs="Calibri"/>
              </w:rPr>
              <w:t>23.40.40.161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19D58E6" w14:textId="77777777" w:rsidR="00C90278" w:rsidRPr="00B17F14" w:rsidRDefault="00C90278" w:rsidP="001A1B54">
            <w:pPr>
              <w:spacing w:line="259" w:lineRule="auto"/>
              <w:jc w:val="center"/>
              <w:rPr>
                <w:rFonts w:eastAsia="Calibri" w:cs="Calibri"/>
              </w:rPr>
            </w:pPr>
            <w:r>
              <w:rPr>
                <w:rFonts w:eastAsia="Calibri" w:cs="Calibri"/>
              </w:rPr>
              <w:t>23.40.40.193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C6824E7" w14:textId="77777777" w:rsidR="00C90278" w:rsidRPr="00B17F14" w:rsidRDefault="00C90278" w:rsidP="001A1B54">
            <w:pPr>
              <w:spacing w:line="259" w:lineRule="auto"/>
              <w:jc w:val="center"/>
              <w:rPr>
                <w:rFonts w:eastAsia="Calibri" w:cs="Calibri"/>
              </w:rPr>
            </w:pPr>
            <w:r>
              <w:rPr>
                <w:rFonts w:eastAsia="Calibri" w:cs="Calibri"/>
              </w:rPr>
              <w:t>23.41.4.70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25C9859" w14:textId="77777777" w:rsidR="00C90278" w:rsidRPr="00B17F14" w:rsidRDefault="00C90278" w:rsidP="001A1B54">
            <w:pPr>
              <w:spacing w:line="259" w:lineRule="auto"/>
              <w:jc w:val="center"/>
              <w:rPr>
                <w:rFonts w:eastAsia="Calibri" w:cs="Calibri"/>
              </w:rPr>
            </w:pPr>
            <w:r>
              <w:rPr>
                <w:rFonts w:eastAsia="Calibri" w:cs="Calibri"/>
              </w:rPr>
              <w:t>23.41.4.73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54D4D6C" w14:textId="77777777" w:rsidR="00C90278" w:rsidRPr="00B17F14" w:rsidRDefault="00C90278" w:rsidP="001A1B54">
            <w:pPr>
              <w:spacing w:line="259" w:lineRule="auto"/>
              <w:jc w:val="center"/>
              <w:rPr>
                <w:rFonts w:eastAsia="Calibri" w:cs="Calibri"/>
              </w:rPr>
            </w:pPr>
            <w:r>
              <w:rPr>
                <w:rFonts w:eastAsia="Calibri" w:cs="Calibri"/>
              </w:rPr>
              <w:t>23.41.4.75</w:t>
            </w:r>
          </w:p>
        </w:tc>
      </w:tr>
      <w:tr w:rsidR="00C90278" w:rsidRPr="000D193B" w14:paraId="31932778"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2262874" w14:textId="77777777" w:rsidR="00C90278" w:rsidRPr="00B17F14" w:rsidRDefault="00C90278" w:rsidP="001A1B54">
            <w:pPr>
              <w:spacing w:line="259" w:lineRule="auto"/>
              <w:jc w:val="center"/>
              <w:rPr>
                <w:rFonts w:eastAsia="Calibri" w:cs="Calibri"/>
              </w:rPr>
            </w:pPr>
            <w:r>
              <w:rPr>
                <w:rFonts w:eastAsia="Calibri" w:cs="Calibri"/>
              </w:rPr>
              <w:t>23.41.4.79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CEACC12" w14:textId="77777777" w:rsidR="00C90278" w:rsidRPr="00B17F14" w:rsidRDefault="00C90278" w:rsidP="001A1B54">
            <w:pPr>
              <w:spacing w:line="259" w:lineRule="auto"/>
              <w:jc w:val="center"/>
              <w:rPr>
                <w:rFonts w:eastAsia="Calibri" w:cs="Calibri"/>
              </w:rPr>
            </w:pPr>
            <w:r>
              <w:rPr>
                <w:rFonts w:eastAsia="Calibri" w:cs="Calibri"/>
              </w:rPr>
              <w:t>23.41.4.80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6A3B7E3" w14:textId="77777777" w:rsidR="00C90278" w:rsidRPr="00B17F14" w:rsidRDefault="00C90278" w:rsidP="001A1B54">
            <w:pPr>
              <w:spacing w:line="259" w:lineRule="auto"/>
              <w:jc w:val="center"/>
              <w:rPr>
                <w:rFonts w:eastAsia="Calibri" w:cs="Calibri"/>
              </w:rPr>
            </w:pPr>
            <w:r>
              <w:rPr>
                <w:rFonts w:eastAsia="Calibri" w:cs="Calibri"/>
              </w:rPr>
              <w:t>23.41.4.84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1D26824" w14:textId="77777777" w:rsidR="00C90278" w:rsidRPr="00B17F14" w:rsidRDefault="00C90278" w:rsidP="001A1B54">
            <w:pPr>
              <w:spacing w:line="259" w:lineRule="auto"/>
              <w:jc w:val="center"/>
              <w:rPr>
                <w:rFonts w:eastAsia="Calibri" w:cs="Calibri"/>
              </w:rPr>
            </w:pPr>
            <w:r>
              <w:rPr>
                <w:rFonts w:eastAsia="Calibri" w:cs="Calibri"/>
              </w:rPr>
              <w:t>23.41.4.85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FF1FD66" w14:textId="77777777" w:rsidR="00C90278" w:rsidRPr="00B17F14" w:rsidRDefault="00C90278" w:rsidP="001A1B54">
            <w:pPr>
              <w:spacing w:line="259" w:lineRule="auto"/>
              <w:jc w:val="center"/>
              <w:rPr>
                <w:rFonts w:eastAsia="Calibri" w:cs="Calibri"/>
              </w:rPr>
            </w:pPr>
            <w:r>
              <w:rPr>
                <w:rFonts w:eastAsia="Calibri" w:cs="Calibri"/>
              </w:rPr>
              <w:t>23.41.4.86</w:t>
            </w:r>
          </w:p>
        </w:tc>
      </w:tr>
      <w:tr w:rsidR="00C90278" w:rsidRPr="000D193B" w14:paraId="63A55DC2"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55DF258" w14:textId="77777777" w:rsidR="00C90278" w:rsidRPr="00B17F14" w:rsidRDefault="00C90278" w:rsidP="001A1B54">
            <w:pPr>
              <w:spacing w:line="259" w:lineRule="auto"/>
              <w:jc w:val="center"/>
              <w:rPr>
                <w:rFonts w:eastAsia="Calibri" w:cs="Calibri"/>
              </w:rPr>
            </w:pPr>
            <w:r>
              <w:rPr>
                <w:rFonts w:eastAsia="Calibri" w:cs="Calibri"/>
              </w:rPr>
              <w:t>23.41.4.87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0270C50" w14:textId="77777777" w:rsidR="00C90278" w:rsidRPr="00B17F14" w:rsidRDefault="00C90278" w:rsidP="001A1B54">
            <w:pPr>
              <w:spacing w:line="259" w:lineRule="auto"/>
              <w:jc w:val="center"/>
              <w:rPr>
                <w:rFonts w:eastAsia="Calibri" w:cs="Calibri"/>
              </w:rPr>
            </w:pPr>
            <w:r>
              <w:rPr>
                <w:rFonts w:eastAsia="Calibri" w:cs="Calibri"/>
              </w:rPr>
              <w:t>23.43.161.144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51013BB" w14:textId="77777777" w:rsidR="00C90278" w:rsidRPr="00B17F14" w:rsidRDefault="00C90278" w:rsidP="001A1B54">
            <w:pPr>
              <w:spacing w:line="259" w:lineRule="auto"/>
              <w:jc w:val="center"/>
              <w:rPr>
                <w:rFonts w:eastAsia="Calibri" w:cs="Calibri"/>
              </w:rPr>
            </w:pPr>
            <w:r>
              <w:rPr>
                <w:rFonts w:eastAsia="Calibri" w:cs="Calibri"/>
              </w:rPr>
              <w:t>23.43.161.146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4D1CF64" w14:textId="77777777" w:rsidR="00C90278" w:rsidRPr="00B17F14" w:rsidRDefault="00C90278" w:rsidP="001A1B54">
            <w:pPr>
              <w:spacing w:line="259" w:lineRule="auto"/>
              <w:jc w:val="center"/>
              <w:rPr>
                <w:rFonts w:eastAsia="Calibri" w:cs="Calibri"/>
              </w:rPr>
            </w:pPr>
            <w:r>
              <w:rPr>
                <w:rFonts w:eastAsia="Calibri" w:cs="Calibri"/>
              </w:rPr>
              <w:t>23.43.161.153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00DFCBA" w14:textId="77777777" w:rsidR="00C90278" w:rsidRPr="00B17F14" w:rsidRDefault="00C90278" w:rsidP="001A1B54">
            <w:pPr>
              <w:spacing w:line="259" w:lineRule="auto"/>
              <w:jc w:val="center"/>
              <w:rPr>
                <w:rFonts w:eastAsia="Calibri" w:cs="Calibri"/>
              </w:rPr>
            </w:pPr>
            <w:r>
              <w:rPr>
                <w:rFonts w:eastAsia="Calibri" w:cs="Calibri"/>
              </w:rPr>
              <w:t>23.44.111.66</w:t>
            </w:r>
          </w:p>
        </w:tc>
      </w:tr>
      <w:tr w:rsidR="00C90278" w:rsidRPr="000D193B" w14:paraId="1A877B97"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A0AD4C9" w14:textId="77777777" w:rsidR="00C90278" w:rsidRPr="00B17F14" w:rsidRDefault="00C90278" w:rsidP="001A1B54">
            <w:pPr>
              <w:spacing w:line="259" w:lineRule="auto"/>
              <w:jc w:val="center"/>
              <w:rPr>
                <w:rFonts w:eastAsia="Calibri" w:cs="Calibri"/>
              </w:rPr>
            </w:pPr>
            <w:r>
              <w:rPr>
                <w:rFonts w:eastAsia="Calibri" w:cs="Calibri"/>
              </w:rPr>
              <w:t>23.44.111.80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C91FFC7" w14:textId="77777777" w:rsidR="00C90278" w:rsidRPr="00B17F14" w:rsidRDefault="00C90278" w:rsidP="001A1B54">
            <w:pPr>
              <w:spacing w:line="259" w:lineRule="auto"/>
              <w:jc w:val="center"/>
              <w:rPr>
                <w:rFonts w:eastAsia="Calibri" w:cs="Calibri"/>
              </w:rPr>
            </w:pPr>
            <w:r>
              <w:rPr>
                <w:rFonts w:eastAsia="Calibri" w:cs="Calibri"/>
              </w:rPr>
              <w:t>23.44.138.40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80E708D" w14:textId="77777777" w:rsidR="00C90278" w:rsidRPr="00B17F14" w:rsidRDefault="00C90278" w:rsidP="001A1B54">
            <w:pPr>
              <w:spacing w:line="259" w:lineRule="auto"/>
              <w:jc w:val="center"/>
              <w:rPr>
                <w:rFonts w:eastAsia="Calibri" w:cs="Calibri"/>
              </w:rPr>
            </w:pPr>
            <w:r>
              <w:rPr>
                <w:rFonts w:eastAsia="Calibri" w:cs="Calibri"/>
              </w:rPr>
              <w:t>23.44.138.50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D00A36C" w14:textId="77777777" w:rsidR="00C90278" w:rsidRPr="00B17F14" w:rsidRDefault="00C90278" w:rsidP="001A1B54">
            <w:pPr>
              <w:spacing w:line="259" w:lineRule="auto"/>
              <w:jc w:val="center"/>
              <w:rPr>
                <w:rFonts w:eastAsia="Calibri" w:cs="Calibri"/>
              </w:rPr>
            </w:pPr>
            <w:r>
              <w:rPr>
                <w:rFonts w:eastAsia="Calibri" w:cs="Calibri"/>
              </w:rPr>
              <w:t>23.44.138.132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C8A23AD" w14:textId="77777777" w:rsidR="00C90278" w:rsidRPr="00B17F14" w:rsidRDefault="00C90278" w:rsidP="001A1B54">
            <w:pPr>
              <w:spacing w:line="259" w:lineRule="auto"/>
              <w:jc w:val="center"/>
              <w:rPr>
                <w:rFonts w:eastAsia="Calibri" w:cs="Calibri"/>
              </w:rPr>
            </w:pPr>
            <w:r>
              <w:rPr>
                <w:rFonts w:eastAsia="Calibri" w:cs="Calibri"/>
              </w:rPr>
              <w:t>23.45.12.10</w:t>
            </w:r>
          </w:p>
        </w:tc>
      </w:tr>
      <w:tr w:rsidR="00C90278" w:rsidRPr="000D193B" w14:paraId="6F584A1B"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A9D1E3B" w14:textId="77777777" w:rsidR="00C90278" w:rsidRPr="00B17F14" w:rsidRDefault="00C90278" w:rsidP="001A1B54">
            <w:pPr>
              <w:spacing w:line="259" w:lineRule="auto"/>
              <w:jc w:val="center"/>
              <w:rPr>
                <w:rFonts w:eastAsia="Calibri" w:cs="Calibri"/>
              </w:rPr>
            </w:pPr>
            <w:r>
              <w:rPr>
                <w:rFonts w:eastAsia="Calibri" w:cs="Calibri"/>
              </w:rPr>
              <w:t>23.45.12.42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89D971F" w14:textId="77777777" w:rsidR="00C90278" w:rsidRPr="00B17F14" w:rsidRDefault="00C90278" w:rsidP="001A1B54">
            <w:pPr>
              <w:spacing w:line="259" w:lineRule="auto"/>
              <w:jc w:val="center"/>
              <w:rPr>
                <w:rFonts w:eastAsia="Calibri" w:cs="Calibri"/>
              </w:rPr>
            </w:pPr>
            <w:r>
              <w:rPr>
                <w:rFonts w:eastAsia="Calibri" w:cs="Calibri"/>
              </w:rPr>
              <w:t>23.45.12.64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0BB6A5D" w14:textId="77777777" w:rsidR="00C90278" w:rsidRPr="00B17F14" w:rsidRDefault="00C90278" w:rsidP="001A1B54">
            <w:pPr>
              <w:spacing w:line="259" w:lineRule="auto"/>
              <w:jc w:val="center"/>
              <w:rPr>
                <w:rFonts w:eastAsia="Calibri" w:cs="Calibri"/>
              </w:rPr>
            </w:pPr>
            <w:r>
              <w:rPr>
                <w:rFonts w:eastAsia="Calibri" w:cs="Calibri"/>
              </w:rPr>
              <w:t>23.45.46.4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0EC2D0E" w14:textId="77777777" w:rsidR="00C90278" w:rsidRPr="00B17F14" w:rsidRDefault="00C90278" w:rsidP="001A1B54">
            <w:pPr>
              <w:spacing w:line="259" w:lineRule="auto"/>
              <w:jc w:val="center"/>
              <w:rPr>
                <w:rFonts w:eastAsia="Calibri" w:cs="Calibri"/>
              </w:rPr>
            </w:pPr>
            <w:r>
              <w:rPr>
                <w:rFonts w:eastAsia="Calibri" w:cs="Calibri"/>
              </w:rPr>
              <w:t>23.45.46.6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F893F90" w14:textId="77777777" w:rsidR="00C90278" w:rsidRPr="00B17F14" w:rsidRDefault="00C90278" w:rsidP="001A1B54">
            <w:pPr>
              <w:spacing w:line="259" w:lineRule="auto"/>
              <w:jc w:val="center"/>
              <w:rPr>
                <w:rFonts w:eastAsia="Calibri" w:cs="Calibri"/>
              </w:rPr>
            </w:pPr>
            <w:r>
              <w:rPr>
                <w:rFonts w:eastAsia="Calibri" w:cs="Calibri"/>
              </w:rPr>
              <w:t>23.45.46.7</w:t>
            </w:r>
          </w:p>
        </w:tc>
      </w:tr>
      <w:tr w:rsidR="00C90278" w:rsidRPr="000D193B" w14:paraId="59071689"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91FE300" w14:textId="77777777" w:rsidR="00C90278" w:rsidRPr="00B17F14" w:rsidRDefault="00C90278" w:rsidP="001A1B54">
            <w:pPr>
              <w:spacing w:line="259" w:lineRule="auto"/>
              <w:jc w:val="center"/>
              <w:rPr>
                <w:rFonts w:eastAsia="Calibri" w:cs="Calibri"/>
              </w:rPr>
            </w:pPr>
            <w:r>
              <w:rPr>
                <w:rFonts w:eastAsia="Calibri" w:cs="Calibri"/>
              </w:rPr>
              <w:t>23.45.46.9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7542DC6" w14:textId="77777777" w:rsidR="00C90278" w:rsidRPr="00B17F14" w:rsidRDefault="00C90278" w:rsidP="001A1B54">
            <w:pPr>
              <w:spacing w:line="259" w:lineRule="auto"/>
              <w:jc w:val="center"/>
              <w:rPr>
                <w:rFonts w:eastAsia="Calibri" w:cs="Calibri"/>
              </w:rPr>
            </w:pPr>
            <w:r>
              <w:rPr>
                <w:rFonts w:eastAsia="Calibri" w:cs="Calibri"/>
              </w:rPr>
              <w:t>23.45.46.11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36CD64E" w14:textId="77777777" w:rsidR="00C90278" w:rsidRPr="00B17F14" w:rsidRDefault="00C90278" w:rsidP="001A1B54">
            <w:pPr>
              <w:spacing w:line="259" w:lineRule="auto"/>
              <w:jc w:val="center"/>
              <w:rPr>
                <w:rFonts w:eastAsia="Calibri" w:cs="Calibri"/>
              </w:rPr>
            </w:pPr>
            <w:r>
              <w:rPr>
                <w:rFonts w:eastAsia="Calibri" w:cs="Calibri"/>
              </w:rPr>
              <w:t>23.45.46.15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1662BDB" w14:textId="77777777" w:rsidR="00C90278" w:rsidRPr="00B17F14" w:rsidRDefault="00C90278" w:rsidP="001A1B54">
            <w:pPr>
              <w:spacing w:line="259" w:lineRule="auto"/>
              <w:jc w:val="center"/>
              <w:rPr>
                <w:rFonts w:eastAsia="Calibri" w:cs="Calibri"/>
              </w:rPr>
            </w:pPr>
            <w:r>
              <w:rPr>
                <w:rFonts w:eastAsia="Calibri" w:cs="Calibri"/>
              </w:rPr>
              <w:t>23.45.46.43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7AD28E8" w14:textId="77777777" w:rsidR="00C90278" w:rsidRPr="00B17F14" w:rsidRDefault="00C90278" w:rsidP="001A1B54">
            <w:pPr>
              <w:spacing w:line="259" w:lineRule="auto"/>
              <w:jc w:val="center"/>
              <w:rPr>
                <w:rFonts w:eastAsia="Calibri" w:cs="Calibri"/>
              </w:rPr>
            </w:pPr>
            <w:r>
              <w:rPr>
                <w:rFonts w:eastAsia="Calibri" w:cs="Calibri"/>
              </w:rPr>
              <w:t>23.45.46.198</w:t>
            </w:r>
          </w:p>
        </w:tc>
      </w:tr>
      <w:tr w:rsidR="00C90278" w:rsidRPr="000D193B" w14:paraId="67BAD820"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FF86B4B" w14:textId="77777777" w:rsidR="00C90278" w:rsidRPr="00B17F14" w:rsidRDefault="00C90278" w:rsidP="001A1B54">
            <w:pPr>
              <w:spacing w:line="259" w:lineRule="auto"/>
              <w:jc w:val="center"/>
              <w:rPr>
                <w:rFonts w:eastAsia="Calibri" w:cs="Calibri"/>
              </w:rPr>
            </w:pPr>
            <w:r>
              <w:rPr>
                <w:rFonts w:eastAsia="Calibri" w:cs="Calibri"/>
              </w:rPr>
              <w:t>23.45.46.199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839212A" w14:textId="77777777" w:rsidR="00C90278" w:rsidRPr="00B17F14" w:rsidRDefault="00C90278" w:rsidP="001A1B54">
            <w:pPr>
              <w:spacing w:line="259" w:lineRule="auto"/>
              <w:jc w:val="center"/>
              <w:rPr>
                <w:rFonts w:eastAsia="Calibri" w:cs="Calibri"/>
              </w:rPr>
            </w:pPr>
            <w:r>
              <w:rPr>
                <w:rFonts w:eastAsia="Calibri" w:cs="Calibri"/>
              </w:rPr>
              <w:t>23.45.46.201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2BA5174" w14:textId="77777777" w:rsidR="00C90278" w:rsidRPr="00B17F14" w:rsidRDefault="00C90278" w:rsidP="001A1B54">
            <w:pPr>
              <w:spacing w:line="259" w:lineRule="auto"/>
              <w:jc w:val="center"/>
              <w:rPr>
                <w:rFonts w:eastAsia="Calibri" w:cs="Calibri"/>
              </w:rPr>
            </w:pPr>
            <w:r>
              <w:rPr>
                <w:rFonts w:eastAsia="Calibri" w:cs="Calibri"/>
              </w:rPr>
              <w:t>23.45.46.202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0D39919" w14:textId="77777777" w:rsidR="00C90278" w:rsidRPr="00B17F14" w:rsidRDefault="00C90278" w:rsidP="001A1B54">
            <w:pPr>
              <w:spacing w:line="259" w:lineRule="auto"/>
              <w:jc w:val="center"/>
              <w:rPr>
                <w:rFonts w:eastAsia="Calibri" w:cs="Calibri"/>
              </w:rPr>
            </w:pPr>
            <w:r>
              <w:rPr>
                <w:rFonts w:eastAsia="Calibri" w:cs="Calibri"/>
              </w:rPr>
              <w:t>23.45.46.205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0A51246" w14:textId="77777777" w:rsidR="00C90278" w:rsidRPr="00B17F14" w:rsidRDefault="00C90278" w:rsidP="001A1B54">
            <w:pPr>
              <w:spacing w:line="259" w:lineRule="auto"/>
              <w:jc w:val="center"/>
              <w:rPr>
                <w:rFonts w:eastAsia="Calibri" w:cs="Calibri"/>
              </w:rPr>
            </w:pPr>
            <w:r>
              <w:rPr>
                <w:rFonts w:eastAsia="Calibri" w:cs="Calibri"/>
              </w:rPr>
              <w:t>23.45.46.207</w:t>
            </w:r>
          </w:p>
        </w:tc>
      </w:tr>
      <w:tr w:rsidR="00C90278" w:rsidRPr="000D193B" w14:paraId="462E81D3"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60240FC" w14:textId="77777777" w:rsidR="00C90278" w:rsidRPr="00B17F14" w:rsidRDefault="00C90278" w:rsidP="001A1B54">
            <w:pPr>
              <w:spacing w:line="259" w:lineRule="auto"/>
              <w:jc w:val="center"/>
              <w:rPr>
                <w:rFonts w:eastAsia="Calibri" w:cs="Calibri"/>
              </w:rPr>
            </w:pPr>
            <w:r>
              <w:rPr>
                <w:rFonts w:eastAsia="Calibri" w:cs="Calibri"/>
              </w:rPr>
              <w:t>23.45.46.208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F83B29B" w14:textId="77777777" w:rsidR="00C90278" w:rsidRPr="00B17F14" w:rsidRDefault="00C90278" w:rsidP="001A1B54">
            <w:pPr>
              <w:spacing w:line="259" w:lineRule="auto"/>
              <w:jc w:val="center"/>
              <w:rPr>
                <w:rFonts w:eastAsia="Calibri" w:cs="Calibri"/>
              </w:rPr>
            </w:pPr>
            <w:r>
              <w:rPr>
                <w:rFonts w:eastAsia="Calibri" w:cs="Calibri"/>
              </w:rPr>
              <w:t>23.45.46.210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A679A7C" w14:textId="77777777" w:rsidR="00C90278" w:rsidRPr="00B17F14" w:rsidRDefault="00C90278" w:rsidP="001A1B54">
            <w:pPr>
              <w:spacing w:line="259" w:lineRule="auto"/>
              <w:jc w:val="center"/>
              <w:rPr>
                <w:rFonts w:eastAsia="Calibri" w:cs="Calibri"/>
              </w:rPr>
            </w:pPr>
            <w:r>
              <w:rPr>
                <w:rFonts w:eastAsia="Calibri" w:cs="Calibri"/>
              </w:rPr>
              <w:t>23.45.46.211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39E470A" w14:textId="77777777" w:rsidR="00C90278" w:rsidRPr="00B17F14" w:rsidRDefault="00C90278" w:rsidP="001A1B54">
            <w:pPr>
              <w:spacing w:line="259" w:lineRule="auto"/>
              <w:jc w:val="center"/>
              <w:rPr>
                <w:rFonts w:eastAsia="Calibri" w:cs="Calibri"/>
              </w:rPr>
            </w:pPr>
            <w:r>
              <w:rPr>
                <w:rFonts w:eastAsia="Calibri" w:cs="Calibri"/>
              </w:rPr>
              <w:t>23.45.49.11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A1802C1" w14:textId="77777777" w:rsidR="00C90278" w:rsidRPr="00B17F14" w:rsidRDefault="00C90278" w:rsidP="001A1B54">
            <w:pPr>
              <w:spacing w:line="259" w:lineRule="auto"/>
              <w:jc w:val="center"/>
              <w:rPr>
                <w:rFonts w:eastAsia="Calibri" w:cs="Calibri"/>
              </w:rPr>
            </w:pPr>
            <w:r>
              <w:rPr>
                <w:rFonts w:eastAsia="Calibri" w:cs="Calibri"/>
              </w:rPr>
              <w:t>23.45.49.17</w:t>
            </w:r>
          </w:p>
        </w:tc>
      </w:tr>
      <w:tr w:rsidR="00C90278" w:rsidRPr="000D193B" w14:paraId="2533D435"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1376215" w14:textId="77777777" w:rsidR="00C90278" w:rsidRPr="00B17F14" w:rsidRDefault="00C90278" w:rsidP="001A1B54">
            <w:pPr>
              <w:spacing w:line="259" w:lineRule="auto"/>
              <w:jc w:val="center"/>
              <w:rPr>
                <w:rFonts w:eastAsia="Calibri" w:cs="Calibri"/>
              </w:rPr>
            </w:pPr>
            <w:r>
              <w:rPr>
                <w:rFonts w:eastAsia="Calibri" w:cs="Calibri"/>
              </w:rPr>
              <w:t>23.45.123.14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4BA7EB8" w14:textId="77777777" w:rsidR="00C90278" w:rsidRPr="00B17F14" w:rsidRDefault="00C90278" w:rsidP="001A1B54">
            <w:pPr>
              <w:spacing w:line="259" w:lineRule="auto"/>
              <w:jc w:val="center"/>
              <w:rPr>
                <w:rFonts w:eastAsia="Calibri" w:cs="Calibri"/>
              </w:rPr>
            </w:pPr>
            <w:r>
              <w:rPr>
                <w:rFonts w:eastAsia="Calibri" w:cs="Calibri"/>
              </w:rPr>
              <w:t>23.45.123.45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19C3070" w14:textId="77777777" w:rsidR="00C90278" w:rsidRPr="00B17F14" w:rsidRDefault="00C90278" w:rsidP="001A1B54">
            <w:pPr>
              <w:spacing w:line="259" w:lineRule="auto"/>
              <w:jc w:val="center"/>
              <w:rPr>
                <w:rFonts w:eastAsia="Calibri" w:cs="Calibri"/>
              </w:rPr>
            </w:pPr>
            <w:r>
              <w:rPr>
                <w:rFonts w:eastAsia="Calibri" w:cs="Calibri"/>
              </w:rPr>
              <w:t>23.45.123.52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FFB0498" w14:textId="77777777" w:rsidR="00C90278" w:rsidRPr="00B17F14" w:rsidRDefault="00C90278" w:rsidP="001A1B54">
            <w:pPr>
              <w:spacing w:line="259" w:lineRule="auto"/>
              <w:jc w:val="center"/>
              <w:rPr>
                <w:rFonts w:eastAsia="Calibri" w:cs="Calibri"/>
              </w:rPr>
            </w:pPr>
            <w:r>
              <w:rPr>
                <w:rFonts w:eastAsia="Calibri" w:cs="Calibri"/>
              </w:rPr>
              <w:t>23.45.123.53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BEBEEC4" w14:textId="77777777" w:rsidR="00C90278" w:rsidRPr="00B17F14" w:rsidRDefault="00C90278" w:rsidP="001A1B54">
            <w:pPr>
              <w:spacing w:line="259" w:lineRule="auto"/>
              <w:jc w:val="center"/>
              <w:rPr>
                <w:rFonts w:eastAsia="Calibri" w:cs="Calibri"/>
              </w:rPr>
            </w:pPr>
            <w:r>
              <w:rPr>
                <w:rFonts w:eastAsia="Calibri" w:cs="Calibri"/>
              </w:rPr>
              <w:t>23.45.123.54</w:t>
            </w:r>
          </w:p>
        </w:tc>
      </w:tr>
      <w:tr w:rsidR="00C90278" w:rsidRPr="000D193B" w14:paraId="41699FD6"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060CA99" w14:textId="77777777" w:rsidR="00C90278" w:rsidRPr="00B17F14" w:rsidRDefault="00C90278" w:rsidP="001A1B54">
            <w:pPr>
              <w:spacing w:line="259" w:lineRule="auto"/>
              <w:jc w:val="center"/>
              <w:rPr>
                <w:rFonts w:eastAsia="Calibri" w:cs="Calibri"/>
              </w:rPr>
            </w:pPr>
            <w:r>
              <w:rPr>
                <w:rFonts w:eastAsia="Calibri" w:cs="Calibri"/>
              </w:rPr>
              <w:t>23.45.123.60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C492527" w14:textId="77777777" w:rsidR="00C90278" w:rsidRPr="00B17F14" w:rsidRDefault="00C90278" w:rsidP="001A1B54">
            <w:pPr>
              <w:spacing w:line="259" w:lineRule="auto"/>
              <w:jc w:val="center"/>
              <w:rPr>
                <w:rFonts w:eastAsia="Calibri" w:cs="Calibri"/>
              </w:rPr>
            </w:pPr>
            <w:r>
              <w:rPr>
                <w:rFonts w:eastAsia="Calibri" w:cs="Calibri"/>
              </w:rPr>
              <w:t>23.45.123.65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D230D48" w14:textId="77777777" w:rsidR="00C90278" w:rsidRPr="00B17F14" w:rsidRDefault="00C90278" w:rsidP="001A1B54">
            <w:pPr>
              <w:spacing w:line="259" w:lineRule="auto"/>
              <w:jc w:val="center"/>
              <w:rPr>
                <w:rFonts w:eastAsia="Calibri" w:cs="Calibri"/>
              </w:rPr>
            </w:pPr>
            <w:r>
              <w:rPr>
                <w:rFonts w:eastAsia="Calibri" w:cs="Calibri"/>
              </w:rPr>
              <w:t>23.45.123.66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4C13AE8" w14:textId="77777777" w:rsidR="00C90278" w:rsidRPr="00B17F14" w:rsidRDefault="00C90278" w:rsidP="001A1B54">
            <w:pPr>
              <w:spacing w:line="259" w:lineRule="auto"/>
              <w:jc w:val="center"/>
              <w:rPr>
                <w:rFonts w:eastAsia="Calibri" w:cs="Calibri"/>
              </w:rPr>
            </w:pPr>
            <w:r>
              <w:rPr>
                <w:rFonts w:eastAsia="Calibri" w:cs="Calibri"/>
              </w:rPr>
              <w:t>23.45.123.76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3FD8F27" w14:textId="77777777" w:rsidR="00C90278" w:rsidRPr="00B17F14" w:rsidRDefault="00C90278" w:rsidP="001A1B54">
            <w:pPr>
              <w:spacing w:line="259" w:lineRule="auto"/>
              <w:jc w:val="center"/>
              <w:rPr>
                <w:rFonts w:eastAsia="Calibri" w:cs="Calibri"/>
              </w:rPr>
            </w:pPr>
            <w:r>
              <w:rPr>
                <w:rFonts w:eastAsia="Calibri" w:cs="Calibri"/>
              </w:rPr>
              <w:t>23.45.123.80</w:t>
            </w:r>
          </w:p>
        </w:tc>
      </w:tr>
      <w:tr w:rsidR="00C90278" w:rsidRPr="000D193B" w14:paraId="0AA7FAC9"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C25B853" w14:textId="77777777" w:rsidR="00C90278" w:rsidRPr="00B17F14" w:rsidRDefault="00C90278" w:rsidP="001A1B54">
            <w:pPr>
              <w:spacing w:line="259" w:lineRule="auto"/>
              <w:jc w:val="center"/>
              <w:rPr>
                <w:rFonts w:eastAsia="Calibri" w:cs="Calibri"/>
              </w:rPr>
            </w:pPr>
            <w:r>
              <w:rPr>
                <w:rFonts w:eastAsia="Calibri" w:cs="Calibri"/>
              </w:rPr>
              <w:t>23.45.123.81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E1D0AFE" w14:textId="77777777" w:rsidR="00C90278" w:rsidRPr="00B17F14" w:rsidRDefault="00C90278" w:rsidP="001A1B54">
            <w:pPr>
              <w:spacing w:line="259" w:lineRule="auto"/>
              <w:jc w:val="center"/>
              <w:rPr>
                <w:rFonts w:eastAsia="Calibri" w:cs="Calibri"/>
              </w:rPr>
            </w:pPr>
            <w:r>
              <w:rPr>
                <w:rFonts w:eastAsia="Calibri" w:cs="Calibri"/>
              </w:rPr>
              <w:t>23.45.123.83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B3B66A6" w14:textId="77777777" w:rsidR="00C90278" w:rsidRPr="00B17F14" w:rsidRDefault="00C90278" w:rsidP="001A1B54">
            <w:pPr>
              <w:spacing w:line="259" w:lineRule="auto"/>
              <w:jc w:val="center"/>
              <w:rPr>
                <w:rFonts w:eastAsia="Calibri" w:cs="Calibri"/>
              </w:rPr>
            </w:pPr>
            <w:r>
              <w:rPr>
                <w:rFonts w:eastAsia="Calibri" w:cs="Calibri"/>
              </w:rPr>
              <w:t>23.45.168.49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0DDC6E0" w14:textId="77777777" w:rsidR="00C90278" w:rsidRPr="00B17F14" w:rsidRDefault="00C90278" w:rsidP="001A1B54">
            <w:pPr>
              <w:spacing w:line="259" w:lineRule="auto"/>
              <w:jc w:val="center"/>
              <w:rPr>
                <w:rFonts w:eastAsia="Calibri" w:cs="Calibri"/>
              </w:rPr>
            </w:pPr>
            <w:r>
              <w:rPr>
                <w:rFonts w:eastAsia="Calibri" w:cs="Calibri"/>
              </w:rPr>
              <w:t>23.45.168.51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7232750" w14:textId="77777777" w:rsidR="00C90278" w:rsidRPr="00B17F14" w:rsidRDefault="00C90278" w:rsidP="001A1B54">
            <w:pPr>
              <w:spacing w:line="259" w:lineRule="auto"/>
              <w:jc w:val="center"/>
              <w:rPr>
                <w:rFonts w:eastAsia="Calibri" w:cs="Calibri"/>
              </w:rPr>
            </w:pPr>
            <w:r>
              <w:rPr>
                <w:rFonts w:eastAsia="Calibri" w:cs="Calibri"/>
              </w:rPr>
              <w:t>23.46.10.195</w:t>
            </w:r>
          </w:p>
        </w:tc>
      </w:tr>
      <w:tr w:rsidR="00C90278" w:rsidRPr="000D193B" w14:paraId="1C169922"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94CB8E0" w14:textId="77777777" w:rsidR="00C90278" w:rsidRPr="00B17F14" w:rsidRDefault="00C90278" w:rsidP="001A1B54">
            <w:pPr>
              <w:spacing w:line="259" w:lineRule="auto"/>
              <w:jc w:val="center"/>
              <w:rPr>
                <w:rFonts w:eastAsia="Calibri" w:cs="Calibri"/>
              </w:rPr>
            </w:pPr>
            <w:r>
              <w:rPr>
                <w:rFonts w:eastAsia="Calibri" w:cs="Calibri"/>
              </w:rPr>
              <w:t>23.46.10.197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F5D4AA2" w14:textId="77777777" w:rsidR="00C90278" w:rsidRPr="00B17F14" w:rsidRDefault="00C90278" w:rsidP="001A1B54">
            <w:pPr>
              <w:spacing w:line="259" w:lineRule="auto"/>
              <w:jc w:val="center"/>
              <w:rPr>
                <w:rFonts w:eastAsia="Calibri" w:cs="Calibri"/>
              </w:rPr>
            </w:pPr>
            <w:r>
              <w:rPr>
                <w:rFonts w:eastAsia="Calibri" w:cs="Calibri"/>
              </w:rPr>
              <w:t>23.46.10.201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904F9D9" w14:textId="77777777" w:rsidR="00C90278" w:rsidRPr="00B17F14" w:rsidRDefault="00C90278" w:rsidP="001A1B54">
            <w:pPr>
              <w:spacing w:line="259" w:lineRule="auto"/>
              <w:jc w:val="center"/>
              <w:rPr>
                <w:rFonts w:eastAsia="Calibri" w:cs="Calibri"/>
              </w:rPr>
            </w:pPr>
            <w:r>
              <w:rPr>
                <w:rFonts w:eastAsia="Calibri" w:cs="Calibri"/>
              </w:rPr>
              <w:t>23.46.10.204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EF1E13C" w14:textId="77777777" w:rsidR="00C90278" w:rsidRPr="00B17F14" w:rsidRDefault="00C90278" w:rsidP="001A1B54">
            <w:pPr>
              <w:spacing w:line="259" w:lineRule="auto"/>
              <w:jc w:val="center"/>
              <w:rPr>
                <w:rFonts w:eastAsia="Calibri" w:cs="Calibri"/>
              </w:rPr>
            </w:pPr>
            <w:r>
              <w:rPr>
                <w:rFonts w:eastAsia="Calibri" w:cs="Calibri"/>
              </w:rPr>
              <w:t>23.46.216.200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05A87C0" w14:textId="77777777" w:rsidR="00C90278" w:rsidRPr="00B17F14" w:rsidRDefault="00C90278" w:rsidP="001A1B54">
            <w:pPr>
              <w:spacing w:line="259" w:lineRule="auto"/>
              <w:jc w:val="center"/>
              <w:rPr>
                <w:rFonts w:eastAsia="Calibri" w:cs="Calibri"/>
              </w:rPr>
            </w:pPr>
            <w:r>
              <w:rPr>
                <w:rFonts w:eastAsia="Calibri" w:cs="Calibri"/>
              </w:rPr>
              <w:t>23.46.216.206</w:t>
            </w:r>
          </w:p>
        </w:tc>
      </w:tr>
      <w:tr w:rsidR="00C90278" w:rsidRPr="000D193B" w14:paraId="317AE70B"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9FD72A9" w14:textId="77777777" w:rsidR="00C90278" w:rsidRPr="00B17F14" w:rsidRDefault="00C90278" w:rsidP="001A1B54">
            <w:pPr>
              <w:spacing w:line="259" w:lineRule="auto"/>
              <w:jc w:val="center"/>
              <w:rPr>
                <w:rFonts w:eastAsia="Calibri" w:cs="Calibri"/>
              </w:rPr>
            </w:pPr>
            <w:r>
              <w:rPr>
                <w:rFonts w:eastAsia="Calibri" w:cs="Calibri"/>
              </w:rPr>
              <w:t>23.46.228.166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B2497E8" w14:textId="77777777" w:rsidR="00C90278" w:rsidRPr="00B17F14" w:rsidRDefault="00C90278" w:rsidP="001A1B54">
            <w:pPr>
              <w:spacing w:line="259" w:lineRule="auto"/>
              <w:jc w:val="center"/>
              <w:rPr>
                <w:rFonts w:eastAsia="Calibri" w:cs="Calibri"/>
              </w:rPr>
            </w:pPr>
            <w:r>
              <w:rPr>
                <w:rFonts w:eastAsia="Calibri" w:cs="Calibri"/>
              </w:rPr>
              <w:t>23.46.228.167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5E4894E" w14:textId="77777777" w:rsidR="00C90278" w:rsidRPr="00B17F14" w:rsidRDefault="00C90278" w:rsidP="001A1B54">
            <w:pPr>
              <w:spacing w:line="259" w:lineRule="auto"/>
              <w:jc w:val="center"/>
              <w:rPr>
                <w:rFonts w:eastAsia="Calibri" w:cs="Calibri"/>
              </w:rPr>
            </w:pPr>
            <w:r>
              <w:rPr>
                <w:rFonts w:eastAsia="Calibri" w:cs="Calibri"/>
              </w:rPr>
              <w:t>23.46.228.168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B745012" w14:textId="77777777" w:rsidR="00C90278" w:rsidRPr="00B17F14" w:rsidRDefault="00C90278" w:rsidP="001A1B54">
            <w:pPr>
              <w:spacing w:line="259" w:lineRule="auto"/>
              <w:jc w:val="center"/>
              <w:rPr>
                <w:rFonts w:eastAsia="Calibri" w:cs="Calibri"/>
              </w:rPr>
            </w:pPr>
            <w:r>
              <w:rPr>
                <w:rFonts w:eastAsia="Calibri" w:cs="Calibri"/>
              </w:rPr>
              <w:t>23.46.228.169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830C177" w14:textId="77777777" w:rsidR="00C90278" w:rsidRPr="00B17F14" w:rsidRDefault="00C90278" w:rsidP="001A1B54">
            <w:pPr>
              <w:spacing w:line="259" w:lineRule="auto"/>
              <w:jc w:val="center"/>
              <w:rPr>
                <w:rFonts w:eastAsia="Calibri" w:cs="Calibri"/>
              </w:rPr>
            </w:pPr>
            <w:r>
              <w:rPr>
                <w:rFonts w:eastAsia="Calibri" w:cs="Calibri"/>
              </w:rPr>
              <w:t>23.46.228.171</w:t>
            </w:r>
          </w:p>
        </w:tc>
      </w:tr>
      <w:tr w:rsidR="00C90278" w:rsidRPr="000D193B" w14:paraId="392AAD8E"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2FE71A7" w14:textId="77777777" w:rsidR="00C90278" w:rsidRPr="00B17F14" w:rsidRDefault="00C90278" w:rsidP="001A1B54">
            <w:pPr>
              <w:spacing w:line="259" w:lineRule="auto"/>
              <w:jc w:val="center"/>
              <w:rPr>
                <w:rFonts w:eastAsia="Calibri" w:cs="Calibri"/>
              </w:rPr>
            </w:pPr>
            <w:r>
              <w:rPr>
                <w:rFonts w:eastAsia="Calibri" w:cs="Calibri"/>
              </w:rPr>
              <w:t>23.46.228.173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65AF9A6" w14:textId="77777777" w:rsidR="00C90278" w:rsidRPr="00B17F14" w:rsidRDefault="00C90278" w:rsidP="001A1B54">
            <w:pPr>
              <w:spacing w:line="259" w:lineRule="auto"/>
              <w:jc w:val="center"/>
              <w:rPr>
                <w:rFonts w:eastAsia="Calibri" w:cs="Calibri"/>
              </w:rPr>
            </w:pPr>
            <w:r>
              <w:rPr>
                <w:rFonts w:eastAsia="Calibri" w:cs="Calibri"/>
              </w:rPr>
              <w:t>23.46.228.174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B2810F2" w14:textId="77777777" w:rsidR="00C90278" w:rsidRPr="00B17F14" w:rsidRDefault="00C90278" w:rsidP="001A1B54">
            <w:pPr>
              <w:spacing w:line="259" w:lineRule="auto"/>
              <w:jc w:val="center"/>
              <w:rPr>
                <w:rFonts w:eastAsia="Calibri" w:cs="Calibri"/>
              </w:rPr>
            </w:pPr>
            <w:r>
              <w:rPr>
                <w:rFonts w:eastAsia="Calibri" w:cs="Calibri"/>
              </w:rPr>
              <w:t>23.46.228.175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B1F043A" w14:textId="77777777" w:rsidR="00C90278" w:rsidRPr="00B17F14" w:rsidRDefault="00C90278" w:rsidP="001A1B54">
            <w:pPr>
              <w:spacing w:line="259" w:lineRule="auto"/>
              <w:jc w:val="center"/>
              <w:rPr>
                <w:rFonts w:eastAsia="Calibri" w:cs="Calibri"/>
              </w:rPr>
            </w:pPr>
            <w:r>
              <w:rPr>
                <w:rFonts w:eastAsia="Calibri" w:cs="Calibri"/>
              </w:rPr>
              <w:t>23.46.228.176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FF2300F" w14:textId="77777777" w:rsidR="00C90278" w:rsidRPr="00B17F14" w:rsidRDefault="00C90278" w:rsidP="001A1B54">
            <w:pPr>
              <w:spacing w:line="259" w:lineRule="auto"/>
              <w:jc w:val="center"/>
              <w:rPr>
                <w:rFonts w:eastAsia="Calibri" w:cs="Calibri"/>
              </w:rPr>
            </w:pPr>
            <w:r>
              <w:rPr>
                <w:rFonts w:eastAsia="Calibri" w:cs="Calibri"/>
              </w:rPr>
              <w:t>23.46.228.177</w:t>
            </w:r>
          </w:p>
        </w:tc>
      </w:tr>
      <w:tr w:rsidR="00C90278" w:rsidRPr="000D193B" w14:paraId="05E367E7"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550EF09" w14:textId="77777777" w:rsidR="00C90278" w:rsidRPr="00B17F14" w:rsidRDefault="00C90278" w:rsidP="001A1B54">
            <w:pPr>
              <w:spacing w:line="259" w:lineRule="auto"/>
              <w:jc w:val="center"/>
              <w:rPr>
                <w:rFonts w:eastAsia="Calibri" w:cs="Calibri"/>
              </w:rPr>
            </w:pPr>
            <w:r>
              <w:rPr>
                <w:rFonts w:eastAsia="Calibri" w:cs="Calibri"/>
              </w:rPr>
              <w:t>23.46.228.178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CEF0CEC" w14:textId="77777777" w:rsidR="00C90278" w:rsidRPr="00B17F14" w:rsidRDefault="00C90278" w:rsidP="001A1B54">
            <w:pPr>
              <w:spacing w:line="259" w:lineRule="auto"/>
              <w:jc w:val="center"/>
              <w:rPr>
                <w:rFonts w:eastAsia="Calibri" w:cs="Calibri"/>
              </w:rPr>
            </w:pPr>
            <w:r>
              <w:rPr>
                <w:rFonts w:eastAsia="Calibri" w:cs="Calibri"/>
              </w:rPr>
              <w:t>23.47.25.9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9CFC612" w14:textId="77777777" w:rsidR="00C90278" w:rsidRPr="00B17F14" w:rsidRDefault="00C90278" w:rsidP="001A1B54">
            <w:pPr>
              <w:spacing w:line="259" w:lineRule="auto"/>
              <w:jc w:val="center"/>
              <w:rPr>
                <w:rFonts w:eastAsia="Calibri" w:cs="Calibri"/>
              </w:rPr>
            </w:pPr>
            <w:r>
              <w:rPr>
                <w:rFonts w:eastAsia="Calibri" w:cs="Calibri"/>
              </w:rPr>
              <w:t>23.47.72.5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2EEA8FC" w14:textId="77777777" w:rsidR="00C90278" w:rsidRPr="00B17F14" w:rsidRDefault="00C90278" w:rsidP="001A1B54">
            <w:pPr>
              <w:spacing w:line="259" w:lineRule="auto"/>
              <w:jc w:val="center"/>
              <w:rPr>
                <w:rFonts w:eastAsia="Calibri" w:cs="Calibri"/>
              </w:rPr>
            </w:pPr>
            <w:r>
              <w:rPr>
                <w:rFonts w:eastAsia="Calibri" w:cs="Calibri"/>
              </w:rPr>
              <w:t>23.47.72.8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8D59C8C" w14:textId="77777777" w:rsidR="00C90278" w:rsidRPr="00B17F14" w:rsidRDefault="00C90278" w:rsidP="001A1B54">
            <w:pPr>
              <w:spacing w:line="259" w:lineRule="auto"/>
              <w:jc w:val="center"/>
              <w:rPr>
                <w:rFonts w:eastAsia="Calibri" w:cs="Calibri"/>
              </w:rPr>
            </w:pPr>
            <w:r>
              <w:rPr>
                <w:rFonts w:eastAsia="Calibri" w:cs="Calibri"/>
              </w:rPr>
              <w:t>23.47.72.10</w:t>
            </w:r>
          </w:p>
        </w:tc>
      </w:tr>
      <w:tr w:rsidR="00C90278" w:rsidRPr="000D193B" w14:paraId="5AD5DEB3"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015AF83" w14:textId="77777777" w:rsidR="00C90278" w:rsidRPr="00B17F14" w:rsidRDefault="00C90278" w:rsidP="001A1B54">
            <w:pPr>
              <w:spacing w:line="259" w:lineRule="auto"/>
              <w:jc w:val="center"/>
              <w:rPr>
                <w:rFonts w:eastAsia="Calibri" w:cs="Calibri"/>
              </w:rPr>
            </w:pPr>
            <w:r>
              <w:rPr>
                <w:rFonts w:eastAsia="Calibri" w:cs="Calibri"/>
              </w:rPr>
              <w:t>23.47.72.11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AFAD69B" w14:textId="77777777" w:rsidR="00C90278" w:rsidRPr="00B17F14" w:rsidRDefault="00C90278" w:rsidP="001A1B54">
            <w:pPr>
              <w:spacing w:line="259" w:lineRule="auto"/>
              <w:jc w:val="center"/>
              <w:rPr>
                <w:rFonts w:eastAsia="Calibri" w:cs="Calibri"/>
              </w:rPr>
            </w:pPr>
            <w:r>
              <w:rPr>
                <w:rFonts w:eastAsia="Calibri" w:cs="Calibri"/>
              </w:rPr>
              <w:t>23.47.72.13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407E3FB" w14:textId="77777777" w:rsidR="00C90278" w:rsidRPr="00B17F14" w:rsidRDefault="00C90278" w:rsidP="001A1B54">
            <w:pPr>
              <w:spacing w:line="259" w:lineRule="auto"/>
              <w:jc w:val="center"/>
              <w:rPr>
                <w:rFonts w:eastAsia="Calibri" w:cs="Calibri"/>
              </w:rPr>
            </w:pPr>
            <w:r>
              <w:rPr>
                <w:rFonts w:eastAsia="Calibri" w:cs="Calibri"/>
              </w:rPr>
              <w:t>23.47.72.14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DC1FC56" w14:textId="77777777" w:rsidR="00C90278" w:rsidRPr="00B17F14" w:rsidRDefault="00C90278" w:rsidP="001A1B54">
            <w:pPr>
              <w:spacing w:line="259" w:lineRule="auto"/>
              <w:jc w:val="center"/>
              <w:rPr>
                <w:rFonts w:eastAsia="Calibri" w:cs="Calibri"/>
              </w:rPr>
            </w:pPr>
            <w:r>
              <w:rPr>
                <w:rFonts w:eastAsia="Calibri" w:cs="Calibri"/>
              </w:rPr>
              <w:t>23.47.72.16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5FA3527" w14:textId="77777777" w:rsidR="00C90278" w:rsidRPr="00B17F14" w:rsidRDefault="00C90278" w:rsidP="001A1B54">
            <w:pPr>
              <w:spacing w:line="259" w:lineRule="auto"/>
              <w:jc w:val="center"/>
              <w:rPr>
                <w:rFonts w:eastAsia="Calibri" w:cs="Calibri"/>
              </w:rPr>
            </w:pPr>
            <w:r>
              <w:rPr>
                <w:rFonts w:eastAsia="Calibri" w:cs="Calibri"/>
              </w:rPr>
              <w:t>23.47.72.19</w:t>
            </w:r>
          </w:p>
        </w:tc>
      </w:tr>
      <w:tr w:rsidR="00C90278" w:rsidRPr="000D193B" w14:paraId="6D3BF995"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9CD6872" w14:textId="77777777" w:rsidR="00C90278" w:rsidRPr="00B17F14" w:rsidRDefault="00C90278" w:rsidP="001A1B54">
            <w:pPr>
              <w:spacing w:line="259" w:lineRule="auto"/>
              <w:jc w:val="center"/>
              <w:rPr>
                <w:rFonts w:eastAsia="Calibri" w:cs="Calibri"/>
              </w:rPr>
            </w:pPr>
            <w:r>
              <w:rPr>
                <w:rFonts w:eastAsia="Calibri" w:cs="Calibri"/>
              </w:rPr>
              <w:t>23.47.204.132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82CBB13" w14:textId="77777777" w:rsidR="00C90278" w:rsidRPr="00B17F14" w:rsidRDefault="00C90278" w:rsidP="001A1B54">
            <w:pPr>
              <w:spacing w:line="259" w:lineRule="auto"/>
              <w:jc w:val="center"/>
              <w:rPr>
                <w:rFonts w:eastAsia="Calibri" w:cs="Calibri"/>
              </w:rPr>
            </w:pPr>
            <w:r>
              <w:rPr>
                <w:rFonts w:eastAsia="Calibri" w:cs="Calibri"/>
              </w:rPr>
              <w:t>23.47.204.138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711A3B1" w14:textId="77777777" w:rsidR="00C90278" w:rsidRPr="00B17F14" w:rsidRDefault="00C90278" w:rsidP="001A1B54">
            <w:pPr>
              <w:spacing w:line="259" w:lineRule="auto"/>
              <w:jc w:val="center"/>
              <w:rPr>
                <w:rFonts w:eastAsia="Calibri" w:cs="Calibri"/>
              </w:rPr>
            </w:pPr>
            <w:r>
              <w:rPr>
                <w:rFonts w:eastAsia="Calibri" w:cs="Calibri"/>
              </w:rPr>
              <w:t>23.47.204.139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AC18455" w14:textId="77777777" w:rsidR="00C90278" w:rsidRPr="00B17F14" w:rsidRDefault="00C90278" w:rsidP="001A1B54">
            <w:pPr>
              <w:spacing w:line="259" w:lineRule="auto"/>
              <w:jc w:val="center"/>
              <w:rPr>
                <w:rFonts w:eastAsia="Calibri" w:cs="Calibri"/>
              </w:rPr>
            </w:pPr>
            <w:r>
              <w:rPr>
                <w:rFonts w:eastAsia="Calibri" w:cs="Calibri"/>
              </w:rPr>
              <w:t>23.47.204.140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CFE9237" w14:textId="77777777" w:rsidR="00C90278" w:rsidRPr="00B17F14" w:rsidRDefault="00C90278" w:rsidP="001A1B54">
            <w:pPr>
              <w:spacing w:line="259" w:lineRule="auto"/>
              <w:jc w:val="center"/>
              <w:rPr>
                <w:rFonts w:eastAsia="Calibri" w:cs="Calibri"/>
              </w:rPr>
            </w:pPr>
            <w:r>
              <w:rPr>
                <w:rFonts w:eastAsia="Calibri" w:cs="Calibri"/>
              </w:rPr>
              <w:t>23.47.204.145</w:t>
            </w:r>
          </w:p>
        </w:tc>
      </w:tr>
      <w:tr w:rsidR="00C90278" w:rsidRPr="000D193B" w14:paraId="77D33279"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0E2AC69" w14:textId="77777777" w:rsidR="00C90278" w:rsidRPr="00B17F14" w:rsidRDefault="00C90278" w:rsidP="001A1B54">
            <w:pPr>
              <w:spacing w:line="259" w:lineRule="auto"/>
              <w:jc w:val="center"/>
              <w:rPr>
                <w:rFonts w:eastAsia="Calibri" w:cs="Calibri"/>
              </w:rPr>
            </w:pPr>
            <w:r>
              <w:rPr>
                <w:rFonts w:eastAsia="Calibri" w:cs="Calibri"/>
              </w:rPr>
              <w:t>23.47.204.148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2FD058D" w14:textId="77777777" w:rsidR="00C90278" w:rsidRPr="00B17F14" w:rsidRDefault="00C90278" w:rsidP="001A1B54">
            <w:pPr>
              <w:spacing w:line="259" w:lineRule="auto"/>
              <w:jc w:val="center"/>
              <w:rPr>
                <w:rFonts w:eastAsia="Calibri" w:cs="Calibri"/>
              </w:rPr>
            </w:pPr>
            <w:r>
              <w:rPr>
                <w:rFonts w:eastAsia="Calibri" w:cs="Calibri"/>
              </w:rPr>
              <w:t>23.47.204.149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FCA97B0" w14:textId="77777777" w:rsidR="00C90278" w:rsidRPr="00B17F14" w:rsidRDefault="00C90278" w:rsidP="001A1B54">
            <w:pPr>
              <w:spacing w:line="259" w:lineRule="auto"/>
              <w:jc w:val="center"/>
              <w:rPr>
                <w:rFonts w:eastAsia="Calibri" w:cs="Calibri"/>
              </w:rPr>
            </w:pPr>
            <w:r>
              <w:rPr>
                <w:rFonts w:eastAsia="Calibri" w:cs="Calibri"/>
              </w:rPr>
              <w:t>23.47.204.151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A2A0DE2" w14:textId="77777777" w:rsidR="00C90278" w:rsidRPr="00B17F14" w:rsidRDefault="00C90278" w:rsidP="001A1B54">
            <w:pPr>
              <w:spacing w:line="259" w:lineRule="auto"/>
              <w:jc w:val="center"/>
              <w:rPr>
                <w:rFonts w:eastAsia="Calibri" w:cs="Calibri"/>
              </w:rPr>
            </w:pPr>
            <w:r>
              <w:rPr>
                <w:rFonts w:eastAsia="Calibri" w:cs="Calibri"/>
              </w:rPr>
              <w:t>23.47.204.152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A638ADE" w14:textId="77777777" w:rsidR="00C90278" w:rsidRPr="00B17F14" w:rsidRDefault="00C90278" w:rsidP="001A1B54">
            <w:pPr>
              <w:spacing w:line="259" w:lineRule="auto"/>
              <w:jc w:val="center"/>
              <w:rPr>
                <w:rFonts w:eastAsia="Calibri" w:cs="Calibri"/>
              </w:rPr>
            </w:pPr>
            <w:r>
              <w:rPr>
                <w:rFonts w:eastAsia="Calibri" w:cs="Calibri"/>
              </w:rPr>
              <w:t>23.47.204.153</w:t>
            </w:r>
          </w:p>
        </w:tc>
      </w:tr>
      <w:tr w:rsidR="00C90278" w:rsidRPr="000D193B" w14:paraId="428FAF24"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C444543" w14:textId="77777777" w:rsidR="00C90278" w:rsidRPr="00B17F14" w:rsidRDefault="00C90278" w:rsidP="001A1B54">
            <w:pPr>
              <w:spacing w:line="259" w:lineRule="auto"/>
              <w:jc w:val="center"/>
              <w:rPr>
                <w:rFonts w:eastAsia="Calibri" w:cs="Calibri"/>
              </w:rPr>
            </w:pPr>
            <w:r>
              <w:rPr>
                <w:rFonts w:eastAsia="Calibri" w:cs="Calibri"/>
              </w:rPr>
              <w:t>23.47.204.155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2221E8A" w14:textId="77777777" w:rsidR="00C90278" w:rsidRPr="00B17F14" w:rsidRDefault="00C90278" w:rsidP="001A1B54">
            <w:pPr>
              <w:spacing w:line="259" w:lineRule="auto"/>
              <w:jc w:val="center"/>
              <w:rPr>
                <w:rFonts w:eastAsia="Calibri" w:cs="Calibri"/>
              </w:rPr>
            </w:pPr>
            <w:r>
              <w:rPr>
                <w:rFonts w:eastAsia="Calibri" w:cs="Calibri"/>
              </w:rPr>
              <w:t>23.48.8.7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1FA7012" w14:textId="77777777" w:rsidR="00C90278" w:rsidRPr="00B17F14" w:rsidRDefault="00C90278" w:rsidP="001A1B54">
            <w:pPr>
              <w:spacing w:line="259" w:lineRule="auto"/>
              <w:jc w:val="center"/>
              <w:rPr>
                <w:rFonts w:eastAsia="Calibri" w:cs="Calibri"/>
              </w:rPr>
            </w:pPr>
            <w:r>
              <w:rPr>
                <w:rFonts w:eastAsia="Calibri" w:cs="Calibri"/>
              </w:rPr>
              <w:t>23.48.32.132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FAA3783" w14:textId="77777777" w:rsidR="00C90278" w:rsidRPr="00B17F14" w:rsidRDefault="00C90278" w:rsidP="001A1B54">
            <w:pPr>
              <w:spacing w:line="259" w:lineRule="auto"/>
              <w:jc w:val="center"/>
              <w:rPr>
                <w:rFonts w:eastAsia="Calibri" w:cs="Calibri"/>
              </w:rPr>
            </w:pPr>
            <w:r>
              <w:rPr>
                <w:rFonts w:eastAsia="Calibri" w:cs="Calibri"/>
              </w:rPr>
              <w:t>23.48.32.134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0204F52" w14:textId="77777777" w:rsidR="00C90278" w:rsidRPr="00B17F14" w:rsidRDefault="00C90278" w:rsidP="001A1B54">
            <w:pPr>
              <w:spacing w:line="259" w:lineRule="auto"/>
              <w:jc w:val="center"/>
              <w:rPr>
                <w:rFonts w:eastAsia="Calibri" w:cs="Calibri"/>
              </w:rPr>
            </w:pPr>
            <w:r>
              <w:rPr>
                <w:rFonts w:eastAsia="Calibri" w:cs="Calibri"/>
              </w:rPr>
              <w:t>23.48.32.137</w:t>
            </w:r>
          </w:p>
        </w:tc>
      </w:tr>
      <w:tr w:rsidR="00C90278" w:rsidRPr="000D193B" w14:paraId="782F3CA4"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D3ED451" w14:textId="77777777" w:rsidR="00C90278" w:rsidRPr="00B17F14" w:rsidRDefault="00C90278" w:rsidP="001A1B54">
            <w:pPr>
              <w:spacing w:line="259" w:lineRule="auto"/>
              <w:jc w:val="center"/>
              <w:rPr>
                <w:rFonts w:eastAsia="Calibri" w:cs="Calibri"/>
              </w:rPr>
            </w:pPr>
            <w:r>
              <w:rPr>
                <w:rFonts w:eastAsia="Calibri" w:cs="Calibri"/>
              </w:rPr>
              <w:t>23.48.32.149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E63F1E8" w14:textId="77777777" w:rsidR="00C90278" w:rsidRPr="00B17F14" w:rsidRDefault="00C90278" w:rsidP="001A1B54">
            <w:pPr>
              <w:spacing w:line="259" w:lineRule="auto"/>
              <w:jc w:val="center"/>
              <w:rPr>
                <w:rFonts w:eastAsia="Calibri" w:cs="Calibri"/>
              </w:rPr>
            </w:pPr>
            <w:r>
              <w:rPr>
                <w:rFonts w:eastAsia="Calibri" w:cs="Calibri"/>
              </w:rPr>
              <w:t>23.48.104.41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B4419E3" w14:textId="77777777" w:rsidR="00C90278" w:rsidRPr="00B17F14" w:rsidRDefault="00C90278" w:rsidP="001A1B54">
            <w:pPr>
              <w:spacing w:line="259" w:lineRule="auto"/>
              <w:jc w:val="center"/>
              <w:rPr>
                <w:rFonts w:eastAsia="Calibri" w:cs="Calibri"/>
              </w:rPr>
            </w:pPr>
            <w:r>
              <w:rPr>
                <w:rFonts w:eastAsia="Calibri" w:cs="Calibri"/>
              </w:rPr>
              <w:t>23.48.104.42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EA1F3AD" w14:textId="77777777" w:rsidR="00C90278" w:rsidRPr="00B17F14" w:rsidRDefault="00C90278" w:rsidP="001A1B54">
            <w:pPr>
              <w:spacing w:line="259" w:lineRule="auto"/>
              <w:jc w:val="center"/>
              <w:rPr>
                <w:rFonts w:eastAsia="Calibri" w:cs="Calibri"/>
              </w:rPr>
            </w:pPr>
            <w:r>
              <w:rPr>
                <w:rFonts w:eastAsia="Calibri" w:cs="Calibri"/>
              </w:rPr>
              <w:t>23.48.104.58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60E285C" w14:textId="77777777" w:rsidR="00C90278" w:rsidRPr="00B17F14" w:rsidRDefault="00C90278" w:rsidP="001A1B54">
            <w:pPr>
              <w:spacing w:line="259" w:lineRule="auto"/>
              <w:jc w:val="center"/>
              <w:rPr>
                <w:rFonts w:eastAsia="Calibri" w:cs="Calibri"/>
              </w:rPr>
            </w:pPr>
            <w:r>
              <w:rPr>
                <w:rFonts w:eastAsia="Calibri" w:cs="Calibri"/>
              </w:rPr>
              <w:t>23.48.104.59</w:t>
            </w:r>
          </w:p>
        </w:tc>
      </w:tr>
      <w:tr w:rsidR="00C90278" w:rsidRPr="000D193B" w14:paraId="3173845D"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7365D02" w14:textId="77777777" w:rsidR="00C90278" w:rsidRPr="00B17F14" w:rsidRDefault="00C90278" w:rsidP="001A1B54">
            <w:pPr>
              <w:spacing w:line="259" w:lineRule="auto"/>
              <w:jc w:val="center"/>
              <w:rPr>
                <w:rFonts w:eastAsia="Calibri" w:cs="Calibri"/>
              </w:rPr>
            </w:pPr>
            <w:r>
              <w:rPr>
                <w:rFonts w:eastAsia="Calibri" w:cs="Calibri"/>
              </w:rPr>
              <w:t>23.48.104.207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B9AF244" w14:textId="77777777" w:rsidR="00C90278" w:rsidRPr="00B17F14" w:rsidRDefault="00C90278" w:rsidP="001A1B54">
            <w:pPr>
              <w:spacing w:line="259" w:lineRule="auto"/>
              <w:jc w:val="center"/>
              <w:rPr>
                <w:rFonts w:eastAsia="Calibri" w:cs="Calibri"/>
              </w:rPr>
            </w:pPr>
            <w:r>
              <w:rPr>
                <w:rFonts w:eastAsia="Calibri" w:cs="Calibri"/>
              </w:rPr>
              <w:t>23.48.104.208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24CDAB1" w14:textId="77777777" w:rsidR="00C90278" w:rsidRPr="00B17F14" w:rsidRDefault="00C90278" w:rsidP="001A1B54">
            <w:pPr>
              <w:spacing w:line="259" w:lineRule="auto"/>
              <w:jc w:val="center"/>
              <w:rPr>
                <w:rFonts w:eastAsia="Calibri" w:cs="Calibri"/>
              </w:rPr>
            </w:pPr>
            <w:r>
              <w:rPr>
                <w:rFonts w:eastAsia="Calibri" w:cs="Calibri"/>
              </w:rPr>
              <w:t>23.48.105.196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96E96C8" w14:textId="77777777" w:rsidR="00C90278" w:rsidRPr="00B17F14" w:rsidRDefault="00C90278" w:rsidP="001A1B54">
            <w:pPr>
              <w:spacing w:line="259" w:lineRule="auto"/>
              <w:jc w:val="center"/>
              <w:rPr>
                <w:rFonts w:eastAsia="Calibri" w:cs="Calibri"/>
              </w:rPr>
            </w:pPr>
            <w:r>
              <w:rPr>
                <w:rFonts w:eastAsia="Calibri" w:cs="Calibri"/>
              </w:rPr>
              <w:t>23.48.105.198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29B78BB" w14:textId="77777777" w:rsidR="00C90278" w:rsidRPr="00B17F14" w:rsidRDefault="00C90278" w:rsidP="001A1B54">
            <w:pPr>
              <w:spacing w:line="259" w:lineRule="auto"/>
              <w:jc w:val="center"/>
              <w:rPr>
                <w:rFonts w:eastAsia="Calibri" w:cs="Calibri"/>
              </w:rPr>
            </w:pPr>
            <w:r>
              <w:rPr>
                <w:rFonts w:eastAsia="Calibri" w:cs="Calibri"/>
              </w:rPr>
              <w:t>23.48.105.200</w:t>
            </w:r>
          </w:p>
        </w:tc>
      </w:tr>
      <w:tr w:rsidR="00C90278" w:rsidRPr="000D193B" w14:paraId="1C592CD4"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7A9A2E0" w14:textId="77777777" w:rsidR="00C90278" w:rsidRPr="00B17F14" w:rsidRDefault="00C90278" w:rsidP="001A1B54">
            <w:pPr>
              <w:spacing w:line="259" w:lineRule="auto"/>
              <w:jc w:val="center"/>
              <w:rPr>
                <w:rFonts w:eastAsia="Calibri" w:cs="Calibri"/>
              </w:rPr>
            </w:pPr>
            <w:r>
              <w:rPr>
                <w:rFonts w:eastAsia="Calibri" w:cs="Calibri"/>
              </w:rPr>
              <w:t>23.48.105.202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1DA42F8" w14:textId="77777777" w:rsidR="00C90278" w:rsidRPr="00B17F14" w:rsidRDefault="00C90278" w:rsidP="001A1B54">
            <w:pPr>
              <w:spacing w:line="259" w:lineRule="auto"/>
              <w:jc w:val="center"/>
              <w:rPr>
                <w:rFonts w:eastAsia="Calibri" w:cs="Calibri"/>
              </w:rPr>
            </w:pPr>
            <w:r>
              <w:rPr>
                <w:rFonts w:eastAsia="Calibri" w:cs="Calibri"/>
              </w:rPr>
              <w:t>23.48.105.203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D47E489" w14:textId="77777777" w:rsidR="00C90278" w:rsidRPr="00B17F14" w:rsidRDefault="00C90278" w:rsidP="001A1B54">
            <w:pPr>
              <w:spacing w:line="259" w:lineRule="auto"/>
              <w:jc w:val="center"/>
              <w:rPr>
                <w:rFonts w:eastAsia="Calibri" w:cs="Calibri"/>
              </w:rPr>
            </w:pPr>
            <w:r>
              <w:rPr>
                <w:rFonts w:eastAsia="Calibri" w:cs="Calibri"/>
              </w:rPr>
              <w:t>23.48.105.206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A171757" w14:textId="77777777" w:rsidR="00C90278" w:rsidRPr="00B17F14" w:rsidRDefault="00C90278" w:rsidP="001A1B54">
            <w:pPr>
              <w:spacing w:line="259" w:lineRule="auto"/>
              <w:jc w:val="center"/>
              <w:rPr>
                <w:rFonts w:eastAsia="Calibri" w:cs="Calibri"/>
              </w:rPr>
            </w:pPr>
            <w:r>
              <w:rPr>
                <w:rFonts w:eastAsia="Calibri" w:cs="Calibri"/>
              </w:rPr>
              <w:t>23.48.105.207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2E73E99" w14:textId="77777777" w:rsidR="00C90278" w:rsidRPr="00B17F14" w:rsidRDefault="00C90278" w:rsidP="001A1B54">
            <w:pPr>
              <w:spacing w:line="259" w:lineRule="auto"/>
              <w:jc w:val="center"/>
              <w:rPr>
                <w:rFonts w:eastAsia="Calibri" w:cs="Calibri"/>
              </w:rPr>
            </w:pPr>
            <w:r>
              <w:rPr>
                <w:rFonts w:eastAsia="Calibri" w:cs="Calibri"/>
              </w:rPr>
              <w:t>23.48.105.212</w:t>
            </w:r>
          </w:p>
        </w:tc>
      </w:tr>
      <w:tr w:rsidR="00C90278" w:rsidRPr="000D193B" w14:paraId="244CD4AE"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419922A" w14:textId="77777777" w:rsidR="00C90278" w:rsidRPr="00B17F14" w:rsidRDefault="00C90278" w:rsidP="001A1B54">
            <w:pPr>
              <w:spacing w:line="259" w:lineRule="auto"/>
              <w:jc w:val="center"/>
              <w:rPr>
                <w:rFonts w:eastAsia="Calibri" w:cs="Calibri"/>
              </w:rPr>
            </w:pPr>
            <w:r>
              <w:rPr>
                <w:rFonts w:eastAsia="Calibri" w:cs="Calibri"/>
              </w:rPr>
              <w:t>23.48.105.214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409243C" w14:textId="77777777" w:rsidR="00C90278" w:rsidRPr="00B17F14" w:rsidRDefault="00C90278" w:rsidP="001A1B54">
            <w:pPr>
              <w:spacing w:line="259" w:lineRule="auto"/>
              <w:jc w:val="center"/>
              <w:rPr>
                <w:rFonts w:eastAsia="Calibri" w:cs="Calibri"/>
              </w:rPr>
            </w:pPr>
            <w:r>
              <w:rPr>
                <w:rFonts w:eastAsia="Calibri" w:cs="Calibri"/>
              </w:rPr>
              <w:t>23.48.105.215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DBFD681" w14:textId="77777777" w:rsidR="00C90278" w:rsidRPr="00B17F14" w:rsidRDefault="00C90278" w:rsidP="001A1B54">
            <w:pPr>
              <w:spacing w:line="259" w:lineRule="auto"/>
              <w:jc w:val="center"/>
              <w:rPr>
                <w:rFonts w:eastAsia="Calibri" w:cs="Calibri"/>
              </w:rPr>
            </w:pPr>
            <w:r>
              <w:rPr>
                <w:rFonts w:eastAsia="Calibri" w:cs="Calibri"/>
              </w:rPr>
              <w:t>23.48.105.216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395025B" w14:textId="77777777" w:rsidR="00C90278" w:rsidRPr="00B17F14" w:rsidRDefault="00C90278" w:rsidP="001A1B54">
            <w:pPr>
              <w:spacing w:line="259" w:lineRule="auto"/>
              <w:jc w:val="center"/>
              <w:rPr>
                <w:rFonts w:eastAsia="Calibri" w:cs="Calibri"/>
              </w:rPr>
            </w:pPr>
            <w:r>
              <w:rPr>
                <w:rFonts w:eastAsia="Calibri" w:cs="Calibri"/>
              </w:rPr>
              <w:t>23.48.105.217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68841B0" w14:textId="77777777" w:rsidR="00C90278" w:rsidRPr="00B17F14" w:rsidRDefault="00C90278" w:rsidP="001A1B54">
            <w:pPr>
              <w:spacing w:line="259" w:lineRule="auto"/>
              <w:jc w:val="center"/>
              <w:rPr>
                <w:rFonts w:eastAsia="Calibri" w:cs="Calibri"/>
              </w:rPr>
            </w:pPr>
            <w:r>
              <w:rPr>
                <w:rFonts w:eastAsia="Calibri" w:cs="Calibri"/>
              </w:rPr>
              <w:t>23.48.165.69</w:t>
            </w:r>
          </w:p>
        </w:tc>
      </w:tr>
      <w:tr w:rsidR="00C90278" w:rsidRPr="000D193B" w14:paraId="58F3AD5A"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287E596" w14:textId="77777777" w:rsidR="00C90278" w:rsidRPr="00B17F14" w:rsidRDefault="00C90278" w:rsidP="001A1B54">
            <w:pPr>
              <w:spacing w:line="259" w:lineRule="auto"/>
              <w:jc w:val="center"/>
              <w:rPr>
                <w:rFonts w:eastAsia="Calibri" w:cs="Calibri"/>
              </w:rPr>
            </w:pPr>
            <w:r>
              <w:rPr>
                <w:rFonts w:eastAsia="Calibri" w:cs="Calibri"/>
              </w:rPr>
              <w:lastRenderedPageBreak/>
              <w:t>23.48.165.79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27F852F" w14:textId="77777777" w:rsidR="00C90278" w:rsidRPr="00B17F14" w:rsidRDefault="00C90278" w:rsidP="001A1B54">
            <w:pPr>
              <w:spacing w:line="259" w:lineRule="auto"/>
              <w:jc w:val="center"/>
              <w:rPr>
                <w:rFonts w:eastAsia="Calibri" w:cs="Calibri"/>
              </w:rPr>
            </w:pPr>
            <w:r>
              <w:rPr>
                <w:rFonts w:eastAsia="Calibri" w:cs="Calibri"/>
              </w:rPr>
              <w:t>23.48.165.83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1251FD0" w14:textId="77777777" w:rsidR="00C90278" w:rsidRPr="00B17F14" w:rsidRDefault="00C90278" w:rsidP="001A1B54">
            <w:pPr>
              <w:spacing w:line="259" w:lineRule="auto"/>
              <w:jc w:val="center"/>
              <w:rPr>
                <w:rFonts w:eastAsia="Calibri" w:cs="Calibri"/>
              </w:rPr>
            </w:pPr>
            <w:r>
              <w:rPr>
                <w:rFonts w:eastAsia="Calibri" w:cs="Calibri"/>
              </w:rPr>
              <w:t>23.48.165.84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84229D4" w14:textId="77777777" w:rsidR="00C90278" w:rsidRPr="00B17F14" w:rsidRDefault="00C90278" w:rsidP="001A1B54">
            <w:pPr>
              <w:spacing w:line="259" w:lineRule="auto"/>
              <w:jc w:val="center"/>
              <w:rPr>
                <w:rFonts w:eastAsia="Calibri" w:cs="Calibri"/>
              </w:rPr>
            </w:pPr>
            <w:r>
              <w:rPr>
                <w:rFonts w:eastAsia="Calibri" w:cs="Calibri"/>
              </w:rPr>
              <w:t>23.48.165.85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D4B9DDA" w14:textId="77777777" w:rsidR="00C90278" w:rsidRPr="00B17F14" w:rsidRDefault="00C90278" w:rsidP="001A1B54">
            <w:pPr>
              <w:spacing w:line="259" w:lineRule="auto"/>
              <w:jc w:val="center"/>
              <w:rPr>
                <w:rFonts w:eastAsia="Calibri" w:cs="Calibri"/>
              </w:rPr>
            </w:pPr>
            <w:r>
              <w:rPr>
                <w:rFonts w:eastAsia="Calibri" w:cs="Calibri"/>
              </w:rPr>
              <w:t>23.48.165.87</w:t>
            </w:r>
          </w:p>
        </w:tc>
      </w:tr>
      <w:tr w:rsidR="00C90278" w:rsidRPr="000D193B" w14:paraId="75F83A97"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74E4AF6" w14:textId="77777777" w:rsidR="00C90278" w:rsidRPr="00B17F14" w:rsidRDefault="00C90278" w:rsidP="001A1B54">
            <w:pPr>
              <w:spacing w:line="259" w:lineRule="auto"/>
              <w:jc w:val="center"/>
              <w:rPr>
                <w:rFonts w:eastAsia="Calibri" w:cs="Calibri"/>
              </w:rPr>
            </w:pPr>
            <w:r>
              <w:rPr>
                <w:rFonts w:eastAsia="Calibri" w:cs="Calibri"/>
              </w:rPr>
              <w:t>23.48.165.94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19E7D1C" w14:textId="77777777" w:rsidR="00C90278" w:rsidRPr="00B17F14" w:rsidRDefault="00C90278" w:rsidP="001A1B54">
            <w:pPr>
              <w:spacing w:line="259" w:lineRule="auto"/>
              <w:jc w:val="center"/>
              <w:rPr>
                <w:rFonts w:eastAsia="Calibri" w:cs="Calibri"/>
              </w:rPr>
            </w:pPr>
            <w:r>
              <w:rPr>
                <w:rFonts w:eastAsia="Calibri" w:cs="Calibri"/>
              </w:rPr>
              <w:t>23.48.203.4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832686D" w14:textId="77777777" w:rsidR="00C90278" w:rsidRPr="00B17F14" w:rsidRDefault="00C90278" w:rsidP="001A1B54">
            <w:pPr>
              <w:spacing w:line="259" w:lineRule="auto"/>
              <w:jc w:val="center"/>
              <w:rPr>
                <w:rFonts w:eastAsia="Calibri" w:cs="Calibri"/>
              </w:rPr>
            </w:pPr>
            <w:r>
              <w:rPr>
                <w:rFonts w:eastAsia="Calibri" w:cs="Calibri"/>
              </w:rPr>
              <w:t>23.48.203.5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0DCDB7D" w14:textId="77777777" w:rsidR="00C90278" w:rsidRPr="00B17F14" w:rsidRDefault="00C90278" w:rsidP="001A1B54">
            <w:pPr>
              <w:spacing w:line="259" w:lineRule="auto"/>
              <w:jc w:val="center"/>
              <w:rPr>
                <w:rFonts w:eastAsia="Calibri" w:cs="Calibri"/>
              </w:rPr>
            </w:pPr>
            <w:r>
              <w:rPr>
                <w:rFonts w:eastAsia="Calibri" w:cs="Calibri"/>
              </w:rPr>
              <w:t>23.48.203.7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3DD259A" w14:textId="77777777" w:rsidR="00C90278" w:rsidRPr="00B17F14" w:rsidRDefault="00C90278" w:rsidP="001A1B54">
            <w:pPr>
              <w:spacing w:line="259" w:lineRule="auto"/>
              <w:jc w:val="center"/>
              <w:rPr>
                <w:rFonts w:eastAsia="Calibri" w:cs="Calibri"/>
              </w:rPr>
            </w:pPr>
            <w:r>
              <w:rPr>
                <w:rFonts w:eastAsia="Calibri" w:cs="Calibri"/>
              </w:rPr>
              <w:t>23.48.203.8</w:t>
            </w:r>
          </w:p>
        </w:tc>
      </w:tr>
      <w:tr w:rsidR="00C90278" w:rsidRPr="000D193B" w14:paraId="36FEF21B"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EECB528" w14:textId="77777777" w:rsidR="00C90278" w:rsidRPr="00B17F14" w:rsidRDefault="00C90278" w:rsidP="001A1B54">
            <w:pPr>
              <w:spacing w:line="259" w:lineRule="auto"/>
              <w:jc w:val="center"/>
              <w:rPr>
                <w:rFonts w:eastAsia="Calibri" w:cs="Calibri"/>
              </w:rPr>
            </w:pPr>
            <w:r>
              <w:rPr>
                <w:rFonts w:eastAsia="Calibri" w:cs="Calibri"/>
              </w:rPr>
              <w:t>23.48.203.11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9EE9493" w14:textId="77777777" w:rsidR="00C90278" w:rsidRPr="00B17F14" w:rsidRDefault="00C90278" w:rsidP="001A1B54">
            <w:pPr>
              <w:spacing w:line="259" w:lineRule="auto"/>
              <w:jc w:val="center"/>
              <w:rPr>
                <w:rFonts w:eastAsia="Calibri" w:cs="Calibri"/>
              </w:rPr>
            </w:pPr>
            <w:r>
              <w:rPr>
                <w:rFonts w:eastAsia="Calibri" w:cs="Calibri"/>
              </w:rPr>
              <w:t>23.48.203.12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0C6AB77" w14:textId="77777777" w:rsidR="00C90278" w:rsidRPr="00B17F14" w:rsidRDefault="00C90278" w:rsidP="001A1B54">
            <w:pPr>
              <w:spacing w:line="259" w:lineRule="auto"/>
              <w:jc w:val="center"/>
              <w:rPr>
                <w:rFonts w:eastAsia="Calibri" w:cs="Calibri"/>
              </w:rPr>
            </w:pPr>
            <w:r>
              <w:rPr>
                <w:rFonts w:eastAsia="Calibri" w:cs="Calibri"/>
              </w:rPr>
              <w:t>23.48.203.14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0ACA276" w14:textId="77777777" w:rsidR="00C90278" w:rsidRPr="00B17F14" w:rsidRDefault="00C90278" w:rsidP="001A1B54">
            <w:pPr>
              <w:spacing w:line="259" w:lineRule="auto"/>
              <w:jc w:val="center"/>
              <w:rPr>
                <w:rFonts w:eastAsia="Calibri" w:cs="Calibri"/>
              </w:rPr>
            </w:pPr>
            <w:r>
              <w:rPr>
                <w:rFonts w:eastAsia="Calibri" w:cs="Calibri"/>
              </w:rPr>
              <w:t>23.48.203.16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9E1657A" w14:textId="77777777" w:rsidR="00C90278" w:rsidRPr="00B17F14" w:rsidRDefault="00C90278" w:rsidP="001A1B54">
            <w:pPr>
              <w:spacing w:line="259" w:lineRule="auto"/>
              <w:jc w:val="center"/>
              <w:rPr>
                <w:rFonts w:eastAsia="Calibri" w:cs="Calibri"/>
              </w:rPr>
            </w:pPr>
            <w:r>
              <w:rPr>
                <w:rFonts w:eastAsia="Calibri" w:cs="Calibri"/>
              </w:rPr>
              <w:t>23.48.203.17</w:t>
            </w:r>
          </w:p>
        </w:tc>
      </w:tr>
      <w:tr w:rsidR="00C90278" w:rsidRPr="000D193B" w14:paraId="0DA69773"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D9AC827" w14:textId="77777777" w:rsidR="00C90278" w:rsidRPr="00B17F14" w:rsidRDefault="00C90278" w:rsidP="001A1B54">
            <w:pPr>
              <w:spacing w:line="259" w:lineRule="auto"/>
              <w:jc w:val="center"/>
              <w:rPr>
                <w:rFonts w:eastAsia="Calibri" w:cs="Calibri"/>
              </w:rPr>
            </w:pPr>
            <w:r>
              <w:rPr>
                <w:rFonts w:eastAsia="Calibri" w:cs="Calibri"/>
              </w:rPr>
              <w:t>23.48.203.100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5FD71E8" w14:textId="77777777" w:rsidR="00C90278" w:rsidRPr="00B17F14" w:rsidRDefault="00C90278" w:rsidP="001A1B54">
            <w:pPr>
              <w:spacing w:line="259" w:lineRule="auto"/>
              <w:jc w:val="center"/>
              <w:rPr>
                <w:rFonts w:eastAsia="Calibri" w:cs="Calibri"/>
              </w:rPr>
            </w:pPr>
            <w:r>
              <w:rPr>
                <w:rFonts w:eastAsia="Calibri" w:cs="Calibri"/>
              </w:rPr>
              <w:t>23.48.203.103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707C74B" w14:textId="77777777" w:rsidR="00C90278" w:rsidRPr="00B17F14" w:rsidRDefault="00C90278" w:rsidP="001A1B54">
            <w:pPr>
              <w:spacing w:line="259" w:lineRule="auto"/>
              <w:jc w:val="center"/>
              <w:rPr>
                <w:rFonts w:eastAsia="Calibri" w:cs="Calibri"/>
              </w:rPr>
            </w:pPr>
            <w:r>
              <w:rPr>
                <w:rFonts w:eastAsia="Calibri" w:cs="Calibri"/>
              </w:rPr>
              <w:t>23.48.203.111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075654F" w14:textId="77777777" w:rsidR="00C90278" w:rsidRPr="00B17F14" w:rsidRDefault="00C90278" w:rsidP="001A1B54">
            <w:pPr>
              <w:spacing w:line="259" w:lineRule="auto"/>
              <w:jc w:val="center"/>
              <w:rPr>
                <w:rFonts w:eastAsia="Calibri" w:cs="Calibri"/>
              </w:rPr>
            </w:pPr>
            <w:r>
              <w:rPr>
                <w:rFonts w:eastAsia="Calibri" w:cs="Calibri"/>
              </w:rPr>
              <w:t>23.48.203.132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2BC521B" w14:textId="77777777" w:rsidR="00C90278" w:rsidRPr="00B17F14" w:rsidRDefault="00C90278" w:rsidP="001A1B54">
            <w:pPr>
              <w:spacing w:line="259" w:lineRule="auto"/>
              <w:jc w:val="center"/>
              <w:rPr>
                <w:rFonts w:eastAsia="Calibri" w:cs="Calibri"/>
              </w:rPr>
            </w:pPr>
            <w:r>
              <w:rPr>
                <w:rFonts w:eastAsia="Calibri" w:cs="Calibri"/>
              </w:rPr>
              <w:t>23.48.203.133</w:t>
            </w:r>
          </w:p>
        </w:tc>
      </w:tr>
      <w:tr w:rsidR="00C90278" w:rsidRPr="000D193B" w14:paraId="20C2E3DA"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B0CCEC0" w14:textId="77777777" w:rsidR="00C90278" w:rsidRPr="00B17F14" w:rsidRDefault="00C90278" w:rsidP="001A1B54">
            <w:pPr>
              <w:spacing w:line="259" w:lineRule="auto"/>
              <w:jc w:val="center"/>
              <w:rPr>
                <w:rFonts w:eastAsia="Calibri" w:cs="Calibri"/>
              </w:rPr>
            </w:pPr>
            <w:r>
              <w:rPr>
                <w:rFonts w:eastAsia="Calibri" w:cs="Calibri"/>
              </w:rPr>
              <w:t>23.48.203.136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5648087" w14:textId="77777777" w:rsidR="00C90278" w:rsidRPr="00B17F14" w:rsidRDefault="00C90278" w:rsidP="001A1B54">
            <w:pPr>
              <w:spacing w:line="259" w:lineRule="auto"/>
              <w:jc w:val="center"/>
              <w:rPr>
                <w:rFonts w:eastAsia="Calibri" w:cs="Calibri"/>
              </w:rPr>
            </w:pPr>
            <w:r>
              <w:rPr>
                <w:rFonts w:eastAsia="Calibri" w:cs="Calibri"/>
              </w:rPr>
              <w:t>23.48.203.137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BA3A0A5" w14:textId="77777777" w:rsidR="00C90278" w:rsidRPr="00B17F14" w:rsidRDefault="00C90278" w:rsidP="001A1B54">
            <w:pPr>
              <w:spacing w:line="259" w:lineRule="auto"/>
              <w:jc w:val="center"/>
              <w:rPr>
                <w:rFonts w:eastAsia="Calibri" w:cs="Calibri"/>
              </w:rPr>
            </w:pPr>
            <w:r>
              <w:rPr>
                <w:rFonts w:eastAsia="Calibri" w:cs="Calibri"/>
              </w:rPr>
              <w:t>23.48.203.138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F56BF79" w14:textId="77777777" w:rsidR="00C90278" w:rsidRPr="00B17F14" w:rsidRDefault="00C90278" w:rsidP="001A1B54">
            <w:pPr>
              <w:spacing w:line="259" w:lineRule="auto"/>
              <w:jc w:val="center"/>
              <w:rPr>
                <w:rFonts w:eastAsia="Calibri" w:cs="Calibri"/>
              </w:rPr>
            </w:pPr>
            <w:r>
              <w:rPr>
                <w:rFonts w:eastAsia="Calibri" w:cs="Calibri"/>
              </w:rPr>
              <w:t>23.48.203.139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DFC3D28" w14:textId="77777777" w:rsidR="00C90278" w:rsidRPr="00B17F14" w:rsidRDefault="00C90278" w:rsidP="001A1B54">
            <w:pPr>
              <w:spacing w:line="259" w:lineRule="auto"/>
              <w:jc w:val="center"/>
              <w:rPr>
                <w:rFonts w:eastAsia="Calibri" w:cs="Calibri"/>
              </w:rPr>
            </w:pPr>
            <w:r>
              <w:rPr>
                <w:rFonts w:eastAsia="Calibri" w:cs="Calibri"/>
              </w:rPr>
              <w:t>23.48.203.140</w:t>
            </w:r>
          </w:p>
        </w:tc>
      </w:tr>
      <w:tr w:rsidR="00C90278" w:rsidRPr="000D193B" w14:paraId="4FB2EDDE"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FABDE23" w14:textId="77777777" w:rsidR="00C90278" w:rsidRPr="00B17F14" w:rsidRDefault="00C90278" w:rsidP="001A1B54">
            <w:pPr>
              <w:spacing w:line="259" w:lineRule="auto"/>
              <w:jc w:val="center"/>
              <w:rPr>
                <w:rFonts w:eastAsia="Calibri" w:cs="Calibri"/>
              </w:rPr>
            </w:pPr>
            <w:r>
              <w:rPr>
                <w:rFonts w:eastAsia="Calibri" w:cs="Calibri"/>
              </w:rPr>
              <w:t>23.48.203.142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F75CA8B" w14:textId="77777777" w:rsidR="00C90278" w:rsidRPr="00B17F14" w:rsidRDefault="00C90278" w:rsidP="001A1B54">
            <w:pPr>
              <w:spacing w:line="259" w:lineRule="auto"/>
              <w:jc w:val="center"/>
              <w:rPr>
                <w:rFonts w:eastAsia="Calibri" w:cs="Calibri"/>
              </w:rPr>
            </w:pPr>
            <w:r>
              <w:rPr>
                <w:rFonts w:eastAsia="Calibri" w:cs="Calibri"/>
              </w:rPr>
              <w:t>23.48.203.143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4E80AA4" w14:textId="77777777" w:rsidR="00C90278" w:rsidRPr="00B17F14" w:rsidRDefault="00C90278" w:rsidP="001A1B54">
            <w:pPr>
              <w:spacing w:line="259" w:lineRule="auto"/>
              <w:jc w:val="center"/>
              <w:rPr>
                <w:rFonts w:eastAsia="Calibri" w:cs="Calibri"/>
              </w:rPr>
            </w:pPr>
            <w:r>
              <w:rPr>
                <w:rFonts w:eastAsia="Calibri" w:cs="Calibri"/>
              </w:rPr>
              <w:t>23.48.203.145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4ED0EBE" w14:textId="77777777" w:rsidR="00C90278" w:rsidRPr="00B17F14" w:rsidRDefault="00C90278" w:rsidP="001A1B54">
            <w:pPr>
              <w:spacing w:line="259" w:lineRule="auto"/>
              <w:jc w:val="center"/>
              <w:rPr>
                <w:rFonts w:eastAsia="Calibri" w:cs="Calibri"/>
              </w:rPr>
            </w:pPr>
            <w:r>
              <w:rPr>
                <w:rFonts w:eastAsia="Calibri" w:cs="Calibri"/>
              </w:rPr>
              <w:t>23.48.203.146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55B6EB4" w14:textId="77777777" w:rsidR="00C90278" w:rsidRPr="00B17F14" w:rsidRDefault="00C90278" w:rsidP="001A1B54">
            <w:pPr>
              <w:spacing w:line="259" w:lineRule="auto"/>
              <w:jc w:val="center"/>
              <w:rPr>
                <w:rFonts w:eastAsia="Calibri" w:cs="Calibri"/>
              </w:rPr>
            </w:pPr>
            <w:r>
              <w:rPr>
                <w:rFonts w:eastAsia="Calibri" w:cs="Calibri"/>
              </w:rPr>
              <w:t>23.48.203.147</w:t>
            </w:r>
          </w:p>
        </w:tc>
      </w:tr>
      <w:tr w:rsidR="00C90278" w:rsidRPr="000D193B" w14:paraId="6212AA89"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E5C4EDE" w14:textId="77777777" w:rsidR="00C90278" w:rsidRPr="00B17F14" w:rsidRDefault="00C90278" w:rsidP="001A1B54">
            <w:pPr>
              <w:spacing w:line="259" w:lineRule="auto"/>
              <w:jc w:val="center"/>
              <w:rPr>
                <w:rFonts w:eastAsia="Calibri" w:cs="Calibri"/>
              </w:rPr>
            </w:pPr>
            <w:r>
              <w:rPr>
                <w:rFonts w:eastAsia="Calibri" w:cs="Calibri"/>
              </w:rPr>
              <w:t>23.48.203.185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64A5FBB" w14:textId="77777777" w:rsidR="00C90278" w:rsidRPr="00B17F14" w:rsidRDefault="00C90278" w:rsidP="001A1B54">
            <w:pPr>
              <w:spacing w:line="259" w:lineRule="auto"/>
              <w:jc w:val="center"/>
              <w:rPr>
                <w:rFonts w:eastAsia="Calibri" w:cs="Calibri"/>
              </w:rPr>
            </w:pPr>
            <w:r>
              <w:rPr>
                <w:rFonts w:eastAsia="Calibri" w:cs="Calibri"/>
              </w:rPr>
              <w:t>23.48.224.68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E4774E7" w14:textId="77777777" w:rsidR="00C90278" w:rsidRPr="00B17F14" w:rsidRDefault="00C90278" w:rsidP="001A1B54">
            <w:pPr>
              <w:spacing w:line="259" w:lineRule="auto"/>
              <w:jc w:val="center"/>
              <w:rPr>
                <w:rFonts w:eastAsia="Calibri" w:cs="Calibri"/>
              </w:rPr>
            </w:pPr>
            <w:r>
              <w:rPr>
                <w:rFonts w:eastAsia="Calibri" w:cs="Calibri"/>
              </w:rPr>
              <w:t>23.48.224.69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65CB84F" w14:textId="77777777" w:rsidR="00C90278" w:rsidRPr="00B17F14" w:rsidRDefault="00C90278" w:rsidP="001A1B54">
            <w:pPr>
              <w:spacing w:line="259" w:lineRule="auto"/>
              <w:jc w:val="center"/>
              <w:rPr>
                <w:rFonts w:eastAsia="Calibri" w:cs="Calibri"/>
              </w:rPr>
            </w:pPr>
            <w:r>
              <w:rPr>
                <w:rFonts w:eastAsia="Calibri" w:cs="Calibri"/>
              </w:rPr>
              <w:t>23.48.224.71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E1761DF" w14:textId="77777777" w:rsidR="00C90278" w:rsidRPr="00B17F14" w:rsidRDefault="00C90278" w:rsidP="001A1B54">
            <w:pPr>
              <w:spacing w:line="259" w:lineRule="auto"/>
              <w:jc w:val="center"/>
              <w:rPr>
                <w:rFonts w:eastAsia="Calibri" w:cs="Calibri"/>
              </w:rPr>
            </w:pPr>
            <w:r>
              <w:rPr>
                <w:rFonts w:eastAsia="Calibri" w:cs="Calibri"/>
              </w:rPr>
              <w:t>23.48.224.78</w:t>
            </w:r>
          </w:p>
        </w:tc>
      </w:tr>
      <w:tr w:rsidR="00C90278" w:rsidRPr="000D193B" w14:paraId="386BFE80"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12533CC" w14:textId="77777777" w:rsidR="00C90278" w:rsidRPr="00B17F14" w:rsidRDefault="00C90278" w:rsidP="001A1B54">
            <w:pPr>
              <w:spacing w:line="259" w:lineRule="auto"/>
              <w:jc w:val="center"/>
              <w:rPr>
                <w:rFonts w:eastAsia="Calibri" w:cs="Calibri"/>
              </w:rPr>
            </w:pPr>
            <w:r>
              <w:rPr>
                <w:rFonts w:eastAsia="Calibri" w:cs="Calibri"/>
              </w:rPr>
              <w:t>23.48.224.80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B40CD6A" w14:textId="77777777" w:rsidR="00C90278" w:rsidRPr="00B17F14" w:rsidRDefault="00C90278" w:rsidP="001A1B54">
            <w:pPr>
              <w:spacing w:line="259" w:lineRule="auto"/>
              <w:jc w:val="center"/>
              <w:rPr>
                <w:rFonts w:eastAsia="Calibri" w:cs="Calibri"/>
              </w:rPr>
            </w:pPr>
            <w:r>
              <w:rPr>
                <w:rFonts w:eastAsia="Calibri" w:cs="Calibri"/>
              </w:rPr>
              <w:t>23.48.224.81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01506BE" w14:textId="77777777" w:rsidR="00C90278" w:rsidRPr="00B17F14" w:rsidRDefault="00C90278" w:rsidP="001A1B54">
            <w:pPr>
              <w:spacing w:line="259" w:lineRule="auto"/>
              <w:jc w:val="center"/>
              <w:rPr>
                <w:rFonts w:eastAsia="Calibri" w:cs="Calibri"/>
              </w:rPr>
            </w:pPr>
            <w:r>
              <w:rPr>
                <w:rFonts w:eastAsia="Calibri" w:cs="Calibri"/>
              </w:rPr>
              <w:t>23.48.224.201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1B084F2" w14:textId="77777777" w:rsidR="00C90278" w:rsidRPr="00B17F14" w:rsidRDefault="00C90278" w:rsidP="001A1B54">
            <w:pPr>
              <w:spacing w:line="259" w:lineRule="auto"/>
              <w:jc w:val="center"/>
              <w:rPr>
                <w:rFonts w:eastAsia="Calibri" w:cs="Calibri"/>
              </w:rPr>
            </w:pPr>
            <w:r>
              <w:rPr>
                <w:rFonts w:eastAsia="Calibri" w:cs="Calibri"/>
              </w:rPr>
              <w:t>23.48.224.203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BE918DE" w14:textId="77777777" w:rsidR="00C90278" w:rsidRPr="00B17F14" w:rsidRDefault="00C90278" w:rsidP="001A1B54">
            <w:pPr>
              <w:spacing w:line="259" w:lineRule="auto"/>
              <w:jc w:val="center"/>
              <w:rPr>
                <w:rFonts w:eastAsia="Calibri" w:cs="Calibri"/>
              </w:rPr>
            </w:pPr>
            <w:r>
              <w:rPr>
                <w:rFonts w:eastAsia="Calibri" w:cs="Calibri"/>
              </w:rPr>
              <w:t>23.48.224.206</w:t>
            </w:r>
          </w:p>
        </w:tc>
      </w:tr>
      <w:tr w:rsidR="00C90278" w:rsidRPr="000D193B" w14:paraId="5D409FD6"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20F4619" w14:textId="77777777" w:rsidR="00C90278" w:rsidRPr="00B17F14" w:rsidRDefault="00C90278" w:rsidP="001A1B54">
            <w:pPr>
              <w:spacing w:line="259" w:lineRule="auto"/>
              <w:jc w:val="center"/>
              <w:rPr>
                <w:rFonts w:eastAsia="Calibri" w:cs="Calibri"/>
              </w:rPr>
            </w:pPr>
            <w:r>
              <w:rPr>
                <w:rFonts w:eastAsia="Calibri" w:cs="Calibri"/>
              </w:rPr>
              <w:t>23.48.224.207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F00FF81" w14:textId="77777777" w:rsidR="00C90278" w:rsidRPr="00B17F14" w:rsidRDefault="00C90278" w:rsidP="001A1B54">
            <w:pPr>
              <w:spacing w:line="259" w:lineRule="auto"/>
              <w:jc w:val="center"/>
              <w:rPr>
                <w:rFonts w:eastAsia="Calibri" w:cs="Calibri"/>
              </w:rPr>
            </w:pPr>
            <w:r>
              <w:rPr>
                <w:rFonts w:eastAsia="Calibri" w:cs="Calibri"/>
              </w:rPr>
              <w:t>23.48.224.211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456CA36" w14:textId="77777777" w:rsidR="00C90278" w:rsidRPr="00B17F14" w:rsidRDefault="00C90278" w:rsidP="001A1B54">
            <w:pPr>
              <w:spacing w:line="259" w:lineRule="auto"/>
              <w:jc w:val="center"/>
              <w:rPr>
                <w:rFonts w:eastAsia="Calibri" w:cs="Calibri"/>
              </w:rPr>
            </w:pPr>
            <w:r>
              <w:rPr>
                <w:rFonts w:eastAsia="Calibri" w:cs="Calibri"/>
              </w:rPr>
              <w:t>23.48.247.228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09844FF" w14:textId="77777777" w:rsidR="00C90278" w:rsidRPr="00B17F14" w:rsidRDefault="00C90278" w:rsidP="001A1B54">
            <w:pPr>
              <w:spacing w:line="259" w:lineRule="auto"/>
              <w:jc w:val="center"/>
              <w:rPr>
                <w:rFonts w:eastAsia="Calibri" w:cs="Calibri"/>
              </w:rPr>
            </w:pPr>
            <w:r>
              <w:rPr>
                <w:rFonts w:eastAsia="Calibri" w:cs="Calibri"/>
              </w:rPr>
              <w:t>23.48.247.229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C9BBA22" w14:textId="77777777" w:rsidR="00C90278" w:rsidRPr="00B17F14" w:rsidRDefault="00C90278" w:rsidP="001A1B54">
            <w:pPr>
              <w:spacing w:line="259" w:lineRule="auto"/>
              <w:jc w:val="center"/>
              <w:rPr>
                <w:rFonts w:eastAsia="Calibri" w:cs="Calibri"/>
              </w:rPr>
            </w:pPr>
            <w:r>
              <w:rPr>
                <w:rFonts w:eastAsia="Calibri" w:cs="Calibri"/>
              </w:rPr>
              <w:t>23.48.247.230</w:t>
            </w:r>
          </w:p>
        </w:tc>
      </w:tr>
      <w:tr w:rsidR="00C90278" w:rsidRPr="000D193B" w14:paraId="54E5BA19"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340CDC1" w14:textId="77777777" w:rsidR="00C90278" w:rsidRPr="00B17F14" w:rsidRDefault="00C90278" w:rsidP="001A1B54">
            <w:pPr>
              <w:spacing w:line="259" w:lineRule="auto"/>
              <w:jc w:val="center"/>
              <w:rPr>
                <w:rFonts w:eastAsia="Calibri" w:cs="Calibri"/>
              </w:rPr>
            </w:pPr>
            <w:r>
              <w:rPr>
                <w:rFonts w:eastAsia="Calibri" w:cs="Calibri"/>
              </w:rPr>
              <w:t>23.48.247.231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8222601" w14:textId="77777777" w:rsidR="00C90278" w:rsidRPr="00B17F14" w:rsidRDefault="00C90278" w:rsidP="001A1B54">
            <w:pPr>
              <w:spacing w:line="259" w:lineRule="auto"/>
              <w:jc w:val="center"/>
              <w:rPr>
                <w:rFonts w:eastAsia="Calibri" w:cs="Calibri"/>
              </w:rPr>
            </w:pPr>
            <w:r>
              <w:rPr>
                <w:rFonts w:eastAsia="Calibri" w:cs="Calibri"/>
              </w:rPr>
              <w:t>23.48.247.234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118B362" w14:textId="77777777" w:rsidR="00C90278" w:rsidRPr="00B17F14" w:rsidRDefault="00C90278" w:rsidP="001A1B54">
            <w:pPr>
              <w:spacing w:line="259" w:lineRule="auto"/>
              <w:jc w:val="center"/>
              <w:rPr>
                <w:rFonts w:eastAsia="Calibri" w:cs="Calibri"/>
              </w:rPr>
            </w:pPr>
            <w:r>
              <w:rPr>
                <w:rFonts w:eastAsia="Calibri" w:cs="Calibri"/>
              </w:rPr>
              <w:t>23.48.247.235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BA660DC" w14:textId="77777777" w:rsidR="00C90278" w:rsidRPr="00B17F14" w:rsidRDefault="00C90278" w:rsidP="001A1B54">
            <w:pPr>
              <w:spacing w:line="259" w:lineRule="auto"/>
              <w:jc w:val="center"/>
              <w:rPr>
                <w:rFonts w:eastAsia="Calibri" w:cs="Calibri"/>
              </w:rPr>
            </w:pPr>
            <w:r>
              <w:rPr>
                <w:rFonts w:eastAsia="Calibri" w:cs="Calibri"/>
              </w:rPr>
              <w:t>23.48.247.237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8DEC2D8" w14:textId="77777777" w:rsidR="00C90278" w:rsidRPr="00B17F14" w:rsidRDefault="00C90278" w:rsidP="001A1B54">
            <w:pPr>
              <w:spacing w:line="259" w:lineRule="auto"/>
              <w:jc w:val="center"/>
              <w:rPr>
                <w:rFonts w:eastAsia="Calibri" w:cs="Calibri"/>
              </w:rPr>
            </w:pPr>
            <w:r>
              <w:rPr>
                <w:rFonts w:eastAsia="Calibri" w:cs="Calibri"/>
              </w:rPr>
              <w:t>23.48.247.240</w:t>
            </w:r>
          </w:p>
        </w:tc>
      </w:tr>
      <w:tr w:rsidR="00C90278" w:rsidRPr="000D193B" w14:paraId="2E9D91E5"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C2144ED" w14:textId="77777777" w:rsidR="00C90278" w:rsidRPr="00B17F14" w:rsidRDefault="00C90278" w:rsidP="001A1B54">
            <w:pPr>
              <w:spacing w:line="259" w:lineRule="auto"/>
              <w:jc w:val="center"/>
              <w:rPr>
                <w:rFonts w:eastAsia="Calibri" w:cs="Calibri"/>
              </w:rPr>
            </w:pPr>
            <w:r>
              <w:rPr>
                <w:rFonts w:eastAsia="Calibri" w:cs="Calibri"/>
              </w:rPr>
              <w:t>23.48.247.241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35DE487" w14:textId="77777777" w:rsidR="00C90278" w:rsidRPr="00B17F14" w:rsidRDefault="00C90278" w:rsidP="001A1B54">
            <w:pPr>
              <w:spacing w:line="259" w:lineRule="auto"/>
              <w:jc w:val="center"/>
              <w:rPr>
                <w:rFonts w:eastAsia="Calibri" w:cs="Calibri"/>
              </w:rPr>
            </w:pPr>
            <w:r>
              <w:rPr>
                <w:rFonts w:eastAsia="Calibri" w:cs="Calibri"/>
              </w:rPr>
              <w:t>23.48.247.244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415043A" w14:textId="77777777" w:rsidR="00C90278" w:rsidRPr="00B17F14" w:rsidRDefault="00C90278" w:rsidP="001A1B54">
            <w:pPr>
              <w:spacing w:line="259" w:lineRule="auto"/>
              <w:jc w:val="center"/>
              <w:rPr>
                <w:rFonts w:eastAsia="Calibri" w:cs="Calibri"/>
              </w:rPr>
            </w:pPr>
            <w:r>
              <w:rPr>
                <w:rFonts w:eastAsia="Calibri" w:cs="Calibri"/>
              </w:rPr>
              <w:t>23.48.247.245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5502891" w14:textId="77777777" w:rsidR="00C90278" w:rsidRPr="00B17F14" w:rsidRDefault="00C90278" w:rsidP="001A1B54">
            <w:pPr>
              <w:spacing w:line="259" w:lineRule="auto"/>
              <w:jc w:val="center"/>
              <w:rPr>
                <w:rFonts w:eastAsia="Calibri" w:cs="Calibri"/>
              </w:rPr>
            </w:pPr>
            <w:r>
              <w:rPr>
                <w:rFonts w:eastAsia="Calibri" w:cs="Calibri"/>
              </w:rPr>
              <w:t>23.49.5.103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F313A7C" w14:textId="77777777" w:rsidR="00C90278" w:rsidRPr="00B17F14" w:rsidRDefault="00C90278" w:rsidP="001A1B54">
            <w:pPr>
              <w:spacing w:line="259" w:lineRule="auto"/>
              <w:jc w:val="center"/>
              <w:rPr>
                <w:rFonts w:eastAsia="Calibri" w:cs="Calibri"/>
              </w:rPr>
            </w:pPr>
            <w:r>
              <w:rPr>
                <w:rFonts w:eastAsia="Calibri" w:cs="Calibri"/>
              </w:rPr>
              <w:t>23.49.5.105</w:t>
            </w:r>
          </w:p>
        </w:tc>
      </w:tr>
      <w:tr w:rsidR="00C90278" w:rsidRPr="000D193B" w14:paraId="2F42717A"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DF2D8C7" w14:textId="77777777" w:rsidR="00C90278" w:rsidRPr="00B17F14" w:rsidRDefault="00C90278" w:rsidP="001A1B54">
            <w:pPr>
              <w:spacing w:line="259" w:lineRule="auto"/>
              <w:jc w:val="center"/>
              <w:rPr>
                <w:rFonts w:eastAsia="Calibri" w:cs="Calibri"/>
              </w:rPr>
            </w:pPr>
            <w:r>
              <w:rPr>
                <w:rFonts w:eastAsia="Calibri" w:cs="Calibri"/>
              </w:rPr>
              <w:t>23.49.5.106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8733B4A" w14:textId="77777777" w:rsidR="00C90278" w:rsidRPr="00B17F14" w:rsidRDefault="00C90278" w:rsidP="001A1B54">
            <w:pPr>
              <w:spacing w:line="259" w:lineRule="auto"/>
              <w:jc w:val="center"/>
              <w:rPr>
                <w:rFonts w:eastAsia="Calibri" w:cs="Calibri"/>
              </w:rPr>
            </w:pPr>
            <w:r>
              <w:rPr>
                <w:rFonts w:eastAsia="Calibri" w:cs="Calibri"/>
              </w:rPr>
              <w:t>23.49.5.109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7B63611" w14:textId="77777777" w:rsidR="00C90278" w:rsidRPr="00B17F14" w:rsidRDefault="00C90278" w:rsidP="001A1B54">
            <w:pPr>
              <w:spacing w:line="259" w:lineRule="auto"/>
              <w:jc w:val="center"/>
              <w:rPr>
                <w:rFonts w:eastAsia="Calibri" w:cs="Calibri"/>
              </w:rPr>
            </w:pPr>
            <w:r>
              <w:rPr>
                <w:rFonts w:eastAsia="Calibri" w:cs="Calibri"/>
              </w:rPr>
              <w:t>23.49.5.110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444D5C9" w14:textId="77777777" w:rsidR="00C90278" w:rsidRPr="00B17F14" w:rsidRDefault="00C90278" w:rsidP="001A1B54">
            <w:pPr>
              <w:spacing w:line="259" w:lineRule="auto"/>
              <w:jc w:val="center"/>
              <w:rPr>
                <w:rFonts w:eastAsia="Calibri" w:cs="Calibri"/>
              </w:rPr>
            </w:pPr>
            <w:r>
              <w:rPr>
                <w:rFonts w:eastAsia="Calibri" w:cs="Calibri"/>
              </w:rPr>
              <w:t>23.49.5.111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FCA4EEC" w14:textId="77777777" w:rsidR="00C90278" w:rsidRPr="00B17F14" w:rsidRDefault="00C90278" w:rsidP="001A1B54">
            <w:pPr>
              <w:spacing w:line="259" w:lineRule="auto"/>
              <w:jc w:val="center"/>
              <w:rPr>
                <w:rFonts w:eastAsia="Calibri" w:cs="Calibri"/>
              </w:rPr>
            </w:pPr>
            <w:r>
              <w:rPr>
                <w:rFonts w:eastAsia="Calibri" w:cs="Calibri"/>
              </w:rPr>
              <w:t>23.49.5.229</w:t>
            </w:r>
          </w:p>
        </w:tc>
      </w:tr>
      <w:tr w:rsidR="00C90278" w:rsidRPr="000D193B" w14:paraId="4253DD2E"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3082293" w14:textId="77777777" w:rsidR="00C90278" w:rsidRPr="00B17F14" w:rsidRDefault="00C90278" w:rsidP="001A1B54">
            <w:pPr>
              <w:spacing w:line="259" w:lineRule="auto"/>
              <w:jc w:val="center"/>
              <w:rPr>
                <w:rFonts w:eastAsia="Calibri" w:cs="Calibri"/>
              </w:rPr>
            </w:pPr>
            <w:r>
              <w:rPr>
                <w:rFonts w:eastAsia="Calibri" w:cs="Calibri"/>
              </w:rPr>
              <w:t>23.49.5.237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A231F4C" w14:textId="77777777" w:rsidR="00C90278" w:rsidRPr="00B17F14" w:rsidRDefault="00C90278" w:rsidP="001A1B54">
            <w:pPr>
              <w:spacing w:line="259" w:lineRule="auto"/>
              <w:jc w:val="center"/>
              <w:rPr>
                <w:rFonts w:eastAsia="Calibri" w:cs="Calibri"/>
              </w:rPr>
            </w:pPr>
            <w:r>
              <w:rPr>
                <w:rFonts w:eastAsia="Calibri" w:cs="Calibri"/>
              </w:rPr>
              <w:t>23.49.105.31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0745B70" w14:textId="77777777" w:rsidR="00C90278" w:rsidRPr="00B17F14" w:rsidRDefault="00C90278" w:rsidP="001A1B54">
            <w:pPr>
              <w:spacing w:line="259" w:lineRule="auto"/>
              <w:jc w:val="center"/>
              <w:rPr>
                <w:rFonts w:eastAsia="Calibri" w:cs="Calibri"/>
              </w:rPr>
            </w:pPr>
            <w:r>
              <w:rPr>
                <w:rFonts w:eastAsia="Calibri" w:cs="Calibri"/>
              </w:rPr>
              <w:t>23.49.105.40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AE48D57" w14:textId="77777777" w:rsidR="00C90278" w:rsidRPr="00B17F14" w:rsidRDefault="00C90278" w:rsidP="001A1B54">
            <w:pPr>
              <w:spacing w:line="259" w:lineRule="auto"/>
              <w:jc w:val="center"/>
              <w:rPr>
                <w:rFonts w:eastAsia="Calibri" w:cs="Calibri"/>
              </w:rPr>
            </w:pPr>
            <w:r>
              <w:rPr>
                <w:rFonts w:eastAsia="Calibri" w:cs="Calibri"/>
              </w:rPr>
              <w:t>23.49.248.6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D0EF82D" w14:textId="77777777" w:rsidR="00C90278" w:rsidRPr="00B17F14" w:rsidRDefault="00C90278" w:rsidP="001A1B54">
            <w:pPr>
              <w:spacing w:line="259" w:lineRule="auto"/>
              <w:jc w:val="center"/>
              <w:rPr>
                <w:rFonts w:eastAsia="Calibri" w:cs="Calibri"/>
              </w:rPr>
            </w:pPr>
            <w:r>
              <w:rPr>
                <w:rFonts w:eastAsia="Calibri" w:cs="Calibri"/>
              </w:rPr>
              <w:t>23.49.248.7</w:t>
            </w:r>
          </w:p>
        </w:tc>
      </w:tr>
      <w:tr w:rsidR="00C90278" w:rsidRPr="000D193B" w14:paraId="48761B23"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659157D" w14:textId="77777777" w:rsidR="00C90278" w:rsidRPr="00B17F14" w:rsidRDefault="00C90278" w:rsidP="001A1B54">
            <w:pPr>
              <w:spacing w:line="259" w:lineRule="auto"/>
              <w:jc w:val="center"/>
              <w:rPr>
                <w:rFonts w:eastAsia="Calibri" w:cs="Calibri"/>
              </w:rPr>
            </w:pPr>
            <w:r>
              <w:rPr>
                <w:rFonts w:eastAsia="Calibri" w:cs="Calibri"/>
              </w:rPr>
              <w:t>23.49.248.19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29A25D7" w14:textId="77777777" w:rsidR="00C90278" w:rsidRPr="00B17F14" w:rsidRDefault="00C90278" w:rsidP="001A1B54">
            <w:pPr>
              <w:spacing w:line="259" w:lineRule="auto"/>
              <w:jc w:val="center"/>
              <w:rPr>
                <w:rFonts w:eastAsia="Calibri" w:cs="Calibri"/>
              </w:rPr>
            </w:pPr>
            <w:r>
              <w:rPr>
                <w:rFonts w:eastAsia="Calibri" w:cs="Calibri"/>
              </w:rPr>
              <w:t>23.49.248.140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EAA833F" w14:textId="77777777" w:rsidR="00C90278" w:rsidRPr="00B17F14" w:rsidRDefault="00C90278" w:rsidP="001A1B54">
            <w:pPr>
              <w:spacing w:line="259" w:lineRule="auto"/>
              <w:jc w:val="center"/>
              <w:rPr>
                <w:rFonts w:eastAsia="Calibri" w:cs="Calibri"/>
              </w:rPr>
            </w:pPr>
            <w:r>
              <w:rPr>
                <w:rFonts w:eastAsia="Calibri" w:cs="Calibri"/>
              </w:rPr>
              <w:t>23.50.131.132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E79CF11" w14:textId="77777777" w:rsidR="00C90278" w:rsidRPr="00B17F14" w:rsidRDefault="00C90278" w:rsidP="001A1B54">
            <w:pPr>
              <w:spacing w:line="259" w:lineRule="auto"/>
              <w:jc w:val="center"/>
              <w:rPr>
                <w:rFonts w:eastAsia="Calibri" w:cs="Calibri"/>
              </w:rPr>
            </w:pPr>
            <w:r>
              <w:rPr>
                <w:rFonts w:eastAsia="Calibri" w:cs="Calibri"/>
              </w:rPr>
              <w:t>23.50.131.139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209AE73" w14:textId="77777777" w:rsidR="00C90278" w:rsidRPr="00B17F14" w:rsidRDefault="00C90278" w:rsidP="001A1B54">
            <w:pPr>
              <w:spacing w:line="259" w:lineRule="auto"/>
              <w:jc w:val="center"/>
              <w:rPr>
                <w:rFonts w:eastAsia="Calibri" w:cs="Calibri"/>
              </w:rPr>
            </w:pPr>
            <w:r>
              <w:rPr>
                <w:rFonts w:eastAsia="Calibri" w:cs="Calibri"/>
              </w:rPr>
              <w:t>23.50.131.152</w:t>
            </w:r>
          </w:p>
        </w:tc>
      </w:tr>
      <w:tr w:rsidR="00C90278" w:rsidRPr="000D193B" w14:paraId="72A3BD4C"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5FBF1BE" w14:textId="77777777" w:rsidR="00C90278" w:rsidRPr="00B17F14" w:rsidRDefault="00C90278" w:rsidP="001A1B54">
            <w:pPr>
              <w:spacing w:line="259" w:lineRule="auto"/>
              <w:jc w:val="center"/>
              <w:rPr>
                <w:rFonts w:eastAsia="Calibri" w:cs="Calibri"/>
              </w:rPr>
            </w:pPr>
            <w:r>
              <w:rPr>
                <w:rFonts w:eastAsia="Calibri" w:cs="Calibri"/>
              </w:rPr>
              <w:t>23.50.131.153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D7609AC" w14:textId="77777777" w:rsidR="00C90278" w:rsidRPr="00B17F14" w:rsidRDefault="00C90278" w:rsidP="001A1B54">
            <w:pPr>
              <w:spacing w:line="259" w:lineRule="auto"/>
              <w:jc w:val="center"/>
              <w:rPr>
                <w:rFonts w:eastAsia="Calibri" w:cs="Calibri"/>
              </w:rPr>
            </w:pPr>
            <w:r>
              <w:rPr>
                <w:rFonts w:eastAsia="Calibri" w:cs="Calibri"/>
              </w:rPr>
              <w:t>23.50.232.233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45DEADF" w14:textId="77777777" w:rsidR="00C90278" w:rsidRPr="00B17F14" w:rsidRDefault="00C90278" w:rsidP="001A1B54">
            <w:pPr>
              <w:spacing w:line="259" w:lineRule="auto"/>
              <w:jc w:val="center"/>
              <w:rPr>
                <w:rFonts w:eastAsia="Calibri" w:cs="Calibri"/>
              </w:rPr>
            </w:pPr>
            <w:r>
              <w:rPr>
                <w:rFonts w:eastAsia="Calibri" w:cs="Calibri"/>
              </w:rPr>
              <w:t>23.52.40.18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2082940" w14:textId="77777777" w:rsidR="00C90278" w:rsidRPr="00B17F14" w:rsidRDefault="00C90278" w:rsidP="001A1B54">
            <w:pPr>
              <w:spacing w:line="259" w:lineRule="auto"/>
              <w:jc w:val="center"/>
              <w:rPr>
                <w:rFonts w:eastAsia="Calibri" w:cs="Calibri"/>
              </w:rPr>
            </w:pPr>
            <w:r>
              <w:rPr>
                <w:rFonts w:eastAsia="Calibri" w:cs="Calibri"/>
              </w:rPr>
              <w:t>23.52.40.24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E237DF4" w14:textId="77777777" w:rsidR="00C90278" w:rsidRPr="00B17F14" w:rsidRDefault="00C90278" w:rsidP="001A1B54">
            <w:pPr>
              <w:spacing w:line="259" w:lineRule="auto"/>
              <w:jc w:val="center"/>
              <w:rPr>
                <w:rFonts w:eastAsia="Calibri" w:cs="Calibri"/>
              </w:rPr>
            </w:pPr>
            <w:r>
              <w:rPr>
                <w:rFonts w:eastAsia="Calibri" w:cs="Calibri"/>
              </w:rPr>
              <w:t>23.52.40.25</w:t>
            </w:r>
          </w:p>
        </w:tc>
      </w:tr>
      <w:tr w:rsidR="00C90278" w:rsidRPr="000D193B" w14:paraId="765DF40E"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EA20DA4" w14:textId="77777777" w:rsidR="00C90278" w:rsidRPr="00B17F14" w:rsidRDefault="00C90278" w:rsidP="001A1B54">
            <w:pPr>
              <w:spacing w:line="259" w:lineRule="auto"/>
              <w:jc w:val="center"/>
              <w:rPr>
                <w:rFonts w:eastAsia="Calibri" w:cs="Calibri"/>
              </w:rPr>
            </w:pPr>
            <w:r>
              <w:rPr>
                <w:rFonts w:eastAsia="Calibri" w:cs="Calibri"/>
              </w:rPr>
              <w:t>23.52.40.32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9F1F7F5" w14:textId="77777777" w:rsidR="00C90278" w:rsidRPr="00B17F14" w:rsidRDefault="00C90278" w:rsidP="001A1B54">
            <w:pPr>
              <w:spacing w:line="259" w:lineRule="auto"/>
              <w:jc w:val="center"/>
              <w:rPr>
                <w:rFonts w:eastAsia="Calibri" w:cs="Calibri"/>
              </w:rPr>
            </w:pPr>
            <w:r>
              <w:rPr>
                <w:rFonts w:eastAsia="Calibri" w:cs="Calibri"/>
              </w:rPr>
              <w:t>23.52.40.33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2C278B9" w14:textId="77777777" w:rsidR="00C90278" w:rsidRPr="00B17F14" w:rsidRDefault="00C90278" w:rsidP="001A1B54">
            <w:pPr>
              <w:spacing w:line="259" w:lineRule="auto"/>
              <w:jc w:val="center"/>
              <w:rPr>
                <w:rFonts w:eastAsia="Calibri" w:cs="Calibri"/>
              </w:rPr>
            </w:pPr>
            <w:r>
              <w:rPr>
                <w:rFonts w:eastAsia="Calibri" w:cs="Calibri"/>
              </w:rPr>
              <w:t>23.52.40.42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99E41D4" w14:textId="77777777" w:rsidR="00C90278" w:rsidRPr="00B17F14" w:rsidRDefault="00C90278" w:rsidP="001A1B54">
            <w:pPr>
              <w:spacing w:line="259" w:lineRule="auto"/>
              <w:jc w:val="center"/>
              <w:rPr>
                <w:rFonts w:eastAsia="Calibri" w:cs="Calibri"/>
              </w:rPr>
            </w:pPr>
            <w:r>
              <w:rPr>
                <w:rFonts w:eastAsia="Calibri" w:cs="Calibri"/>
              </w:rPr>
              <w:t>23.52.40.48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75015B8" w14:textId="77777777" w:rsidR="00C90278" w:rsidRPr="00B17F14" w:rsidRDefault="00C90278" w:rsidP="001A1B54">
            <w:pPr>
              <w:spacing w:line="259" w:lineRule="auto"/>
              <w:jc w:val="center"/>
              <w:rPr>
                <w:rFonts w:eastAsia="Calibri" w:cs="Calibri"/>
              </w:rPr>
            </w:pPr>
            <w:r>
              <w:rPr>
                <w:rFonts w:eastAsia="Calibri" w:cs="Calibri"/>
              </w:rPr>
              <w:t>23.52.40.49</w:t>
            </w:r>
          </w:p>
        </w:tc>
      </w:tr>
      <w:tr w:rsidR="00C90278" w:rsidRPr="000D193B" w14:paraId="4852D983"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D68B07B" w14:textId="77777777" w:rsidR="00C90278" w:rsidRPr="00B17F14" w:rsidRDefault="00C90278" w:rsidP="001A1B54">
            <w:pPr>
              <w:spacing w:line="259" w:lineRule="auto"/>
              <w:jc w:val="center"/>
              <w:rPr>
                <w:rFonts w:eastAsia="Calibri" w:cs="Calibri"/>
              </w:rPr>
            </w:pPr>
            <w:r>
              <w:rPr>
                <w:rFonts w:eastAsia="Calibri" w:cs="Calibri"/>
              </w:rPr>
              <w:t>23.52.40.57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44707AC" w14:textId="77777777" w:rsidR="00C90278" w:rsidRPr="00B17F14" w:rsidRDefault="00C90278" w:rsidP="001A1B54">
            <w:pPr>
              <w:spacing w:line="259" w:lineRule="auto"/>
              <w:jc w:val="center"/>
              <w:rPr>
                <w:rFonts w:eastAsia="Calibri" w:cs="Calibri"/>
              </w:rPr>
            </w:pPr>
            <w:r>
              <w:rPr>
                <w:rFonts w:eastAsia="Calibri" w:cs="Calibri"/>
              </w:rPr>
              <w:t>23.52.40.59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3FE12AC" w14:textId="77777777" w:rsidR="00C90278" w:rsidRPr="00B17F14" w:rsidRDefault="00C90278" w:rsidP="001A1B54">
            <w:pPr>
              <w:spacing w:line="259" w:lineRule="auto"/>
              <w:jc w:val="center"/>
              <w:rPr>
                <w:rFonts w:eastAsia="Calibri" w:cs="Calibri"/>
              </w:rPr>
            </w:pPr>
            <w:r>
              <w:rPr>
                <w:rFonts w:eastAsia="Calibri" w:cs="Calibri"/>
              </w:rPr>
              <w:t>23.52.40.64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51F2B60" w14:textId="77777777" w:rsidR="00C90278" w:rsidRPr="00B17F14" w:rsidRDefault="00C90278" w:rsidP="001A1B54">
            <w:pPr>
              <w:spacing w:line="259" w:lineRule="auto"/>
              <w:jc w:val="center"/>
              <w:rPr>
                <w:rFonts w:eastAsia="Calibri" w:cs="Calibri"/>
              </w:rPr>
            </w:pPr>
            <w:r>
              <w:rPr>
                <w:rFonts w:eastAsia="Calibri" w:cs="Calibri"/>
              </w:rPr>
              <w:t>23.52.40.66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7CFC204" w14:textId="77777777" w:rsidR="00C90278" w:rsidRPr="00B17F14" w:rsidRDefault="00C90278" w:rsidP="001A1B54">
            <w:pPr>
              <w:spacing w:line="259" w:lineRule="auto"/>
              <w:jc w:val="center"/>
              <w:rPr>
                <w:rFonts w:eastAsia="Calibri" w:cs="Calibri"/>
              </w:rPr>
            </w:pPr>
            <w:r>
              <w:rPr>
                <w:rFonts w:eastAsia="Calibri" w:cs="Calibri"/>
              </w:rPr>
              <w:t>23.52.40.67</w:t>
            </w:r>
          </w:p>
        </w:tc>
      </w:tr>
      <w:tr w:rsidR="00C90278" w:rsidRPr="000D193B" w14:paraId="3B49FBCB"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D6F4A10" w14:textId="77777777" w:rsidR="00C90278" w:rsidRPr="00B17F14" w:rsidRDefault="00C90278" w:rsidP="001A1B54">
            <w:pPr>
              <w:spacing w:line="259" w:lineRule="auto"/>
              <w:jc w:val="center"/>
              <w:rPr>
                <w:rFonts w:eastAsia="Calibri" w:cs="Calibri"/>
              </w:rPr>
            </w:pPr>
            <w:r>
              <w:rPr>
                <w:rFonts w:eastAsia="Calibri" w:cs="Calibri"/>
              </w:rPr>
              <w:t>23.52.42.173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17908A1" w14:textId="77777777" w:rsidR="00C90278" w:rsidRPr="00B17F14" w:rsidRDefault="00C90278" w:rsidP="001A1B54">
            <w:pPr>
              <w:spacing w:line="259" w:lineRule="auto"/>
              <w:jc w:val="center"/>
              <w:rPr>
                <w:rFonts w:eastAsia="Calibri" w:cs="Calibri"/>
              </w:rPr>
            </w:pPr>
            <w:r>
              <w:rPr>
                <w:rFonts w:eastAsia="Calibri" w:cs="Calibri"/>
              </w:rPr>
              <w:t>23.52.42.176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B4CC089" w14:textId="77777777" w:rsidR="00C90278" w:rsidRPr="00B17F14" w:rsidRDefault="00C90278" w:rsidP="001A1B54">
            <w:pPr>
              <w:spacing w:line="259" w:lineRule="auto"/>
              <w:jc w:val="center"/>
              <w:rPr>
                <w:rFonts w:eastAsia="Calibri" w:cs="Calibri"/>
              </w:rPr>
            </w:pPr>
            <w:r>
              <w:rPr>
                <w:rFonts w:eastAsia="Calibri" w:cs="Calibri"/>
              </w:rPr>
              <w:t>23.52.42.181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A831C84" w14:textId="77777777" w:rsidR="00C90278" w:rsidRPr="00B17F14" w:rsidRDefault="00C90278" w:rsidP="001A1B54">
            <w:pPr>
              <w:spacing w:line="259" w:lineRule="auto"/>
              <w:jc w:val="center"/>
              <w:rPr>
                <w:rFonts w:eastAsia="Calibri" w:cs="Calibri"/>
              </w:rPr>
            </w:pPr>
            <w:r>
              <w:rPr>
                <w:rFonts w:eastAsia="Calibri" w:cs="Calibri"/>
              </w:rPr>
              <w:t>23.52.42.182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2E9B823" w14:textId="77777777" w:rsidR="00C90278" w:rsidRPr="00B17F14" w:rsidRDefault="00C90278" w:rsidP="001A1B54">
            <w:pPr>
              <w:spacing w:line="259" w:lineRule="auto"/>
              <w:jc w:val="center"/>
              <w:rPr>
                <w:rFonts w:eastAsia="Calibri" w:cs="Calibri"/>
              </w:rPr>
            </w:pPr>
            <w:r>
              <w:rPr>
                <w:rFonts w:eastAsia="Calibri" w:cs="Calibri"/>
              </w:rPr>
              <w:t>23.52.42.186</w:t>
            </w:r>
          </w:p>
        </w:tc>
      </w:tr>
      <w:tr w:rsidR="00C90278" w:rsidRPr="000D193B" w14:paraId="496D7D48"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04D75DC" w14:textId="77777777" w:rsidR="00C90278" w:rsidRPr="00B17F14" w:rsidRDefault="00C90278" w:rsidP="001A1B54">
            <w:pPr>
              <w:spacing w:line="259" w:lineRule="auto"/>
              <w:jc w:val="center"/>
              <w:rPr>
                <w:rFonts w:eastAsia="Calibri" w:cs="Calibri"/>
              </w:rPr>
            </w:pPr>
            <w:r>
              <w:rPr>
                <w:rFonts w:eastAsia="Calibri" w:cs="Calibri"/>
              </w:rPr>
              <w:t>23.52.42.191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6AF4DF7" w14:textId="77777777" w:rsidR="00C90278" w:rsidRPr="00B17F14" w:rsidRDefault="00C90278" w:rsidP="001A1B54">
            <w:pPr>
              <w:spacing w:line="259" w:lineRule="auto"/>
              <w:jc w:val="center"/>
              <w:rPr>
                <w:rFonts w:eastAsia="Calibri" w:cs="Calibri"/>
              </w:rPr>
            </w:pPr>
            <w:r>
              <w:rPr>
                <w:rFonts w:eastAsia="Calibri" w:cs="Calibri"/>
              </w:rPr>
              <w:t>23.52.42.192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E4EDCCA" w14:textId="77777777" w:rsidR="00C90278" w:rsidRPr="00B17F14" w:rsidRDefault="00C90278" w:rsidP="001A1B54">
            <w:pPr>
              <w:spacing w:line="259" w:lineRule="auto"/>
              <w:jc w:val="center"/>
              <w:rPr>
                <w:rFonts w:eastAsia="Calibri" w:cs="Calibri"/>
              </w:rPr>
            </w:pPr>
            <w:r>
              <w:rPr>
                <w:rFonts w:eastAsia="Calibri" w:cs="Calibri"/>
              </w:rPr>
              <w:t>23.53.3.132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27905FA" w14:textId="77777777" w:rsidR="00C90278" w:rsidRPr="00B17F14" w:rsidRDefault="00C90278" w:rsidP="001A1B54">
            <w:pPr>
              <w:spacing w:line="259" w:lineRule="auto"/>
              <w:jc w:val="center"/>
              <w:rPr>
                <w:rFonts w:eastAsia="Calibri" w:cs="Calibri"/>
              </w:rPr>
            </w:pPr>
            <w:r>
              <w:rPr>
                <w:rFonts w:eastAsia="Calibri" w:cs="Calibri"/>
              </w:rPr>
              <w:t>23.53.3.139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7E7246F" w14:textId="77777777" w:rsidR="00C90278" w:rsidRPr="00B17F14" w:rsidRDefault="00C90278" w:rsidP="001A1B54">
            <w:pPr>
              <w:spacing w:line="259" w:lineRule="auto"/>
              <w:jc w:val="center"/>
              <w:rPr>
                <w:rFonts w:eastAsia="Calibri" w:cs="Calibri"/>
              </w:rPr>
            </w:pPr>
            <w:r>
              <w:rPr>
                <w:rFonts w:eastAsia="Calibri" w:cs="Calibri"/>
              </w:rPr>
              <w:t>23.53.3.147</w:t>
            </w:r>
          </w:p>
        </w:tc>
      </w:tr>
      <w:tr w:rsidR="00C90278" w:rsidRPr="000D193B" w14:paraId="120D156D"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86C0D86" w14:textId="77777777" w:rsidR="00C90278" w:rsidRPr="00B17F14" w:rsidRDefault="00C90278" w:rsidP="001A1B54">
            <w:pPr>
              <w:spacing w:line="259" w:lineRule="auto"/>
              <w:jc w:val="center"/>
              <w:rPr>
                <w:rFonts w:eastAsia="Calibri" w:cs="Calibri"/>
              </w:rPr>
            </w:pPr>
            <w:r>
              <w:rPr>
                <w:rFonts w:eastAsia="Calibri" w:cs="Calibri"/>
              </w:rPr>
              <w:t>23.53.3.150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44F8368" w14:textId="77777777" w:rsidR="00C90278" w:rsidRPr="00B17F14" w:rsidRDefault="00C90278" w:rsidP="001A1B54">
            <w:pPr>
              <w:spacing w:line="259" w:lineRule="auto"/>
              <w:jc w:val="center"/>
              <w:rPr>
                <w:rFonts w:eastAsia="Calibri" w:cs="Calibri"/>
              </w:rPr>
            </w:pPr>
            <w:r>
              <w:rPr>
                <w:rFonts w:eastAsia="Calibri" w:cs="Calibri"/>
              </w:rPr>
              <w:t>23.53.11.135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970E952" w14:textId="77777777" w:rsidR="00C90278" w:rsidRPr="00B17F14" w:rsidRDefault="00C90278" w:rsidP="001A1B54">
            <w:pPr>
              <w:spacing w:line="259" w:lineRule="auto"/>
              <w:jc w:val="center"/>
              <w:rPr>
                <w:rFonts w:eastAsia="Calibri" w:cs="Calibri"/>
              </w:rPr>
            </w:pPr>
            <w:r>
              <w:rPr>
                <w:rFonts w:eastAsia="Calibri" w:cs="Calibri"/>
              </w:rPr>
              <w:t>23.53.11.136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BB3E600" w14:textId="77777777" w:rsidR="00C90278" w:rsidRPr="00B17F14" w:rsidRDefault="00C90278" w:rsidP="001A1B54">
            <w:pPr>
              <w:spacing w:line="259" w:lineRule="auto"/>
              <w:jc w:val="center"/>
              <w:rPr>
                <w:rFonts w:eastAsia="Calibri" w:cs="Calibri"/>
              </w:rPr>
            </w:pPr>
            <w:r>
              <w:rPr>
                <w:rFonts w:eastAsia="Calibri" w:cs="Calibri"/>
              </w:rPr>
              <w:t>23.53.11.138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F8B6777" w14:textId="77777777" w:rsidR="00C90278" w:rsidRPr="00B17F14" w:rsidRDefault="00C90278" w:rsidP="001A1B54">
            <w:pPr>
              <w:spacing w:line="259" w:lineRule="auto"/>
              <w:jc w:val="center"/>
              <w:rPr>
                <w:rFonts w:eastAsia="Calibri" w:cs="Calibri"/>
              </w:rPr>
            </w:pPr>
            <w:r>
              <w:rPr>
                <w:rFonts w:eastAsia="Calibri" w:cs="Calibri"/>
              </w:rPr>
              <w:t>23.53.11.139</w:t>
            </w:r>
          </w:p>
        </w:tc>
      </w:tr>
      <w:tr w:rsidR="00C90278" w:rsidRPr="000D193B" w14:paraId="289F8A4D"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AFBBE3B" w14:textId="77777777" w:rsidR="00C90278" w:rsidRPr="00B17F14" w:rsidRDefault="00C90278" w:rsidP="001A1B54">
            <w:pPr>
              <w:spacing w:line="259" w:lineRule="auto"/>
              <w:jc w:val="center"/>
              <w:rPr>
                <w:rFonts w:eastAsia="Calibri" w:cs="Calibri"/>
              </w:rPr>
            </w:pPr>
            <w:r>
              <w:rPr>
                <w:rFonts w:eastAsia="Calibri" w:cs="Calibri"/>
              </w:rPr>
              <w:t>23.53.11.140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6BDA9C9" w14:textId="77777777" w:rsidR="00C90278" w:rsidRPr="00B17F14" w:rsidRDefault="00C90278" w:rsidP="001A1B54">
            <w:pPr>
              <w:spacing w:line="259" w:lineRule="auto"/>
              <w:jc w:val="center"/>
              <w:rPr>
                <w:rFonts w:eastAsia="Calibri" w:cs="Calibri"/>
              </w:rPr>
            </w:pPr>
            <w:r>
              <w:rPr>
                <w:rFonts w:eastAsia="Calibri" w:cs="Calibri"/>
              </w:rPr>
              <w:t>23.53.11.142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5276161" w14:textId="77777777" w:rsidR="00C90278" w:rsidRPr="00B17F14" w:rsidRDefault="00C90278" w:rsidP="001A1B54">
            <w:pPr>
              <w:spacing w:line="259" w:lineRule="auto"/>
              <w:jc w:val="center"/>
              <w:rPr>
                <w:rFonts w:eastAsia="Calibri" w:cs="Calibri"/>
              </w:rPr>
            </w:pPr>
            <w:r>
              <w:rPr>
                <w:rFonts w:eastAsia="Calibri" w:cs="Calibri"/>
              </w:rPr>
              <w:t>23.53.11.144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2CFAC85" w14:textId="77777777" w:rsidR="00C90278" w:rsidRPr="00B17F14" w:rsidRDefault="00C90278" w:rsidP="001A1B54">
            <w:pPr>
              <w:spacing w:line="259" w:lineRule="auto"/>
              <w:jc w:val="center"/>
              <w:rPr>
                <w:rFonts w:eastAsia="Calibri" w:cs="Calibri"/>
              </w:rPr>
            </w:pPr>
            <w:r>
              <w:rPr>
                <w:rFonts w:eastAsia="Calibri" w:cs="Calibri"/>
              </w:rPr>
              <w:t>23.53.11.145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41A1B8B" w14:textId="77777777" w:rsidR="00C90278" w:rsidRPr="00B17F14" w:rsidRDefault="00C90278" w:rsidP="001A1B54">
            <w:pPr>
              <w:spacing w:line="259" w:lineRule="auto"/>
              <w:jc w:val="center"/>
              <w:rPr>
                <w:rFonts w:eastAsia="Calibri" w:cs="Calibri"/>
              </w:rPr>
            </w:pPr>
            <w:r>
              <w:rPr>
                <w:rFonts w:eastAsia="Calibri" w:cs="Calibri"/>
              </w:rPr>
              <w:t>23.53.11.146</w:t>
            </w:r>
          </w:p>
        </w:tc>
      </w:tr>
      <w:tr w:rsidR="00C90278" w:rsidRPr="000D193B" w14:paraId="26F87F8D"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B897E9F" w14:textId="77777777" w:rsidR="00C90278" w:rsidRPr="00B17F14" w:rsidRDefault="00C90278" w:rsidP="001A1B54">
            <w:pPr>
              <w:spacing w:line="259" w:lineRule="auto"/>
              <w:jc w:val="center"/>
              <w:rPr>
                <w:rFonts w:eastAsia="Calibri" w:cs="Calibri"/>
              </w:rPr>
            </w:pPr>
            <w:r>
              <w:rPr>
                <w:rFonts w:eastAsia="Calibri" w:cs="Calibri"/>
              </w:rPr>
              <w:t>23.53.11.164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4CB5AA7" w14:textId="77777777" w:rsidR="00C90278" w:rsidRPr="00B17F14" w:rsidRDefault="00C90278" w:rsidP="001A1B54">
            <w:pPr>
              <w:spacing w:line="259" w:lineRule="auto"/>
              <w:jc w:val="center"/>
              <w:rPr>
                <w:rFonts w:eastAsia="Calibri" w:cs="Calibri"/>
              </w:rPr>
            </w:pPr>
            <w:r>
              <w:rPr>
                <w:rFonts w:eastAsia="Calibri" w:cs="Calibri"/>
              </w:rPr>
              <w:t>23.53.11.165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86177AE" w14:textId="77777777" w:rsidR="00C90278" w:rsidRPr="00B17F14" w:rsidRDefault="00C90278" w:rsidP="001A1B54">
            <w:pPr>
              <w:spacing w:line="259" w:lineRule="auto"/>
              <w:jc w:val="center"/>
              <w:rPr>
                <w:rFonts w:eastAsia="Calibri" w:cs="Calibri"/>
              </w:rPr>
            </w:pPr>
            <w:r>
              <w:rPr>
                <w:rFonts w:eastAsia="Calibri" w:cs="Calibri"/>
              </w:rPr>
              <w:t>23.53.11.167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E394532" w14:textId="77777777" w:rsidR="00C90278" w:rsidRPr="00B17F14" w:rsidRDefault="00C90278" w:rsidP="001A1B54">
            <w:pPr>
              <w:spacing w:line="259" w:lineRule="auto"/>
              <w:jc w:val="center"/>
              <w:rPr>
                <w:rFonts w:eastAsia="Calibri" w:cs="Calibri"/>
              </w:rPr>
            </w:pPr>
            <w:r>
              <w:rPr>
                <w:rFonts w:eastAsia="Calibri" w:cs="Calibri"/>
              </w:rPr>
              <w:t>23.53.11.168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6207A17" w14:textId="77777777" w:rsidR="00C90278" w:rsidRPr="00B17F14" w:rsidRDefault="00C90278" w:rsidP="001A1B54">
            <w:pPr>
              <w:spacing w:line="259" w:lineRule="auto"/>
              <w:jc w:val="center"/>
              <w:rPr>
                <w:rFonts w:eastAsia="Calibri" w:cs="Calibri"/>
              </w:rPr>
            </w:pPr>
            <w:r>
              <w:rPr>
                <w:rFonts w:eastAsia="Calibri" w:cs="Calibri"/>
              </w:rPr>
              <w:t>23.53.11.169</w:t>
            </w:r>
          </w:p>
        </w:tc>
      </w:tr>
      <w:tr w:rsidR="00C90278" w:rsidRPr="000D193B" w14:paraId="5E761C07"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6420ABB" w14:textId="77777777" w:rsidR="00C90278" w:rsidRPr="00B17F14" w:rsidRDefault="00C90278" w:rsidP="001A1B54">
            <w:pPr>
              <w:spacing w:line="259" w:lineRule="auto"/>
              <w:jc w:val="center"/>
              <w:rPr>
                <w:rFonts w:eastAsia="Calibri" w:cs="Calibri"/>
              </w:rPr>
            </w:pPr>
            <w:r>
              <w:rPr>
                <w:rFonts w:eastAsia="Calibri" w:cs="Calibri"/>
              </w:rPr>
              <w:t>23.53.11.172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EA27EDA" w14:textId="77777777" w:rsidR="00C90278" w:rsidRPr="00B17F14" w:rsidRDefault="00C90278" w:rsidP="001A1B54">
            <w:pPr>
              <w:spacing w:line="259" w:lineRule="auto"/>
              <w:jc w:val="center"/>
              <w:rPr>
                <w:rFonts w:eastAsia="Calibri" w:cs="Calibri"/>
              </w:rPr>
            </w:pPr>
            <w:r>
              <w:rPr>
                <w:rFonts w:eastAsia="Calibri" w:cs="Calibri"/>
              </w:rPr>
              <w:t>23.53.11.174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AE93FA5" w14:textId="77777777" w:rsidR="00C90278" w:rsidRPr="00B17F14" w:rsidRDefault="00C90278" w:rsidP="001A1B54">
            <w:pPr>
              <w:spacing w:line="259" w:lineRule="auto"/>
              <w:jc w:val="center"/>
              <w:rPr>
                <w:rFonts w:eastAsia="Calibri" w:cs="Calibri"/>
              </w:rPr>
            </w:pPr>
            <w:r>
              <w:rPr>
                <w:rFonts w:eastAsia="Calibri" w:cs="Calibri"/>
              </w:rPr>
              <w:t>23.53.11.175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13B7D99" w14:textId="77777777" w:rsidR="00C90278" w:rsidRPr="00B17F14" w:rsidRDefault="00C90278" w:rsidP="001A1B54">
            <w:pPr>
              <w:spacing w:line="259" w:lineRule="auto"/>
              <w:jc w:val="center"/>
              <w:rPr>
                <w:rFonts w:eastAsia="Calibri" w:cs="Calibri"/>
              </w:rPr>
            </w:pPr>
            <w:r>
              <w:rPr>
                <w:rFonts w:eastAsia="Calibri" w:cs="Calibri"/>
              </w:rPr>
              <w:t>23.53.11.176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24E3C90" w14:textId="77777777" w:rsidR="00C90278" w:rsidRPr="00B17F14" w:rsidRDefault="00C90278" w:rsidP="001A1B54">
            <w:pPr>
              <w:spacing w:line="259" w:lineRule="auto"/>
              <w:jc w:val="center"/>
              <w:rPr>
                <w:rFonts w:eastAsia="Calibri" w:cs="Calibri"/>
              </w:rPr>
            </w:pPr>
            <w:r>
              <w:rPr>
                <w:rFonts w:eastAsia="Calibri" w:cs="Calibri"/>
              </w:rPr>
              <w:t>23.53.11.177</w:t>
            </w:r>
          </w:p>
        </w:tc>
      </w:tr>
      <w:tr w:rsidR="00C90278" w:rsidRPr="000D193B" w14:paraId="7B97F829"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41E2FD3" w14:textId="77777777" w:rsidR="00C90278" w:rsidRPr="00B17F14" w:rsidRDefault="00C90278" w:rsidP="001A1B54">
            <w:pPr>
              <w:spacing w:line="259" w:lineRule="auto"/>
              <w:jc w:val="center"/>
              <w:rPr>
                <w:rFonts w:eastAsia="Calibri" w:cs="Calibri"/>
              </w:rPr>
            </w:pPr>
            <w:r>
              <w:rPr>
                <w:rFonts w:eastAsia="Calibri" w:cs="Calibri"/>
              </w:rPr>
              <w:t>23.53.13.168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51DB873" w14:textId="77777777" w:rsidR="00C90278" w:rsidRPr="00B17F14" w:rsidRDefault="00C90278" w:rsidP="001A1B54">
            <w:pPr>
              <w:spacing w:line="259" w:lineRule="auto"/>
              <w:jc w:val="center"/>
              <w:rPr>
                <w:rFonts w:eastAsia="Calibri" w:cs="Calibri"/>
              </w:rPr>
            </w:pPr>
            <w:r>
              <w:rPr>
                <w:rFonts w:eastAsia="Calibri" w:cs="Calibri"/>
              </w:rPr>
              <w:t>23.53.13.172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039E4ED" w14:textId="77777777" w:rsidR="00C90278" w:rsidRPr="00B17F14" w:rsidRDefault="00C90278" w:rsidP="001A1B54">
            <w:pPr>
              <w:spacing w:line="259" w:lineRule="auto"/>
              <w:jc w:val="center"/>
              <w:rPr>
                <w:rFonts w:eastAsia="Calibri" w:cs="Calibri"/>
              </w:rPr>
            </w:pPr>
            <w:r>
              <w:rPr>
                <w:rFonts w:eastAsia="Calibri" w:cs="Calibri"/>
              </w:rPr>
              <w:t>23.53.35.132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8102712" w14:textId="77777777" w:rsidR="00C90278" w:rsidRPr="00B17F14" w:rsidRDefault="00C90278" w:rsidP="001A1B54">
            <w:pPr>
              <w:spacing w:line="259" w:lineRule="auto"/>
              <w:jc w:val="center"/>
              <w:rPr>
                <w:rFonts w:eastAsia="Calibri" w:cs="Calibri"/>
              </w:rPr>
            </w:pPr>
            <w:r>
              <w:rPr>
                <w:rFonts w:eastAsia="Calibri" w:cs="Calibri"/>
              </w:rPr>
              <w:t>23.53.35.133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EB7C89C" w14:textId="77777777" w:rsidR="00C90278" w:rsidRPr="00B17F14" w:rsidRDefault="00C90278" w:rsidP="001A1B54">
            <w:pPr>
              <w:spacing w:line="259" w:lineRule="auto"/>
              <w:jc w:val="center"/>
              <w:rPr>
                <w:rFonts w:eastAsia="Calibri" w:cs="Calibri"/>
              </w:rPr>
            </w:pPr>
            <w:r>
              <w:rPr>
                <w:rFonts w:eastAsia="Calibri" w:cs="Calibri"/>
              </w:rPr>
              <w:t>23.53.35.135</w:t>
            </w:r>
          </w:p>
        </w:tc>
      </w:tr>
      <w:tr w:rsidR="00C90278" w:rsidRPr="000D193B" w14:paraId="30D23AEB"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01847E4" w14:textId="77777777" w:rsidR="00C90278" w:rsidRPr="00B17F14" w:rsidRDefault="00C90278" w:rsidP="001A1B54">
            <w:pPr>
              <w:spacing w:line="259" w:lineRule="auto"/>
              <w:jc w:val="center"/>
              <w:rPr>
                <w:rFonts w:eastAsia="Calibri" w:cs="Calibri"/>
              </w:rPr>
            </w:pPr>
            <w:r>
              <w:rPr>
                <w:rFonts w:eastAsia="Calibri" w:cs="Calibri"/>
              </w:rPr>
              <w:t>23.53.35.136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E8AA736" w14:textId="77777777" w:rsidR="00C90278" w:rsidRPr="00B17F14" w:rsidRDefault="00C90278" w:rsidP="001A1B54">
            <w:pPr>
              <w:spacing w:line="259" w:lineRule="auto"/>
              <w:jc w:val="center"/>
              <w:rPr>
                <w:rFonts w:eastAsia="Calibri" w:cs="Calibri"/>
              </w:rPr>
            </w:pPr>
            <w:r>
              <w:rPr>
                <w:rFonts w:eastAsia="Calibri" w:cs="Calibri"/>
              </w:rPr>
              <w:t>23.53.35.137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83D6AA0" w14:textId="77777777" w:rsidR="00C90278" w:rsidRPr="00B17F14" w:rsidRDefault="00C90278" w:rsidP="001A1B54">
            <w:pPr>
              <w:spacing w:line="259" w:lineRule="auto"/>
              <w:jc w:val="center"/>
              <w:rPr>
                <w:rFonts w:eastAsia="Calibri" w:cs="Calibri"/>
              </w:rPr>
            </w:pPr>
            <w:r>
              <w:rPr>
                <w:rFonts w:eastAsia="Calibri" w:cs="Calibri"/>
              </w:rPr>
              <w:t>23.53.35.140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7307C2D" w14:textId="77777777" w:rsidR="00C90278" w:rsidRPr="00B17F14" w:rsidRDefault="00C90278" w:rsidP="001A1B54">
            <w:pPr>
              <w:spacing w:line="259" w:lineRule="auto"/>
              <w:jc w:val="center"/>
              <w:rPr>
                <w:rFonts w:eastAsia="Calibri" w:cs="Calibri"/>
              </w:rPr>
            </w:pPr>
            <w:r>
              <w:rPr>
                <w:rFonts w:eastAsia="Calibri" w:cs="Calibri"/>
              </w:rPr>
              <w:t>23.53.35.143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A18B485" w14:textId="77777777" w:rsidR="00C90278" w:rsidRPr="00B17F14" w:rsidRDefault="00C90278" w:rsidP="001A1B54">
            <w:pPr>
              <w:spacing w:line="259" w:lineRule="auto"/>
              <w:jc w:val="center"/>
              <w:rPr>
                <w:rFonts w:eastAsia="Calibri" w:cs="Calibri"/>
              </w:rPr>
            </w:pPr>
            <w:r>
              <w:rPr>
                <w:rFonts w:eastAsia="Calibri" w:cs="Calibri"/>
              </w:rPr>
              <w:t>23.53.35.144</w:t>
            </w:r>
          </w:p>
        </w:tc>
      </w:tr>
      <w:tr w:rsidR="00C90278" w:rsidRPr="000D193B" w14:paraId="2A402079"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C2B12BB" w14:textId="77777777" w:rsidR="00C90278" w:rsidRPr="00B17F14" w:rsidRDefault="00C90278" w:rsidP="001A1B54">
            <w:pPr>
              <w:spacing w:line="259" w:lineRule="auto"/>
              <w:jc w:val="center"/>
              <w:rPr>
                <w:rFonts w:eastAsia="Calibri" w:cs="Calibri"/>
              </w:rPr>
            </w:pPr>
            <w:r>
              <w:rPr>
                <w:rFonts w:eastAsia="Calibri" w:cs="Calibri"/>
              </w:rPr>
              <w:lastRenderedPageBreak/>
              <w:t>23.53.35.146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B7A3CBD" w14:textId="77777777" w:rsidR="00C90278" w:rsidRPr="00B17F14" w:rsidRDefault="00C90278" w:rsidP="001A1B54">
            <w:pPr>
              <w:spacing w:line="259" w:lineRule="auto"/>
              <w:jc w:val="center"/>
              <w:rPr>
                <w:rFonts w:eastAsia="Calibri" w:cs="Calibri"/>
              </w:rPr>
            </w:pPr>
            <w:r>
              <w:rPr>
                <w:rFonts w:eastAsia="Calibri" w:cs="Calibri"/>
              </w:rPr>
              <w:t>23.53.35.164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B791053" w14:textId="77777777" w:rsidR="00C90278" w:rsidRPr="00B17F14" w:rsidRDefault="00C90278" w:rsidP="001A1B54">
            <w:pPr>
              <w:spacing w:line="259" w:lineRule="auto"/>
              <w:jc w:val="center"/>
              <w:rPr>
                <w:rFonts w:eastAsia="Calibri" w:cs="Calibri"/>
              </w:rPr>
            </w:pPr>
            <w:r>
              <w:rPr>
                <w:rFonts w:eastAsia="Calibri" w:cs="Calibri"/>
              </w:rPr>
              <w:t>23.53.35.165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E742F1E" w14:textId="77777777" w:rsidR="00C90278" w:rsidRPr="00B17F14" w:rsidRDefault="00C90278" w:rsidP="001A1B54">
            <w:pPr>
              <w:spacing w:line="259" w:lineRule="auto"/>
              <w:jc w:val="center"/>
              <w:rPr>
                <w:rFonts w:eastAsia="Calibri" w:cs="Calibri"/>
              </w:rPr>
            </w:pPr>
            <w:r>
              <w:rPr>
                <w:rFonts w:eastAsia="Calibri" w:cs="Calibri"/>
              </w:rPr>
              <w:t>23.53.35.167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A40927A" w14:textId="77777777" w:rsidR="00C90278" w:rsidRPr="00B17F14" w:rsidRDefault="00C90278" w:rsidP="001A1B54">
            <w:pPr>
              <w:spacing w:line="259" w:lineRule="auto"/>
              <w:jc w:val="center"/>
              <w:rPr>
                <w:rFonts w:eastAsia="Calibri" w:cs="Calibri"/>
              </w:rPr>
            </w:pPr>
            <w:r>
              <w:rPr>
                <w:rFonts w:eastAsia="Calibri" w:cs="Calibri"/>
              </w:rPr>
              <w:t>23.53.35.171</w:t>
            </w:r>
          </w:p>
        </w:tc>
      </w:tr>
      <w:tr w:rsidR="00C90278" w:rsidRPr="000D193B" w14:paraId="7E334A3E"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92A86BD" w14:textId="77777777" w:rsidR="00C90278" w:rsidRPr="00B17F14" w:rsidRDefault="00C90278" w:rsidP="001A1B54">
            <w:pPr>
              <w:spacing w:line="259" w:lineRule="auto"/>
              <w:jc w:val="center"/>
              <w:rPr>
                <w:rFonts w:eastAsia="Calibri" w:cs="Calibri"/>
              </w:rPr>
            </w:pPr>
            <w:r>
              <w:rPr>
                <w:rFonts w:eastAsia="Calibri" w:cs="Calibri"/>
              </w:rPr>
              <w:t>23.53.35.173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F7FF71F" w14:textId="77777777" w:rsidR="00C90278" w:rsidRPr="00B17F14" w:rsidRDefault="00C90278" w:rsidP="001A1B54">
            <w:pPr>
              <w:spacing w:line="259" w:lineRule="auto"/>
              <w:jc w:val="center"/>
              <w:rPr>
                <w:rFonts w:eastAsia="Calibri" w:cs="Calibri"/>
              </w:rPr>
            </w:pPr>
            <w:r>
              <w:rPr>
                <w:rFonts w:eastAsia="Calibri" w:cs="Calibri"/>
              </w:rPr>
              <w:t>23.53.35.177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B3840D9" w14:textId="77777777" w:rsidR="00C90278" w:rsidRPr="00B17F14" w:rsidRDefault="00C90278" w:rsidP="001A1B54">
            <w:pPr>
              <w:spacing w:line="259" w:lineRule="auto"/>
              <w:jc w:val="center"/>
              <w:rPr>
                <w:rFonts w:eastAsia="Calibri" w:cs="Calibri"/>
              </w:rPr>
            </w:pPr>
            <w:r>
              <w:rPr>
                <w:rFonts w:eastAsia="Calibri" w:cs="Calibri"/>
              </w:rPr>
              <w:t>23.54.30.8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81C7D8D" w14:textId="77777777" w:rsidR="00C90278" w:rsidRPr="00B17F14" w:rsidRDefault="00C90278" w:rsidP="001A1B54">
            <w:pPr>
              <w:spacing w:line="259" w:lineRule="auto"/>
              <w:jc w:val="center"/>
              <w:rPr>
                <w:rFonts w:eastAsia="Calibri" w:cs="Calibri"/>
              </w:rPr>
            </w:pPr>
            <w:r>
              <w:rPr>
                <w:rFonts w:eastAsia="Calibri" w:cs="Calibri"/>
              </w:rPr>
              <w:t>23.54.76.132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8097751" w14:textId="77777777" w:rsidR="00C90278" w:rsidRPr="00B17F14" w:rsidRDefault="00C90278" w:rsidP="001A1B54">
            <w:pPr>
              <w:spacing w:line="259" w:lineRule="auto"/>
              <w:jc w:val="center"/>
              <w:rPr>
                <w:rFonts w:eastAsia="Calibri" w:cs="Calibri"/>
              </w:rPr>
            </w:pPr>
            <w:r>
              <w:rPr>
                <w:rFonts w:eastAsia="Calibri" w:cs="Calibri"/>
              </w:rPr>
              <w:t>23.54.76.134</w:t>
            </w:r>
          </w:p>
        </w:tc>
      </w:tr>
      <w:tr w:rsidR="00C90278" w:rsidRPr="000D193B" w14:paraId="55244E58"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0B43B57" w14:textId="77777777" w:rsidR="00C90278" w:rsidRPr="00B17F14" w:rsidRDefault="00C90278" w:rsidP="001A1B54">
            <w:pPr>
              <w:spacing w:line="259" w:lineRule="auto"/>
              <w:jc w:val="center"/>
              <w:rPr>
                <w:rFonts w:eastAsia="Calibri" w:cs="Calibri"/>
              </w:rPr>
            </w:pPr>
            <w:r>
              <w:rPr>
                <w:rFonts w:eastAsia="Calibri" w:cs="Calibri"/>
              </w:rPr>
              <w:t>23.54.76.136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D55342C" w14:textId="77777777" w:rsidR="00C90278" w:rsidRPr="00B17F14" w:rsidRDefault="00C90278" w:rsidP="001A1B54">
            <w:pPr>
              <w:spacing w:line="259" w:lineRule="auto"/>
              <w:jc w:val="center"/>
              <w:rPr>
                <w:rFonts w:eastAsia="Calibri" w:cs="Calibri"/>
              </w:rPr>
            </w:pPr>
            <w:r>
              <w:rPr>
                <w:rFonts w:eastAsia="Calibri" w:cs="Calibri"/>
              </w:rPr>
              <w:t>23.54.76.139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8BF6555" w14:textId="77777777" w:rsidR="00C90278" w:rsidRPr="00B17F14" w:rsidRDefault="00C90278" w:rsidP="001A1B54">
            <w:pPr>
              <w:spacing w:line="259" w:lineRule="auto"/>
              <w:jc w:val="center"/>
              <w:rPr>
                <w:rFonts w:eastAsia="Calibri" w:cs="Calibri"/>
              </w:rPr>
            </w:pPr>
            <w:r>
              <w:rPr>
                <w:rFonts w:eastAsia="Calibri" w:cs="Calibri"/>
              </w:rPr>
              <w:t>23.54.76.140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19F56B4" w14:textId="77777777" w:rsidR="00C90278" w:rsidRPr="00B17F14" w:rsidRDefault="00C90278" w:rsidP="001A1B54">
            <w:pPr>
              <w:spacing w:line="259" w:lineRule="auto"/>
              <w:jc w:val="center"/>
              <w:rPr>
                <w:rFonts w:eastAsia="Calibri" w:cs="Calibri"/>
              </w:rPr>
            </w:pPr>
            <w:r>
              <w:rPr>
                <w:rFonts w:eastAsia="Calibri" w:cs="Calibri"/>
              </w:rPr>
              <w:t>23.54.76.145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8CE15BA" w14:textId="77777777" w:rsidR="00C90278" w:rsidRPr="00B17F14" w:rsidRDefault="00C90278" w:rsidP="001A1B54">
            <w:pPr>
              <w:spacing w:line="259" w:lineRule="auto"/>
              <w:jc w:val="center"/>
              <w:rPr>
                <w:rFonts w:eastAsia="Calibri" w:cs="Calibri"/>
              </w:rPr>
            </w:pPr>
            <w:r>
              <w:rPr>
                <w:rFonts w:eastAsia="Calibri" w:cs="Calibri"/>
              </w:rPr>
              <w:t>23.54.76.146</w:t>
            </w:r>
          </w:p>
        </w:tc>
      </w:tr>
      <w:tr w:rsidR="00C90278" w:rsidRPr="000D193B" w14:paraId="425553B5"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CDE74A3" w14:textId="77777777" w:rsidR="00C90278" w:rsidRPr="00B17F14" w:rsidRDefault="00C90278" w:rsidP="001A1B54">
            <w:pPr>
              <w:spacing w:line="259" w:lineRule="auto"/>
              <w:jc w:val="center"/>
              <w:rPr>
                <w:rFonts w:eastAsia="Calibri" w:cs="Calibri"/>
              </w:rPr>
            </w:pPr>
            <w:r>
              <w:rPr>
                <w:rFonts w:eastAsia="Calibri" w:cs="Calibri"/>
              </w:rPr>
              <w:t>23.54.76.150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D2D75EC" w14:textId="77777777" w:rsidR="00C90278" w:rsidRPr="00B17F14" w:rsidRDefault="00C90278" w:rsidP="001A1B54">
            <w:pPr>
              <w:spacing w:line="259" w:lineRule="auto"/>
              <w:jc w:val="center"/>
              <w:rPr>
                <w:rFonts w:eastAsia="Calibri" w:cs="Calibri"/>
              </w:rPr>
            </w:pPr>
            <w:r>
              <w:rPr>
                <w:rFonts w:eastAsia="Calibri" w:cs="Calibri"/>
              </w:rPr>
              <w:t>23.54.76.151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4119701" w14:textId="77777777" w:rsidR="00C90278" w:rsidRPr="00B17F14" w:rsidRDefault="00C90278" w:rsidP="001A1B54">
            <w:pPr>
              <w:spacing w:line="259" w:lineRule="auto"/>
              <w:jc w:val="center"/>
              <w:rPr>
                <w:rFonts w:eastAsia="Calibri" w:cs="Calibri"/>
              </w:rPr>
            </w:pPr>
            <w:r>
              <w:rPr>
                <w:rFonts w:eastAsia="Calibri" w:cs="Calibri"/>
              </w:rPr>
              <w:t>23.54.76.152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1DAEB02" w14:textId="77777777" w:rsidR="00C90278" w:rsidRPr="00B17F14" w:rsidRDefault="00C90278" w:rsidP="001A1B54">
            <w:pPr>
              <w:spacing w:line="259" w:lineRule="auto"/>
              <w:jc w:val="center"/>
              <w:rPr>
                <w:rFonts w:eastAsia="Calibri" w:cs="Calibri"/>
              </w:rPr>
            </w:pPr>
            <w:r>
              <w:rPr>
                <w:rFonts w:eastAsia="Calibri" w:cs="Calibri"/>
              </w:rPr>
              <w:t>23.55.39.4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676B046" w14:textId="77777777" w:rsidR="00C90278" w:rsidRPr="00B17F14" w:rsidRDefault="00C90278" w:rsidP="001A1B54">
            <w:pPr>
              <w:spacing w:line="259" w:lineRule="auto"/>
              <w:jc w:val="center"/>
              <w:rPr>
                <w:rFonts w:eastAsia="Calibri" w:cs="Calibri"/>
              </w:rPr>
            </w:pPr>
            <w:r>
              <w:rPr>
                <w:rFonts w:eastAsia="Calibri" w:cs="Calibri"/>
              </w:rPr>
              <w:t>23.55.39.5</w:t>
            </w:r>
          </w:p>
        </w:tc>
      </w:tr>
      <w:tr w:rsidR="00C90278" w:rsidRPr="000D193B" w14:paraId="0AC2EA89"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E791E58" w14:textId="77777777" w:rsidR="00C90278" w:rsidRPr="00B17F14" w:rsidRDefault="00C90278" w:rsidP="001A1B54">
            <w:pPr>
              <w:spacing w:line="259" w:lineRule="auto"/>
              <w:jc w:val="center"/>
              <w:rPr>
                <w:rFonts w:eastAsia="Calibri" w:cs="Calibri"/>
              </w:rPr>
            </w:pPr>
            <w:r>
              <w:rPr>
                <w:rFonts w:eastAsia="Calibri" w:cs="Calibri"/>
              </w:rPr>
              <w:t>23.55.39.10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78DFCC5" w14:textId="77777777" w:rsidR="00C90278" w:rsidRPr="00B17F14" w:rsidRDefault="00C90278" w:rsidP="001A1B54">
            <w:pPr>
              <w:spacing w:line="259" w:lineRule="auto"/>
              <w:jc w:val="center"/>
              <w:rPr>
                <w:rFonts w:eastAsia="Calibri" w:cs="Calibri"/>
              </w:rPr>
            </w:pPr>
            <w:r>
              <w:rPr>
                <w:rFonts w:eastAsia="Calibri" w:cs="Calibri"/>
              </w:rPr>
              <w:t>23.55.39.13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D26F37F" w14:textId="77777777" w:rsidR="00C90278" w:rsidRPr="00B17F14" w:rsidRDefault="00C90278" w:rsidP="001A1B54">
            <w:pPr>
              <w:spacing w:line="259" w:lineRule="auto"/>
              <w:jc w:val="center"/>
              <w:rPr>
                <w:rFonts w:eastAsia="Calibri" w:cs="Calibri"/>
              </w:rPr>
            </w:pPr>
            <w:r>
              <w:rPr>
                <w:rFonts w:eastAsia="Calibri" w:cs="Calibri"/>
              </w:rPr>
              <w:t>23.55.39.15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A58387C" w14:textId="77777777" w:rsidR="00C90278" w:rsidRPr="00B17F14" w:rsidRDefault="00C90278" w:rsidP="001A1B54">
            <w:pPr>
              <w:spacing w:line="259" w:lineRule="auto"/>
              <w:jc w:val="center"/>
              <w:rPr>
                <w:rFonts w:eastAsia="Calibri" w:cs="Calibri"/>
              </w:rPr>
            </w:pPr>
            <w:r>
              <w:rPr>
                <w:rFonts w:eastAsia="Calibri" w:cs="Calibri"/>
              </w:rPr>
              <w:t>23.55.39.18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57BD5B9" w14:textId="77777777" w:rsidR="00C90278" w:rsidRPr="00B17F14" w:rsidRDefault="00C90278" w:rsidP="001A1B54">
            <w:pPr>
              <w:spacing w:line="259" w:lineRule="auto"/>
              <w:jc w:val="center"/>
              <w:rPr>
                <w:rFonts w:eastAsia="Calibri" w:cs="Calibri"/>
              </w:rPr>
            </w:pPr>
            <w:r>
              <w:rPr>
                <w:rFonts w:eastAsia="Calibri" w:cs="Calibri"/>
              </w:rPr>
              <w:t>23.55.44.101</w:t>
            </w:r>
          </w:p>
        </w:tc>
      </w:tr>
      <w:tr w:rsidR="00C90278" w:rsidRPr="000D193B" w14:paraId="70B5A9F2"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2AC3274" w14:textId="77777777" w:rsidR="00C90278" w:rsidRPr="00B17F14" w:rsidRDefault="00C90278" w:rsidP="001A1B54">
            <w:pPr>
              <w:spacing w:line="259" w:lineRule="auto"/>
              <w:jc w:val="center"/>
              <w:rPr>
                <w:rFonts w:eastAsia="Calibri" w:cs="Calibri"/>
              </w:rPr>
            </w:pPr>
            <w:r>
              <w:rPr>
                <w:rFonts w:eastAsia="Calibri" w:cs="Calibri"/>
              </w:rPr>
              <w:t>23.55.44.102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3187E2E" w14:textId="77777777" w:rsidR="00C90278" w:rsidRPr="00B17F14" w:rsidRDefault="00C90278" w:rsidP="001A1B54">
            <w:pPr>
              <w:spacing w:line="259" w:lineRule="auto"/>
              <w:jc w:val="center"/>
              <w:rPr>
                <w:rFonts w:eastAsia="Calibri" w:cs="Calibri"/>
              </w:rPr>
            </w:pPr>
            <w:r>
              <w:rPr>
                <w:rFonts w:eastAsia="Calibri" w:cs="Calibri"/>
              </w:rPr>
              <w:t>23.55.44.105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DAD963B" w14:textId="77777777" w:rsidR="00C90278" w:rsidRPr="00B17F14" w:rsidRDefault="00C90278" w:rsidP="001A1B54">
            <w:pPr>
              <w:spacing w:line="259" w:lineRule="auto"/>
              <w:jc w:val="center"/>
              <w:rPr>
                <w:rFonts w:eastAsia="Calibri" w:cs="Calibri"/>
              </w:rPr>
            </w:pPr>
            <w:r>
              <w:rPr>
                <w:rFonts w:eastAsia="Calibri" w:cs="Calibri"/>
              </w:rPr>
              <w:t>23.55.44.107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7694860" w14:textId="77777777" w:rsidR="00C90278" w:rsidRPr="00B17F14" w:rsidRDefault="00C90278" w:rsidP="001A1B54">
            <w:pPr>
              <w:spacing w:line="259" w:lineRule="auto"/>
              <w:jc w:val="center"/>
              <w:rPr>
                <w:rFonts w:eastAsia="Calibri" w:cs="Calibri"/>
              </w:rPr>
            </w:pPr>
            <w:r>
              <w:rPr>
                <w:rFonts w:eastAsia="Calibri" w:cs="Calibri"/>
              </w:rPr>
              <w:t>23.55.44.115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D0A56ED" w14:textId="77777777" w:rsidR="00C90278" w:rsidRPr="00B17F14" w:rsidRDefault="00C90278" w:rsidP="001A1B54">
            <w:pPr>
              <w:spacing w:line="259" w:lineRule="auto"/>
              <w:jc w:val="center"/>
              <w:rPr>
                <w:rFonts w:eastAsia="Calibri" w:cs="Calibri"/>
              </w:rPr>
            </w:pPr>
            <w:r>
              <w:rPr>
                <w:rFonts w:eastAsia="Calibri" w:cs="Calibri"/>
              </w:rPr>
              <w:t>23.55.143.136</w:t>
            </w:r>
          </w:p>
        </w:tc>
      </w:tr>
      <w:tr w:rsidR="00C90278" w:rsidRPr="000D193B" w14:paraId="6EBB7715"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4459FAE" w14:textId="77777777" w:rsidR="00C90278" w:rsidRPr="00B17F14" w:rsidRDefault="00C90278" w:rsidP="001A1B54">
            <w:pPr>
              <w:spacing w:line="259" w:lineRule="auto"/>
              <w:jc w:val="center"/>
              <w:rPr>
                <w:rFonts w:eastAsia="Calibri" w:cs="Calibri"/>
              </w:rPr>
            </w:pPr>
            <w:r>
              <w:rPr>
                <w:rFonts w:eastAsia="Calibri" w:cs="Calibri"/>
              </w:rPr>
              <w:t>23.55.143.145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E0B85F0" w14:textId="77777777" w:rsidR="00C90278" w:rsidRPr="00B17F14" w:rsidRDefault="00C90278" w:rsidP="001A1B54">
            <w:pPr>
              <w:spacing w:line="259" w:lineRule="auto"/>
              <w:jc w:val="center"/>
              <w:rPr>
                <w:rFonts w:eastAsia="Calibri" w:cs="Calibri"/>
              </w:rPr>
            </w:pPr>
            <w:r>
              <w:rPr>
                <w:rFonts w:eastAsia="Calibri" w:cs="Calibri"/>
              </w:rPr>
              <w:t>23.55.143.146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B1E3D14" w14:textId="77777777" w:rsidR="00C90278" w:rsidRPr="00B17F14" w:rsidRDefault="00C90278" w:rsidP="001A1B54">
            <w:pPr>
              <w:spacing w:line="259" w:lineRule="auto"/>
              <w:jc w:val="center"/>
              <w:rPr>
                <w:rFonts w:eastAsia="Calibri" w:cs="Calibri"/>
              </w:rPr>
            </w:pPr>
            <w:r>
              <w:rPr>
                <w:rFonts w:eastAsia="Calibri" w:cs="Calibri"/>
              </w:rPr>
              <w:t>23.55.143.147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219E987" w14:textId="77777777" w:rsidR="00C90278" w:rsidRPr="00B17F14" w:rsidRDefault="00C90278" w:rsidP="001A1B54">
            <w:pPr>
              <w:spacing w:line="259" w:lineRule="auto"/>
              <w:jc w:val="center"/>
              <w:rPr>
                <w:rFonts w:eastAsia="Calibri" w:cs="Calibri"/>
              </w:rPr>
            </w:pPr>
            <w:r>
              <w:rPr>
                <w:rFonts w:eastAsia="Calibri" w:cs="Calibri"/>
              </w:rPr>
              <w:t>23.55.143.155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720C1E6" w14:textId="77777777" w:rsidR="00C90278" w:rsidRPr="00B17F14" w:rsidRDefault="00C90278" w:rsidP="001A1B54">
            <w:pPr>
              <w:spacing w:line="259" w:lineRule="auto"/>
              <w:jc w:val="center"/>
              <w:rPr>
                <w:rFonts w:eastAsia="Calibri" w:cs="Calibri"/>
              </w:rPr>
            </w:pPr>
            <w:r>
              <w:rPr>
                <w:rFonts w:eastAsia="Calibri" w:cs="Calibri"/>
              </w:rPr>
              <w:t>23.55.143.181</w:t>
            </w:r>
          </w:p>
        </w:tc>
      </w:tr>
      <w:tr w:rsidR="00C90278" w:rsidRPr="000D193B" w14:paraId="4B81748B"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8D45B5D" w14:textId="77777777" w:rsidR="00C90278" w:rsidRPr="00B17F14" w:rsidRDefault="00C90278" w:rsidP="001A1B54">
            <w:pPr>
              <w:spacing w:line="259" w:lineRule="auto"/>
              <w:jc w:val="center"/>
              <w:rPr>
                <w:rFonts w:eastAsia="Calibri" w:cs="Calibri"/>
              </w:rPr>
            </w:pPr>
            <w:r>
              <w:rPr>
                <w:rFonts w:eastAsia="Calibri" w:cs="Calibri"/>
              </w:rPr>
              <w:t>23.55.176.198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5C1C6A3" w14:textId="77777777" w:rsidR="00C90278" w:rsidRPr="00B17F14" w:rsidRDefault="00C90278" w:rsidP="001A1B54">
            <w:pPr>
              <w:spacing w:line="259" w:lineRule="auto"/>
              <w:jc w:val="center"/>
              <w:rPr>
                <w:rFonts w:eastAsia="Calibri" w:cs="Calibri"/>
              </w:rPr>
            </w:pPr>
            <w:r>
              <w:rPr>
                <w:rFonts w:eastAsia="Calibri" w:cs="Calibri"/>
              </w:rPr>
              <w:t>23.55.176.202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5EE62D6" w14:textId="77777777" w:rsidR="00C90278" w:rsidRPr="00B17F14" w:rsidRDefault="00C90278" w:rsidP="001A1B54">
            <w:pPr>
              <w:spacing w:line="259" w:lineRule="auto"/>
              <w:jc w:val="center"/>
              <w:rPr>
                <w:rFonts w:eastAsia="Calibri" w:cs="Calibri"/>
              </w:rPr>
            </w:pPr>
            <w:r>
              <w:rPr>
                <w:rFonts w:eastAsia="Calibri" w:cs="Calibri"/>
              </w:rPr>
              <w:t>23.55.242.163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5527CE4" w14:textId="77777777" w:rsidR="00C90278" w:rsidRPr="00B17F14" w:rsidRDefault="00C90278" w:rsidP="001A1B54">
            <w:pPr>
              <w:spacing w:line="259" w:lineRule="auto"/>
              <w:jc w:val="center"/>
              <w:rPr>
                <w:rFonts w:eastAsia="Calibri" w:cs="Calibri"/>
              </w:rPr>
            </w:pPr>
            <w:r>
              <w:rPr>
                <w:rFonts w:eastAsia="Calibri" w:cs="Calibri"/>
              </w:rPr>
              <w:t>23.55.242.186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88E05CE" w14:textId="77777777" w:rsidR="00C90278" w:rsidRPr="00B17F14" w:rsidRDefault="00C90278" w:rsidP="001A1B54">
            <w:pPr>
              <w:spacing w:line="259" w:lineRule="auto"/>
              <w:jc w:val="center"/>
              <w:rPr>
                <w:rFonts w:eastAsia="Calibri" w:cs="Calibri"/>
              </w:rPr>
            </w:pPr>
            <w:r>
              <w:rPr>
                <w:rFonts w:eastAsia="Calibri" w:cs="Calibri"/>
              </w:rPr>
              <w:t>23.55.242.201</w:t>
            </w:r>
          </w:p>
        </w:tc>
      </w:tr>
      <w:tr w:rsidR="00C90278" w:rsidRPr="000D193B" w14:paraId="195E3E75"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060E7FD" w14:textId="77777777" w:rsidR="00C90278" w:rsidRPr="00B17F14" w:rsidRDefault="00C90278" w:rsidP="001A1B54">
            <w:pPr>
              <w:spacing w:line="259" w:lineRule="auto"/>
              <w:jc w:val="center"/>
              <w:rPr>
                <w:rFonts w:eastAsia="Calibri" w:cs="Calibri"/>
              </w:rPr>
            </w:pPr>
            <w:r>
              <w:rPr>
                <w:rFonts w:eastAsia="Calibri" w:cs="Calibri"/>
              </w:rPr>
              <w:t>23.55.242.203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0B0B98A" w14:textId="77777777" w:rsidR="00C90278" w:rsidRPr="00B17F14" w:rsidRDefault="00C90278" w:rsidP="001A1B54">
            <w:pPr>
              <w:spacing w:line="259" w:lineRule="auto"/>
              <w:jc w:val="center"/>
              <w:rPr>
                <w:rFonts w:eastAsia="Calibri" w:cs="Calibri"/>
              </w:rPr>
            </w:pPr>
            <w:r>
              <w:rPr>
                <w:rFonts w:eastAsia="Calibri" w:cs="Calibri"/>
              </w:rPr>
              <w:t>23.55.242.218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6CABACC" w14:textId="77777777" w:rsidR="00C90278" w:rsidRPr="00B17F14" w:rsidRDefault="00C90278" w:rsidP="001A1B54">
            <w:pPr>
              <w:spacing w:line="259" w:lineRule="auto"/>
              <w:jc w:val="center"/>
              <w:rPr>
                <w:rFonts w:eastAsia="Calibri" w:cs="Calibri"/>
              </w:rPr>
            </w:pPr>
            <w:r>
              <w:rPr>
                <w:rFonts w:eastAsia="Calibri" w:cs="Calibri"/>
              </w:rPr>
              <w:t>23.56.0.100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A6D11E1" w14:textId="77777777" w:rsidR="00C90278" w:rsidRPr="00B17F14" w:rsidRDefault="00C90278" w:rsidP="001A1B54">
            <w:pPr>
              <w:spacing w:line="259" w:lineRule="auto"/>
              <w:jc w:val="center"/>
              <w:rPr>
                <w:rFonts w:eastAsia="Calibri" w:cs="Calibri"/>
              </w:rPr>
            </w:pPr>
            <w:r>
              <w:rPr>
                <w:rFonts w:eastAsia="Calibri" w:cs="Calibri"/>
              </w:rPr>
              <w:t>23.56.0.109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553C2A0" w14:textId="77777777" w:rsidR="00C90278" w:rsidRPr="00B17F14" w:rsidRDefault="00C90278" w:rsidP="001A1B54">
            <w:pPr>
              <w:spacing w:line="259" w:lineRule="auto"/>
              <w:jc w:val="center"/>
              <w:rPr>
                <w:rFonts w:eastAsia="Calibri" w:cs="Calibri"/>
              </w:rPr>
            </w:pPr>
            <w:r>
              <w:rPr>
                <w:rFonts w:eastAsia="Calibri" w:cs="Calibri"/>
              </w:rPr>
              <w:t>23.56.110.139</w:t>
            </w:r>
          </w:p>
        </w:tc>
      </w:tr>
      <w:tr w:rsidR="00C90278" w:rsidRPr="000D193B" w14:paraId="14ECF566"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F8EC92C" w14:textId="77777777" w:rsidR="00C90278" w:rsidRPr="00B17F14" w:rsidRDefault="00C90278" w:rsidP="001A1B54">
            <w:pPr>
              <w:spacing w:line="259" w:lineRule="auto"/>
              <w:jc w:val="center"/>
              <w:rPr>
                <w:rFonts w:eastAsia="Calibri" w:cs="Calibri"/>
              </w:rPr>
            </w:pPr>
            <w:r>
              <w:rPr>
                <w:rFonts w:eastAsia="Calibri" w:cs="Calibri"/>
              </w:rPr>
              <w:t>23.56.110.169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3C87F71" w14:textId="77777777" w:rsidR="00C90278" w:rsidRPr="00B17F14" w:rsidRDefault="00C90278" w:rsidP="001A1B54">
            <w:pPr>
              <w:spacing w:line="259" w:lineRule="auto"/>
              <w:jc w:val="center"/>
              <w:rPr>
                <w:rFonts w:eastAsia="Calibri" w:cs="Calibri"/>
              </w:rPr>
            </w:pPr>
            <w:r>
              <w:rPr>
                <w:rFonts w:eastAsia="Calibri" w:cs="Calibri"/>
              </w:rPr>
              <w:t>23.56.110.178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DCDDF74" w14:textId="77777777" w:rsidR="00C90278" w:rsidRPr="00B17F14" w:rsidRDefault="00C90278" w:rsidP="001A1B54">
            <w:pPr>
              <w:spacing w:line="259" w:lineRule="auto"/>
              <w:jc w:val="center"/>
              <w:rPr>
                <w:rFonts w:eastAsia="Calibri" w:cs="Calibri"/>
              </w:rPr>
            </w:pPr>
            <w:r>
              <w:rPr>
                <w:rFonts w:eastAsia="Calibri" w:cs="Calibri"/>
              </w:rPr>
              <w:t>23.56.110.179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E0230F8" w14:textId="77777777" w:rsidR="00C90278" w:rsidRPr="00B17F14" w:rsidRDefault="00C90278" w:rsidP="001A1B54">
            <w:pPr>
              <w:spacing w:line="259" w:lineRule="auto"/>
              <w:jc w:val="center"/>
              <w:rPr>
                <w:rFonts w:eastAsia="Calibri" w:cs="Calibri"/>
              </w:rPr>
            </w:pPr>
            <w:r>
              <w:rPr>
                <w:rFonts w:eastAsia="Calibri" w:cs="Calibri"/>
              </w:rPr>
              <w:t>23.56.110.184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51D6D0A" w14:textId="77777777" w:rsidR="00C90278" w:rsidRPr="00B17F14" w:rsidRDefault="00C90278" w:rsidP="001A1B54">
            <w:pPr>
              <w:spacing w:line="259" w:lineRule="auto"/>
              <w:jc w:val="center"/>
              <w:rPr>
                <w:rFonts w:eastAsia="Calibri" w:cs="Calibri"/>
              </w:rPr>
            </w:pPr>
            <w:r>
              <w:rPr>
                <w:rFonts w:eastAsia="Calibri" w:cs="Calibri"/>
              </w:rPr>
              <w:t>23.56.110.185</w:t>
            </w:r>
          </w:p>
        </w:tc>
      </w:tr>
      <w:tr w:rsidR="00C90278" w:rsidRPr="000D193B" w14:paraId="60FF4C29"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18EF895" w14:textId="77777777" w:rsidR="00C90278" w:rsidRPr="00B17F14" w:rsidRDefault="00C90278" w:rsidP="001A1B54">
            <w:pPr>
              <w:spacing w:line="259" w:lineRule="auto"/>
              <w:jc w:val="center"/>
              <w:rPr>
                <w:rFonts w:eastAsia="Calibri" w:cs="Calibri"/>
              </w:rPr>
            </w:pPr>
            <w:r>
              <w:rPr>
                <w:rFonts w:eastAsia="Calibri" w:cs="Calibri"/>
              </w:rPr>
              <w:t>23.56.110.187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4E3649D" w14:textId="77777777" w:rsidR="00C90278" w:rsidRPr="00B17F14" w:rsidRDefault="00C90278" w:rsidP="001A1B54">
            <w:pPr>
              <w:spacing w:line="259" w:lineRule="auto"/>
              <w:jc w:val="center"/>
              <w:rPr>
                <w:rFonts w:eastAsia="Calibri" w:cs="Calibri"/>
              </w:rPr>
            </w:pPr>
            <w:r>
              <w:rPr>
                <w:rFonts w:eastAsia="Calibri" w:cs="Calibri"/>
              </w:rPr>
              <w:t>23.56.237.80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297B7DF" w14:textId="77777777" w:rsidR="00C90278" w:rsidRPr="00B17F14" w:rsidRDefault="00C90278" w:rsidP="001A1B54">
            <w:pPr>
              <w:spacing w:line="259" w:lineRule="auto"/>
              <w:jc w:val="center"/>
              <w:rPr>
                <w:rFonts w:eastAsia="Calibri" w:cs="Calibri"/>
              </w:rPr>
            </w:pPr>
            <w:r>
              <w:rPr>
                <w:rFonts w:eastAsia="Calibri" w:cs="Calibri"/>
              </w:rPr>
              <w:t>23.56.237.102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175C1DF" w14:textId="77777777" w:rsidR="00C90278" w:rsidRPr="00B17F14" w:rsidRDefault="00C90278" w:rsidP="001A1B54">
            <w:pPr>
              <w:spacing w:line="259" w:lineRule="auto"/>
              <w:jc w:val="center"/>
              <w:rPr>
                <w:rFonts w:eastAsia="Calibri" w:cs="Calibri"/>
              </w:rPr>
            </w:pPr>
            <w:r>
              <w:rPr>
                <w:rFonts w:eastAsia="Calibri" w:cs="Calibri"/>
              </w:rPr>
              <w:t>23.56.237.104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D9B7C60" w14:textId="77777777" w:rsidR="00C90278" w:rsidRPr="00B17F14" w:rsidRDefault="00C90278" w:rsidP="001A1B54">
            <w:pPr>
              <w:spacing w:line="259" w:lineRule="auto"/>
              <w:jc w:val="center"/>
              <w:rPr>
                <w:rFonts w:eastAsia="Calibri" w:cs="Calibri"/>
              </w:rPr>
            </w:pPr>
            <w:r>
              <w:rPr>
                <w:rFonts w:eastAsia="Calibri" w:cs="Calibri"/>
              </w:rPr>
              <w:t>23.56.237.108</w:t>
            </w:r>
          </w:p>
        </w:tc>
      </w:tr>
      <w:tr w:rsidR="00C90278" w:rsidRPr="000D193B" w14:paraId="48A35939"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D19A034" w14:textId="77777777" w:rsidR="00C90278" w:rsidRPr="00B17F14" w:rsidRDefault="00C90278" w:rsidP="001A1B54">
            <w:pPr>
              <w:spacing w:line="259" w:lineRule="auto"/>
              <w:jc w:val="center"/>
              <w:rPr>
                <w:rFonts w:eastAsia="Calibri" w:cs="Calibri"/>
              </w:rPr>
            </w:pPr>
            <w:r>
              <w:rPr>
                <w:rFonts w:eastAsia="Calibri" w:cs="Calibri"/>
              </w:rPr>
              <w:t>23.56.237.122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B23C688" w14:textId="77777777" w:rsidR="00C90278" w:rsidRPr="00B17F14" w:rsidRDefault="00C90278" w:rsidP="001A1B54">
            <w:pPr>
              <w:spacing w:line="259" w:lineRule="auto"/>
              <w:jc w:val="center"/>
              <w:rPr>
                <w:rFonts w:eastAsia="Calibri" w:cs="Calibri"/>
              </w:rPr>
            </w:pPr>
            <w:r>
              <w:rPr>
                <w:rFonts w:eastAsia="Calibri" w:cs="Calibri"/>
              </w:rPr>
              <w:t>23.56.237.124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6840880" w14:textId="77777777" w:rsidR="00C90278" w:rsidRPr="00B17F14" w:rsidRDefault="00C90278" w:rsidP="001A1B54">
            <w:pPr>
              <w:spacing w:line="259" w:lineRule="auto"/>
              <w:jc w:val="center"/>
              <w:rPr>
                <w:rFonts w:eastAsia="Calibri" w:cs="Calibri"/>
              </w:rPr>
            </w:pPr>
            <w:r>
              <w:rPr>
                <w:rFonts w:eastAsia="Calibri" w:cs="Calibri"/>
              </w:rPr>
              <w:t>23.57.90.12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2470013" w14:textId="77777777" w:rsidR="00C90278" w:rsidRPr="00B17F14" w:rsidRDefault="00C90278" w:rsidP="001A1B54">
            <w:pPr>
              <w:spacing w:line="259" w:lineRule="auto"/>
              <w:jc w:val="center"/>
              <w:rPr>
                <w:rFonts w:eastAsia="Calibri" w:cs="Calibri"/>
              </w:rPr>
            </w:pPr>
            <w:r>
              <w:rPr>
                <w:rFonts w:eastAsia="Calibri" w:cs="Calibri"/>
              </w:rPr>
              <w:t>23.57.90.31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8DAB01F" w14:textId="77777777" w:rsidR="00C90278" w:rsidRPr="00B17F14" w:rsidRDefault="00C90278" w:rsidP="001A1B54">
            <w:pPr>
              <w:spacing w:line="259" w:lineRule="auto"/>
              <w:jc w:val="center"/>
              <w:rPr>
                <w:rFonts w:eastAsia="Calibri" w:cs="Calibri"/>
              </w:rPr>
            </w:pPr>
            <w:r>
              <w:rPr>
                <w:rFonts w:eastAsia="Calibri" w:cs="Calibri"/>
              </w:rPr>
              <w:t>23.58.144.134</w:t>
            </w:r>
          </w:p>
        </w:tc>
      </w:tr>
      <w:tr w:rsidR="00C90278" w:rsidRPr="000D193B" w14:paraId="1AE7B48F"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DA2AFE1" w14:textId="77777777" w:rsidR="00C90278" w:rsidRPr="00B17F14" w:rsidRDefault="00C90278" w:rsidP="001A1B54">
            <w:pPr>
              <w:spacing w:line="259" w:lineRule="auto"/>
              <w:jc w:val="center"/>
              <w:rPr>
                <w:rFonts w:eastAsia="Calibri" w:cs="Calibri"/>
              </w:rPr>
            </w:pPr>
            <w:r>
              <w:rPr>
                <w:rFonts w:eastAsia="Calibri" w:cs="Calibri"/>
              </w:rPr>
              <w:t>23.58.144.136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5423237" w14:textId="77777777" w:rsidR="00C90278" w:rsidRPr="00B17F14" w:rsidRDefault="00C90278" w:rsidP="001A1B54">
            <w:pPr>
              <w:spacing w:line="259" w:lineRule="auto"/>
              <w:jc w:val="center"/>
              <w:rPr>
                <w:rFonts w:eastAsia="Calibri" w:cs="Calibri"/>
              </w:rPr>
            </w:pPr>
            <w:r>
              <w:rPr>
                <w:rFonts w:eastAsia="Calibri" w:cs="Calibri"/>
              </w:rPr>
              <w:t>23.58.144.142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78D3BE6" w14:textId="77777777" w:rsidR="00C90278" w:rsidRPr="00B17F14" w:rsidRDefault="00C90278" w:rsidP="001A1B54">
            <w:pPr>
              <w:spacing w:line="259" w:lineRule="auto"/>
              <w:jc w:val="center"/>
              <w:rPr>
                <w:rFonts w:eastAsia="Calibri" w:cs="Calibri"/>
              </w:rPr>
            </w:pPr>
            <w:r>
              <w:rPr>
                <w:rFonts w:eastAsia="Calibri" w:cs="Calibri"/>
              </w:rPr>
              <w:t>23.59.88.34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03FD12F" w14:textId="77777777" w:rsidR="00C90278" w:rsidRPr="00B17F14" w:rsidRDefault="00C90278" w:rsidP="001A1B54">
            <w:pPr>
              <w:spacing w:line="259" w:lineRule="auto"/>
              <w:jc w:val="center"/>
              <w:rPr>
                <w:rFonts w:eastAsia="Calibri" w:cs="Calibri"/>
              </w:rPr>
            </w:pPr>
            <w:r>
              <w:rPr>
                <w:rFonts w:eastAsia="Calibri" w:cs="Calibri"/>
              </w:rPr>
              <w:t>23.59.88.35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B489779" w14:textId="77777777" w:rsidR="00C90278" w:rsidRPr="00B17F14" w:rsidRDefault="00C90278" w:rsidP="001A1B54">
            <w:pPr>
              <w:spacing w:line="259" w:lineRule="auto"/>
              <w:jc w:val="center"/>
              <w:rPr>
                <w:rFonts w:eastAsia="Calibri" w:cs="Calibri"/>
              </w:rPr>
            </w:pPr>
            <w:r>
              <w:rPr>
                <w:rFonts w:eastAsia="Calibri" w:cs="Calibri"/>
              </w:rPr>
              <w:t>23.59.88.40</w:t>
            </w:r>
          </w:p>
        </w:tc>
      </w:tr>
      <w:tr w:rsidR="00C90278" w:rsidRPr="000D193B" w14:paraId="679FE99D"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6068B45" w14:textId="77777777" w:rsidR="00C90278" w:rsidRPr="00B17F14" w:rsidRDefault="00C90278" w:rsidP="001A1B54">
            <w:pPr>
              <w:spacing w:line="259" w:lineRule="auto"/>
              <w:jc w:val="center"/>
              <w:rPr>
                <w:rFonts w:eastAsia="Calibri" w:cs="Calibri"/>
              </w:rPr>
            </w:pPr>
            <w:r>
              <w:rPr>
                <w:rFonts w:eastAsia="Calibri" w:cs="Calibri"/>
              </w:rPr>
              <w:t>23.59.88.42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419AE30" w14:textId="77777777" w:rsidR="00C90278" w:rsidRPr="00B17F14" w:rsidRDefault="00C90278" w:rsidP="001A1B54">
            <w:pPr>
              <w:spacing w:line="259" w:lineRule="auto"/>
              <w:jc w:val="center"/>
              <w:rPr>
                <w:rFonts w:eastAsia="Calibri" w:cs="Calibri"/>
              </w:rPr>
            </w:pPr>
            <w:r>
              <w:rPr>
                <w:rFonts w:eastAsia="Calibri" w:cs="Calibri"/>
              </w:rPr>
              <w:t>23.59.88.44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83C0BED" w14:textId="77777777" w:rsidR="00C90278" w:rsidRPr="00B17F14" w:rsidRDefault="00C90278" w:rsidP="001A1B54">
            <w:pPr>
              <w:spacing w:line="259" w:lineRule="auto"/>
              <w:jc w:val="center"/>
              <w:rPr>
                <w:rFonts w:eastAsia="Calibri" w:cs="Calibri"/>
              </w:rPr>
            </w:pPr>
            <w:r>
              <w:rPr>
                <w:rFonts w:eastAsia="Calibri" w:cs="Calibri"/>
              </w:rPr>
              <w:t>23.59.88.47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2A26E8B" w14:textId="77777777" w:rsidR="00C90278" w:rsidRPr="00B17F14" w:rsidRDefault="00C90278" w:rsidP="001A1B54">
            <w:pPr>
              <w:spacing w:line="259" w:lineRule="auto"/>
              <w:jc w:val="center"/>
              <w:rPr>
                <w:rFonts w:eastAsia="Calibri" w:cs="Calibri"/>
              </w:rPr>
            </w:pPr>
            <w:r>
              <w:rPr>
                <w:rFonts w:eastAsia="Calibri" w:cs="Calibri"/>
              </w:rPr>
              <w:t>23.59.88.48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C77B679" w14:textId="77777777" w:rsidR="00C90278" w:rsidRPr="00B17F14" w:rsidRDefault="00C90278" w:rsidP="001A1B54">
            <w:pPr>
              <w:spacing w:line="259" w:lineRule="auto"/>
              <w:jc w:val="center"/>
              <w:rPr>
                <w:rFonts w:eastAsia="Calibri" w:cs="Calibri"/>
              </w:rPr>
            </w:pPr>
            <w:r>
              <w:rPr>
                <w:rFonts w:eastAsia="Calibri" w:cs="Calibri"/>
              </w:rPr>
              <w:t>23.59.88.49</w:t>
            </w:r>
          </w:p>
        </w:tc>
      </w:tr>
      <w:tr w:rsidR="00C90278" w:rsidRPr="000D193B" w14:paraId="37E70A00"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CD22BEF" w14:textId="77777777" w:rsidR="00C90278" w:rsidRPr="00B17F14" w:rsidRDefault="00C90278" w:rsidP="001A1B54">
            <w:pPr>
              <w:spacing w:line="259" w:lineRule="auto"/>
              <w:jc w:val="center"/>
              <w:rPr>
                <w:rFonts w:eastAsia="Calibri" w:cs="Calibri"/>
              </w:rPr>
            </w:pPr>
            <w:r>
              <w:rPr>
                <w:rFonts w:eastAsia="Calibri" w:cs="Calibri"/>
              </w:rPr>
              <w:t>23.59.88.70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5EC725A" w14:textId="77777777" w:rsidR="00C90278" w:rsidRPr="00B17F14" w:rsidRDefault="00C90278" w:rsidP="001A1B54">
            <w:pPr>
              <w:spacing w:line="259" w:lineRule="auto"/>
              <w:jc w:val="center"/>
              <w:rPr>
                <w:rFonts w:eastAsia="Calibri" w:cs="Calibri"/>
              </w:rPr>
            </w:pPr>
            <w:r>
              <w:rPr>
                <w:rFonts w:eastAsia="Calibri" w:cs="Calibri"/>
              </w:rPr>
              <w:t>23.59.88.197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AEBAA5A" w14:textId="77777777" w:rsidR="00C90278" w:rsidRPr="00B17F14" w:rsidRDefault="00C90278" w:rsidP="001A1B54">
            <w:pPr>
              <w:spacing w:line="259" w:lineRule="auto"/>
              <w:jc w:val="center"/>
              <w:rPr>
                <w:rFonts w:eastAsia="Calibri" w:cs="Calibri"/>
              </w:rPr>
            </w:pPr>
            <w:r>
              <w:rPr>
                <w:rFonts w:eastAsia="Calibri" w:cs="Calibri"/>
              </w:rPr>
              <w:t>23.59.88.207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DF33FB9" w14:textId="77777777" w:rsidR="00C90278" w:rsidRPr="00B17F14" w:rsidRDefault="00C90278" w:rsidP="001A1B54">
            <w:pPr>
              <w:spacing w:line="259" w:lineRule="auto"/>
              <w:jc w:val="center"/>
              <w:rPr>
                <w:rFonts w:eastAsia="Calibri" w:cs="Calibri"/>
              </w:rPr>
            </w:pPr>
            <w:r>
              <w:rPr>
                <w:rFonts w:eastAsia="Calibri" w:cs="Calibri"/>
              </w:rPr>
              <w:t>23.59.88.226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7E06DF4" w14:textId="77777777" w:rsidR="00C90278" w:rsidRPr="00B17F14" w:rsidRDefault="00C90278" w:rsidP="001A1B54">
            <w:pPr>
              <w:spacing w:line="259" w:lineRule="auto"/>
              <w:jc w:val="center"/>
              <w:rPr>
                <w:rFonts w:eastAsia="Calibri" w:cs="Calibri"/>
              </w:rPr>
            </w:pPr>
            <w:r>
              <w:rPr>
                <w:rFonts w:eastAsia="Calibri" w:cs="Calibri"/>
              </w:rPr>
              <w:t>23.59.88.228</w:t>
            </w:r>
          </w:p>
        </w:tc>
      </w:tr>
      <w:tr w:rsidR="00C90278" w:rsidRPr="000D193B" w14:paraId="7B2A9CB1"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5776C1B" w14:textId="77777777" w:rsidR="00C90278" w:rsidRPr="00B17F14" w:rsidRDefault="00C90278" w:rsidP="001A1B54">
            <w:pPr>
              <w:spacing w:line="259" w:lineRule="auto"/>
              <w:jc w:val="center"/>
              <w:rPr>
                <w:rFonts w:eastAsia="Calibri" w:cs="Calibri"/>
              </w:rPr>
            </w:pPr>
            <w:r>
              <w:rPr>
                <w:rFonts w:eastAsia="Calibri" w:cs="Calibri"/>
              </w:rPr>
              <w:t>23.59.88.229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17B13F0" w14:textId="77777777" w:rsidR="00C90278" w:rsidRPr="00B17F14" w:rsidRDefault="00C90278" w:rsidP="001A1B54">
            <w:pPr>
              <w:spacing w:line="259" w:lineRule="auto"/>
              <w:jc w:val="center"/>
              <w:rPr>
                <w:rFonts w:eastAsia="Calibri" w:cs="Calibri"/>
              </w:rPr>
            </w:pPr>
            <w:r>
              <w:rPr>
                <w:rFonts w:eastAsia="Calibri" w:cs="Calibri"/>
              </w:rPr>
              <w:t>23.59.88.231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9B8A6A5" w14:textId="77777777" w:rsidR="00C90278" w:rsidRPr="00B17F14" w:rsidRDefault="00C90278" w:rsidP="001A1B54">
            <w:pPr>
              <w:spacing w:line="259" w:lineRule="auto"/>
              <w:jc w:val="center"/>
              <w:rPr>
                <w:rFonts w:eastAsia="Calibri" w:cs="Calibri"/>
              </w:rPr>
            </w:pPr>
            <w:r>
              <w:rPr>
                <w:rFonts w:eastAsia="Calibri" w:cs="Calibri"/>
              </w:rPr>
              <w:t>23.59.88.232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BDDD438" w14:textId="77777777" w:rsidR="00C90278" w:rsidRPr="00B17F14" w:rsidRDefault="00C90278" w:rsidP="001A1B54">
            <w:pPr>
              <w:spacing w:line="259" w:lineRule="auto"/>
              <w:jc w:val="center"/>
              <w:rPr>
                <w:rFonts w:eastAsia="Calibri" w:cs="Calibri"/>
              </w:rPr>
            </w:pPr>
            <w:r>
              <w:rPr>
                <w:rFonts w:eastAsia="Calibri" w:cs="Calibri"/>
              </w:rPr>
              <w:t>23.59.88.233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8233EBC" w14:textId="77777777" w:rsidR="00C90278" w:rsidRPr="00B17F14" w:rsidRDefault="00C90278" w:rsidP="001A1B54">
            <w:pPr>
              <w:spacing w:line="259" w:lineRule="auto"/>
              <w:jc w:val="center"/>
              <w:rPr>
                <w:rFonts w:eastAsia="Calibri" w:cs="Calibri"/>
              </w:rPr>
            </w:pPr>
            <w:r>
              <w:rPr>
                <w:rFonts w:eastAsia="Calibri" w:cs="Calibri"/>
              </w:rPr>
              <w:t>23.59.88.234</w:t>
            </w:r>
          </w:p>
        </w:tc>
      </w:tr>
      <w:tr w:rsidR="00C90278" w:rsidRPr="000D193B" w14:paraId="3E93C10A"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CCA2FCF" w14:textId="77777777" w:rsidR="00C90278" w:rsidRPr="00B17F14" w:rsidRDefault="00C90278" w:rsidP="001A1B54">
            <w:pPr>
              <w:spacing w:line="259" w:lineRule="auto"/>
              <w:jc w:val="center"/>
              <w:rPr>
                <w:rFonts w:eastAsia="Calibri" w:cs="Calibri"/>
              </w:rPr>
            </w:pPr>
            <w:r>
              <w:rPr>
                <w:rFonts w:eastAsia="Calibri" w:cs="Calibri"/>
              </w:rPr>
              <w:t>23.59.88.238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398D544" w14:textId="77777777" w:rsidR="00C90278" w:rsidRPr="00B17F14" w:rsidRDefault="00C90278" w:rsidP="001A1B54">
            <w:pPr>
              <w:spacing w:line="259" w:lineRule="auto"/>
              <w:jc w:val="center"/>
              <w:rPr>
                <w:rFonts w:eastAsia="Calibri" w:cs="Calibri"/>
              </w:rPr>
            </w:pPr>
            <w:r>
              <w:rPr>
                <w:rFonts w:eastAsia="Calibri" w:cs="Calibri"/>
              </w:rPr>
              <w:t>23.59.88.239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93A6CF6" w14:textId="77777777" w:rsidR="00C90278" w:rsidRPr="00B17F14" w:rsidRDefault="00C90278" w:rsidP="001A1B54">
            <w:pPr>
              <w:spacing w:line="259" w:lineRule="auto"/>
              <w:jc w:val="center"/>
              <w:rPr>
                <w:rFonts w:eastAsia="Calibri" w:cs="Calibri"/>
              </w:rPr>
            </w:pPr>
            <w:r>
              <w:rPr>
                <w:rFonts w:eastAsia="Calibri" w:cs="Calibri"/>
              </w:rPr>
              <w:t>23.59.88.241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17322B6" w14:textId="77777777" w:rsidR="00C90278" w:rsidRPr="00B17F14" w:rsidRDefault="00C90278" w:rsidP="001A1B54">
            <w:pPr>
              <w:spacing w:line="259" w:lineRule="auto"/>
              <w:jc w:val="center"/>
              <w:rPr>
                <w:rFonts w:eastAsia="Calibri" w:cs="Calibri"/>
              </w:rPr>
            </w:pPr>
            <w:r>
              <w:rPr>
                <w:rFonts w:eastAsia="Calibri" w:cs="Calibri"/>
              </w:rPr>
              <w:t>23.61.0.87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9077802" w14:textId="77777777" w:rsidR="00C90278" w:rsidRPr="00B17F14" w:rsidRDefault="00C90278" w:rsidP="001A1B54">
            <w:pPr>
              <w:spacing w:line="259" w:lineRule="auto"/>
              <w:jc w:val="center"/>
              <w:rPr>
                <w:rFonts w:eastAsia="Calibri" w:cs="Calibri"/>
              </w:rPr>
            </w:pPr>
            <w:r>
              <w:rPr>
                <w:rFonts w:eastAsia="Calibri" w:cs="Calibri"/>
              </w:rPr>
              <w:t>23.61.11.134</w:t>
            </w:r>
          </w:p>
        </w:tc>
      </w:tr>
      <w:tr w:rsidR="00C90278" w:rsidRPr="000D193B" w14:paraId="3E183981"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5616E14" w14:textId="77777777" w:rsidR="00C90278" w:rsidRPr="00B17F14" w:rsidRDefault="00C90278" w:rsidP="001A1B54">
            <w:pPr>
              <w:spacing w:line="259" w:lineRule="auto"/>
              <w:jc w:val="center"/>
              <w:rPr>
                <w:rFonts w:eastAsia="Calibri" w:cs="Calibri"/>
              </w:rPr>
            </w:pPr>
            <w:r>
              <w:rPr>
                <w:rFonts w:eastAsia="Calibri" w:cs="Calibri"/>
              </w:rPr>
              <w:t>23.61.11.137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5C8E01D" w14:textId="77777777" w:rsidR="00C90278" w:rsidRPr="00B17F14" w:rsidRDefault="00C90278" w:rsidP="001A1B54">
            <w:pPr>
              <w:spacing w:line="259" w:lineRule="auto"/>
              <w:jc w:val="center"/>
              <w:rPr>
                <w:rFonts w:eastAsia="Calibri" w:cs="Calibri"/>
              </w:rPr>
            </w:pPr>
            <w:r>
              <w:rPr>
                <w:rFonts w:eastAsia="Calibri" w:cs="Calibri"/>
              </w:rPr>
              <w:t>23.61.11.139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64A9320" w14:textId="77777777" w:rsidR="00C90278" w:rsidRPr="00B17F14" w:rsidRDefault="00C90278" w:rsidP="001A1B54">
            <w:pPr>
              <w:spacing w:line="259" w:lineRule="auto"/>
              <w:jc w:val="center"/>
              <w:rPr>
                <w:rFonts w:eastAsia="Calibri" w:cs="Calibri"/>
              </w:rPr>
            </w:pPr>
            <w:r>
              <w:rPr>
                <w:rFonts w:eastAsia="Calibri" w:cs="Calibri"/>
              </w:rPr>
              <w:t>23.61.11.142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5FAFD41" w14:textId="77777777" w:rsidR="00C90278" w:rsidRPr="00B17F14" w:rsidRDefault="00C90278" w:rsidP="001A1B54">
            <w:pPr>
              <w:spacing w:line="259" w:lineRule="auto"/>
              <w:jc w:val="center"/>
              <w:rPr>
                <w:rFonts w:eastAsia="Calibri" w:cs="Calibri"/>
              </w:rPr>
            </w:pPr>
            <w:r>
              <w:rPr>
                <w:rFonts w:eastAsia="Calibri" w:cs="Calibri"/>
              </w:rPr>
              <w:t>23.61.11.143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8D27D27" w14:textId="77777777" w:rsidR="00C90278" w:rsidRPr="00B17F14" w:rsidRDefault="00C90278" w:rsidP="001A1B54">
            <w:pPr>
              <w:spacing w:line="259" w:lineRule="auto"/>
              <w:jc w:val="center"/>
              <w:rPr>
                <w:rFonts w:eastAsia="Calibri" w:cs="Calibri"/>
              </w:rPr>
            </w:pPr>
            <w:r>
              <w:rPr>
                <w:rFonts w:eastAsia="Calibri" w:cs="Calibri"/>
              </w:rPr>
              <w:t>23.61.11.149</w:t>
            </w:r>
          </w:p>
        </w:tc>
      </w:tr>
      <w:tr w:rsidR="00C90278" w:rsidRPr="000D193B" w14:paraId="30F3501E"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262D8EA" w14:textId="77777777" w:rsidR="00C90278" w:rsidRPr="00B17F14" w:rsidRDefault="00C90278" w:rsidP="001A1B54">
            <w:pPr>
              <w:spacing w:line="259" w:lineRule="auto"/>
              <w:jc w:val="center"/>
              <w:rPr>
                <w:rFonts w:eastAsia="Calibri" w:cs="Calibri"/>
              </w:rPr>
            </w:pPr>
            <w:r>
              <w:rPr>
                <w:rFonts w:eastAsia="Calibri" w:cs="Calibri"/>
              </w:rPr>
              <w:t>23.61.11.154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52854AF" w14:textId="77777777" w:rsidR="00C90278" w:rsidRPr="00B17F14" w:rsidRDefault="00C90278" w:rsidP="001A1B54">
            <w:pPr>
              <w:spacing w:line="259" w:lineRule="auto"/>
              <w:jc w:val="center"/>
              <w:rPr>
                <w:rFonts w:eastAsia="Calibri" w:cs="Calibri"/>
              </w:rPr>
            </w:pPr>
            <w:r>
              <w:rPr>
                <w:rFonts w:eastAsia="Calibri" w:cs="Calibri"/>
              </w:rPr>
              <w:t>23.61.11.159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745A8F2" w14:textId="77777777" w:rsidR="00C90278" w:rsidRPr="00B17F14" w:rsidRDefault="00C90278" w:rsidP="001A1B54">
            <w:pPr>
              <w:spacing w:line="259" w:lineRule="auto"/>
              <w:jc w:val="center"/>
              <w:rPr>
                <w:rFonts w:eastAsia="Calibri" w:cs="Calibri"/>
              </w:rPr>
            </w:pPr>
            <w:r>
              <w:rPr>
                <w:rFonts w:eastAsia="Calibri" w:cs="Calibri"/>
              </w:rPr>
              <w:t>23.61.11.166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66F30EB" w14:textId="77777777" w:rsidR="00C90278" w:rsidRPr="00B17F14" w:rsidRDefault="00C90278" w:rsidP="001A1B54">
            <w:pPr>
              <w:spacing w:line="259" w:lineRule="auto"/>
              <w:jc w:val="center"/>
              <w:rPr>
                <w:rFonts w:eastAsia="Calibri" w:cs="Calibri"/>
              </w:rPr>
            </w:pPr>
            <w:r>
              <w:rPr>
                <w:rFonts w:eastAsia="Calibri" w:cs="Calibri"/>
              </w:rPr>
              <w:t>23.61.11.173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2B47B85" w14:textId="77777777" w:rsidR="00C90278" w:rsidRPr="00B17F14" w:rsidRDefault="00C90278" w:rsidP="001A1B54">
            <w:pPr>
              <w:spacing w:line="259" w:lineRule="auto"/>
              <w:jc w:val="center"/>
              <w:rPr>
                <w:rFonts w:eastAsia="Calibri" w:cs="Calibri"/>
              </w:rPr>
            </w:pPr>
            <w:r>
              <w:rPr>
                <w:rFonts w:eastAsia="Calibri" w:cs="Calibri"/>
              </w:rPr>
              <w:t>23.61.11.190</w:t>
            </w:r>
          </w:p>
        </w:tc>
      </w:tr>
      <w:tr w:rsidR="00C90278" w:rsidRPr="000D193B" w14:paraId="770C63F3"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1556E96" w14:textId="77777777" w:rsidR="00C90278" w:rsidRPr="00B17F14" w:rsidRDefault="00C90278" w:rsidP="001A1B54">
            <w:pPr>
              <w:spacing w:line="259" w:lineRule="auto"/>
              <w:jc w:val="center"/>
              <w:rPr>
                <w:rFonts w:eastAsia="Calibri" w:cs="Calibri"/>
              </w:rPr>
            </w:pPr>
            <w:r>
              <w:rPr>
                <w:rFonts w:eastAsia="Calibri" w:cs="Calibri"/>
              </w:rPr>
              <w:t>23.61.92.7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580223F" w14:textId="77777777" w:rsidR="00C90278" w:rsidRPr="00B17F14" w:rsidRDefault="00C90278" w:rsidP="001A1B54">
            <w:pPr>
              <w:spacing w:line="259" w:lineRule="auto"/>
              <w:jc w:val="center"/>
              <w:rPr>
                <w:rFonts w:eastAsia="Calibri" w:cs="Calibri"/>
              </w:rPr>
            </w:pPr>
            <w:r>
              <w:rPr>
                <w:rFonts w:eastAsia="Calibri" w:cs="Calibri"/>
              </w:rPr>
              <w:t>23.61.205.19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FAE95BD" w14:textId="77777777" w:rsidR="00C90278" w:rsidRPr="00B17F14" w:rsidRDefault="00C90278" w:rsidP="001A1B54">
            <w:pPr>
              <w:spacing w:line="259" w:lineRule="auto"/>
              <w:jc w:val="center"/>
              <w:rPr>
                <w:rFonts w:eastAsia="Calibri" w:cs="Calibri"/>
              </w:rPr>
            </w:pPr>
            <w:r>
              <w:rPr>
                <w:rFonts w:eastAsia="Calibri" w:cs="Calibri"/>
              </w:rPr>
              <w:t>23.62.20.27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7B36A92" w14:textId="77777777" w:rsidR="00C90278" w:rsidRPr="00B17F14" w:rsidRDefault="00C90278" w:rsidP="001A1B54">
            <w:pPr>
              <w:spacing w:line="259" w:lineRule="auto"/>
              <w:jc w:val="center"/>
              <w:rPr>
                <w:rFonts w:eastAsia="Calibri" w:cs="Calibri"/>
              </w:rPr>
            </w:pPr>
            <w:r>
              <w:rPr>
                <w:rFonts w:eastAsia="Calibri" w:cs="Calibri"/>
              </w:rPr>
              <w:t>23.62.20.37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90C46FE" w14:textId="77777777" w:rsidR="00C90278" w:rsidRPr="00B17F14" w:rsidRDefault="00C90278" w:rsidP="001A1B54">
            <w:pPr>
              <w:spacing w:line="259" w:lineRule="auto"/>
              <w:jc w:val="center"/>
              <w:rPr>
                <w:rFonts w:eastAsia="Calibri" w:cs="Calibri"/>
              </w:rPr>
            </w:pPr>
            <w:r>
              <w:rPr>
                <w:rFonts w:eastAsia="Calibri" w:cs="Calibri"/>
              </w:rPr>
              <w:t>23.62.20.110</w:t>
            </w:r>
          </w:p>
        </w:tc>
      </w:tr>
      <w:tr w:rsidR="00C90278" w:rsidRPr="000D193B" w14:paraId="2D7ECB7C"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1634DC6" w14:textId="77777777" w:rsidR="00C90278" w:rsidRPr="00B17F14" w:rsidRDefault="00C90278" w:rsidP="001A1B54">
            <w:pPr>
              <w:spacing w:line="259" w:lineRule="auto"/>
              <w:jc w:val="center"/>
              <w:rPr>
                <w:rFonts w:eastAsia="Calibri" w:cs="Calibri"/>
              </w:rPr>
            </w:pPr>
            <w:r>
              <w:rPr>
                <w:rFonts w:eastAsia="Calibri" w:cs="Calibri"/>
              </w:rPr>
              <w:t>23.62.20.113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9AB7F5E" w14:textId="77777777" w:rsidR="00C90278" w:rsidRPr="00B17F14" w:rsidRDefault="00C90278" w:rsidP="001A1B54">
            <w:pPr>
              <w:spacing w:line="259" w:lineRule="auto"/>
              <w:jc w:val="center"/>
              <w:rPr>
                <w:rFonts w:eastAsia="Calibri" w:cs="Calibri"/>
              </w:rPr>
            </w:pPr>
            <w:r>
              <w:rPr>
                <w:rFonts w:eastAsia="Calibri" w:cs="Calibri"/>
              </w:rPr>
              <w:t>23.62.33.172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3421C34" w14:textId="77777777" w:rsidR="00C90278" w:rsidRPr="00B17F14" w:rsidRDefault="00C90278" w:rsidP="001A1B54">
            <w:pPr>
              <w:spacing w:line="259" w:lineRule="auto"/>
              <w:jc w:val="center"/>
              <w:rPr>
                <w:rFonts w:eastAsia="Calibri" w:cs="Calibri"/>
              </w:rPr>
            </w:pPr>
            <w:r>
              <w:rPr>
                <w:rFonts w:eastAsia="Calibri" w:cs="Calibri"/>
              </w:rPr>
              <w:t>23.62.33.175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A40D5AD" w14:textId="77777777" w:rsidR="00C90278" w:rsidRPr="00B17F14" w:rsidRDefault="00C90278" w:rsidP="001A1B54">
            <w:pPr>
              <w:spacing w:line="259" w:lineRule="auto"/>
              <w:jc w:val="center"/>
              <w:rPr>
                <w:rFonts w:eastAsia="Calibri" w:cs="Calibri"/>
              </w:rPr>
            </w:pPr>
            <w:r>
              <w:rPr>
                <w:rFonts w:eastAsia="Calibri" w:cs="Calibri"/>
              </w:rPr>
              <w:t>23.62.156.40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4521F13" w14:textId="77777777" w:rsidR="00C90278" w:rsidRPr="00B17F14" w:rsidRDefault="00C90278" w:rsidP="001A1B54">
            <w:pPr>
              <w:spacing w:line="259" w:lineRule="auto"/>
              <w:jc w:val="center"/>
              <w:rPr>
                <w:rFonts w:eastAsia="Calibri" w:cs="Calibri"/>
              </w:rPr>
            </w:pPr>
            <w:r>
              <w:rPr>
                <w:rFonts w:eastAsia="Calibri" w:cs="Calibri"/>
              </w:rPr>
              <w:t>23.62.156.43</w:t>
            </w:r>
          </w:p>
        </w:tc>
      </w:tr>
      <w:tr w:rsidR="00C90278" w:rsidRPr="000D193B" w14:paraId="322E60E4"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45114A2" w14:textId="77777777" w:rsidR="00C90278" w:rsidRPr="00B17F14" w:rsidRDefault="00C90278" w:rsidP="001A1B54">
            <w:pPr>
              <w:spacing w:line="259" w:lineRule="auto"/>
              <w:jc w:val="center"/>
              <w:rPr>
                <w:rFonts w:eastAsia="Calibri" w:cs="Calibri"/>
              </w:rPr>
            </w:pPr>
            <w:r>
              <w:rPr>
                <w:rFonts w:eastAsia="Calibri" w:cs="Calibri"/>
              </w:rPr>
              <w:t>23.62.156.73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5917AB8" w14:textId="77777777" w:rsidR="00C90278" w:rsidRPr="00B17F14" w:rsidRDefault="00C90278" w:rsidP="001A1B54">
            <w:pPr>
              <w:spacing w:line="259" w:lineRule="auto"/>
              <w:jc w:val="center"/>
              <w:rPr>
                <w:rFonts w:eastAsia="Calibri" w:cs="Calibri"/>
              </w:rPr>
            </w:pPr>
            <w:r>
              <w:rPr>
                <w:rFonts w:eastAsia="Calibri" w:cs="Calibri"/>
              </w:rPr>
              <w:t>23.62.226.114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91DC607" w14:textId="77777777" w:rsidR="00C90278" w:rsidRPr="00B17F14" w:rsidRDefault="00C90278" w:rsidP="001A1B54">
            <w:pPr>
              <w:spacing w:line="259" w:lineRule="auto"/>
              <w:jc w:val="center"/>
              <w:rPr>
                <w:rFonts w:eastAsia="Calibri" w:cs="Calibri"/>
              </w:rPr>
            </w:pPr>
            <w:r>
              <w:rPr>
                <w:rFonts w:eastAsia="Calibri" w:cs="Calibri"/>
              </w:rPr>
              <w:t>23.63.156.42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642C493" w14:textId="77777777" w:rsidR="00C90278" w:rsidRPr="00B17F14" w:rsidRDefault="00C90278" w:rsidP="001A1B54">
            <w:pPr>
              <w:spacing w:line="259" w:lineRule="auto"/>
              <w:jc w:val="center"/>
              <w:rPr>
                <w:rFonts w:eastAsia="Calibri" w:cs="Calibri"/>
              </w:rPr>
            </w:pPr>
            <w:r>
              <w:rPr>
                <w:rFonts w:eastAsia="Calibri" w:cs="Calibri"/>
              </w:rPr>
              <w:t>23.64.112.11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A7C008F" w14:textId="77777777" w:rsidR="00C90278" w:rsidRPr="00B17F14" w:rsidRDefault="00C90278" w:rsidP="001A1B54">
            <w:pPr>
              <w:spacing w:line="259" w:lineRule="auto"/>
              <w:jc w:val="center"/>
              <w:rPr>
                <w:rFonts w:eastAsia="Calibri" w:cs="Calibri"/>
              </w:rPr>
            </w:pPr>
            <w:r>
              <w:rPr>
                <w:rFonts w:eastAsia="Calibri" w:cs="Calibri"/>
              </w:rPr>
              <w:t>23.64.112.68</w:t>
            </w:r>
          </w:p>
        </w:tc>
      </w:tr>
      <w:tr w:rsidR="00C90278" w:rsidRPr="000D193B" w14:paraId="00CB5E76"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847D6BB" w14:textId="77777777" w:rsidR="00C90278" w:rsidRPr="00B17F14" w:rsidRDefault="00C90278" w:rsidP="001A1B54">
            <w:pPr>
              <w:spacing w:line="259" w:lineRule="auto"/>
              <w:jc w:val="center"/>
              <w:rPr>
                <w:rFonts w:eastAsia="Calibri" w:cs="Calibri"/>
              </w:rPr>
            </w:pPr>
            <w:r>
              <w:rPr>
                <w:rFonts w:eastAsia="Calibri" w:cs="Calibri"/>
              </w:rPr>
              <w:t>23.64.112.74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7059DD9" w14:textId="77777777" w:rsidR="00C90278" w:rsidRPr="00B17F14" w:rsidRDefault="00C90278" w:rsidP="001A1B54">
            <w:pPr>
              <w:spacing w:line="259" w:lineRule="auto"/>
              <w:jc w:val="center"/>
              <w:rPr>
                <w:rFonts w:eastAsia="Calibri" w:cs="Calibri"/>
              </w:rPr>
            </w:pPr>
            <w:r>
              <w:rPr>
                <w:rFonts w:eastAsia="Calibri" w:cs="Calibri"/>
              </w:rPr>
              <w:t>23.64.112.76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D856678" w14:textId="77777777" w:rsidR="00C90278" w:rsidRPr="00B17F14" w:rsidRDefault="00C90278" w:rsidP="001A1B54">
            <w:pPr>
              <w:spacing w:line="259" w:lineRule="auto"/>
              <w:jc w:val="center"/>
              <w:rPr>
                <w:rFonts w:eastAsia="Calibri" w:cs="Calibri"/>
              </w:rPr>
            </w:pPr>
            <w:r>
              <w:rPr>
                <w:rFonts w:eastAsia="Calibri" w:cs="Calibri"/>
              </w:rPr>
              <w:t>23.64.112.77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1B9053A" w14:textId="77777777" w:rsidR="00C90278" w:rsidRPr="00B17F14" w:rsidRDefault="00C90278" w:rsidP="001A1B54">
            <w:pPr>
              <w:spacing w:line="259" w:lineRule="auto"/>
              <w:jc w:val="center"/>
              <w:rPr>
                <w:rFonts w:eastAsia="Calibri" w:cs="Calibri"/>
              </w:rPr>
            </w:pPr>
            <w:r>
              <w:rPr>
                <w:rFonts w:eastAsia="Calibri" w:cs="Calibri"/>
              </w:rPr>
              <w:t>23.64.112.78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20A50D2" w14:textId="77777777" w:rsidR="00C90278" w:rsidRPr="00B17F14" w:rsidRDefault="00C90278" w:rsidP="001A1B54">
            <w:pPr>
              <w:spacing w:line="259" w:lineRule="auto"/>
              <w:jc w:val="center"/>
              <w:rPr>
                <w:rFonts w:eastAsia="Calibri" w:cs="Calibri"/>
              </w:rPr>
            </w:pPr>
            <w:r>
              <w:rPr>
                <w:rFonts w:eastAsia="Calibri" w:cs="Calibri"/>
              </w:rPr>
              <w:t>23.64.112.79</w:t>
            </w:r>
          </w:p>
        </w:tc>
      </w:tr>
      <w:tr w:rsidR="00C90278" w:rsidRPr="000D193B" w14:paraId="28FBF1F9"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4F38400" w14:textId="77777777" w:rsidR="00C90278" w:rsidRPr="00B17F14" w:rsidRDefault="00C90278" w:rsidP="001A1B54">
            <w:pPr>
              <w:spacing w:line="259" w:lineRule="auto"/>
              <w:jc w:val="center"/>
              <w:rPr>
                <w:rFonts w:eastAsia="Calibri" w:cs="Calibri"/>
              </w:rPr>
            </w:pPr>
            <w:r>
              <w:rPr>
                <w:rFonts w:eastAsia="Calibri" w:cs="Calibri"/>
              </w:rPr>
              <w:t>23.64.112.83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D1BB124" w14:textId="77777777" w:rsidR="00C90278" w:rsidRPr="00B17F14" w:rsidRDefault="00C90278" w:rsidP="001A1B54">
            <w:pPr>
              <w:spacing w:line="259" w:lineRule="auto"/>
              <w:jc w:val="center"/>
              <w:rPr>
                <w:rFonts w:eastAsia="Calibri" w:cs="Calibri"/>
              </w:rPr>
            </w:pPr>
            <w:r>
              <w:rPr>
                <w:rFonts w:eastAsia="Calibri" w:cs="Calibri"/>
              </w:rPr>
              <w:t>23.64.112.85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A679FD0" w14:textId="77777777" w:rsidR="00C90278" w:rsidRPr="00B17F14" w:rsidRDefault="00C90278" w:rsidP="001A1B54">
            <w:pPr>
              <w:spacing w:line="259" w:lineRule="auto"/>
              <w:jc w:val="center"/>
              <w:rPr>
                <w:rFonts w:eastAsia="Calibri" w:cs="Calibri"/>
              </w:rPr>
            </w:pPr>
            <w:r>
              <w:rPr>
                <w:rFonts w:eastAsia="Calibri" w:cs="Calibri"/>
              </w:rPr>
              <w:t>23.64.112.86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46AB5BF" w14:textId="77777777" w:rsidR="00C90278" w:rsidRPr="00B17F14" w:rsidRDefault="00C90278" w:rsidP="001A1B54">
            <w:pPr>
              <w:spacing w:line="259" w:lineRule="auto"/>
              <w:jc w:val="center"/>
              <w:rPr>
                <w:rFonts w:eastAsia="Calibri" w:cs="Calibri"/>
              </w:rPr>
            </w:pPr>
            <w:r>
              <w:rPr>
                <w:rFonts w:eastAsia="Calibri" w:cs="Calibri"/>
              </w:rPr>
              <w:t>23.64.112.87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CCB294B" w14:textId="77777777" w:rsidR="00C90278" w:rsidRPr="00B17F14" w:rsidRDefault="00C90278" w:rsidP="001A1B54">
            <w:pPr>
              <w:spacing w:line="259" w:lineRule="auto"/>
              <w:jc w:val="center"/>
              <w:rPr>
                <w:rFonts w:eastAsia="Calibri" w:cs="Calibri"/>
              </w:rPr>
            </w:pPr>
            <w:r>
              <w:rPr>
                <w:rFonts w:eastAsia="Calibri" w:cs="Calibri"/>
              </w:rPr>
              <w:t>23.64.114.4</w:t>
            </w:r>
          </w:p>
        </w:tc>
      </w:tr>
      <w:tr w:rsidR="00C90278" w:rsidRPr="000D193B" w14:paraId="00BD318C"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47E9B1F" w14:textId="77777777" w:rsidR="00C90278" w:rsidRPr="00B17F14" w:rsidRDefault="00C90278" w:rsidP="001A1B54">
            <w:pPr>
              <w:spacing w:line="259" w:lineRule="auto"/>
              <w:jc w:val="center"/>
              <w:rPr>
                <w:rFonts w:eastAsia="Calibri" w:cs="Calibri"/>
              </w:rPr>
            </w:pPr>
            <w:r>
              <w:rPr>
                <w:rFonts w:eastAsia="Calibri" w:cs="Calibri"/>
              </w:rPr>
              <w:t>23.64.114.10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811E0E8" w14:textId="77777777" w:rsidR="00C90278" w:rsidRPr="00B17F14" w:rsidRDefault="00C90278" w:rsidP="001A1B54">
            <w:pPr>
              <w:spacing w:line="259" w:lineRule="auto"/>
              <w:jc w:val="center"/>
              <w:rPr>
                <w:rFonts w:eastAsia="Calibri" w:cs="Calibri"/>
              </w:rPr>
            </w:pPr>
            <w:r>
              <w:rPr>
                <w:rFonts w:eastAsia="Calibri" w:cs="Calibri"/>
              </w:rPr>
              <w:t>23.64.114.12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0EE0CA9" w14:textId="77777777" w:rsidR="00C90278" w:rsidRPr="00B17F14" w:rsidRDefault="00C90278" w:rsidP="001A1B54">
            <w:pPr>
              <w:spacing w:line="259" w:lineRule="auto"/>
              <w:jc w:val="center"/>
              <w:rPr>
                <w:rFonts w:eastAsia="Calibri" w:cs="Calibri"/>
              </w:rPr>
            </w:pPr>
            <w:r>
              <w:rPr>
                <w:rFonts w:eastAsia="Calibri" w:cs="Calibri"/>
              </w:rPr>
              <w:t>23.64.114.14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76863D9" w14:textId="77777777" w:rsidR="00C90278" w:rsidRPr="00B17F14" w:rsidRDefault="00C90278" w:rsidP="001A1B54">
            <w:pPr>
              <w:spacing w:line="259" w:lineRule="auto"/>
              <w:jc w:val="center"/>
              <w:rPr>
                <w:rFonts w:eastAsia="Calibri" w:cs="Calibri"/>
              </w:rPr>
            </w:pPr>
            <w:r>
              <w:rPr>
                <w:rFonts w:eastAsia="Calibri" w:cs="Calibri"/>
              </w:rPr>
              <w:t>23.64.114.20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ACB3501" w14:textId="77777777" w:rsidR="00C90278" w:rsidRPr="00B17F14" w:rsidRDefault="00C90278" w:rsidP="001A1B54">
            <w:pPr>
              <w:spacing w:line="259" w:lineRule="auto"/>
              <w:jc w:val="center"/>
              <w:rPr>
                <w:rFonts w:eastAsia="Calibri" w:cs="Calibri"/>
              </w:rPr>
            </w:pPr>
            <w:r>
              <w:rPr>
                <w:rFonts w:eastAsia="Calibri" w:cs="Calibri"/>
              </w:rPr>
              <w:t>23.64.114.28</w:t>
            </w:r>
          </w:p>
        </w:tc>
      </w:tr>
      <w:tr w:rsidR="00C90278" w:rsidRPr="000D193B" w14:paraId="53440544"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5227497" w14:textId="77777777" w:rsidR="00C90278" w:rsidRPr="00B17F14" w:rsidRDefault="00C90278" w:rsidP="001A1B54">
            <w:pPr>
              <w:spacing w:line="259" w:lineRule="auto"/>
              <w:jc w:val="center"/>
              <w:rPr>
                <w:rFonts w:eastAsia="Calibri" w:cs="Calibri"/>
              </w:rPr>
            </w:pPr>
            <w:r>
              <w:rPr>
                <w:rFonts w:eastAsia="Calibri" w:cs="Calibri"/>
              </w:rPr>
              <w:lastRenderedPageBreak/>
              <w:t>23.64.114.31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5DFAF8E" w14:textId="77777777" w:rsidR="00C90278" w:rsidRPr="00B17F14" w:rsidRDefault="00C90278" w:rsidP="001A1B54">
            <w:pPr>
              <w:spacing w:line="259" w:lineRule="auto"/>
              <w:jc w:val="center"/>
              <w:rPr>
                <w:rFonts w:eastAsia="Calibri" w:cs="Calibri"/>
              </w:rPr>
            </w:pPr>
            <w:r>
              <w:rPr>
                <w:rFonts w:eastAsia="Calibri" w:cs="Calibri"/>
              </w:rPr>
              <w:t>23.64.114.33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15EB2C7" w14:textId="77777777" w:rsidR="00C90278" w:rsidRPr="00B17F14" w:rsidRDefault="00C90278" w:rsidP="001A1B54">
            <w:pPr>
              <w:spacing w:line="259" w:lineRule="auto"/>
              <w:jc w:val="center"/>
              <w:rPr>
                <w:rFonts w:eastAsia="Calibri" w:cs="Calibri"/>
              </w:rPr>
            </w:pPr>
            <w:r>
              <w:rPr>
                <w:rFonts w:eastAsia="Calibri" w:cs="Calibri"/>
              </w:rPr>
              <w:t>23.64.114.38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8FD4E1E" w14:textId="77777777" w:rsidR="00C90278" w:rsidRPr="00B17F14" w:rsidRDefault="00C90278" w:rsidP="001A1B54">
            <w:pPr>
              <w:spacing w:line="259" w:lineRule="auto"/>
              <w:jc w:val="center"/>
              <w:rPr>
                <w:rFonts w:eastAsia="Calibri" w:cs="Calibri"/>
              </w:rPr>
            </w:pPr>
            <w:r>
              <w:rPr>
                <w:rFonts w:eastAsia="Calibri" w:cs="Calibri"/>
              </w:rPr>
              <w:t>23.64.114.39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8AA95DC" w14:textId="77777777" w:rsidR="00C90278" w:rsidRPr="00B17F14" w:rsidRDefault="00C90278" w:rsidP="001A1B54">
            <w:pPr>
              <w:spacing w:line="259" w:lineRule="auto"/>
              <w:jc w:val="center"/>
              <w:rPr>
                <w:rFonts w:eastAsia="Calibri" w:cs="Calibri"/>
              </w:rPr>
            </w:pPr>
            <w:r>
              <w:rPr>
                <w:rFonts w:eastAsia="Calibri" w:cs="Calibri"/>
              </w:rPr>
              <w:t>23.64.114.40</w:t>
            </w:r>
          </w:p>
        </w:tc>
      </w:tr>
      <w:tr w:rsidR="00C90278" w:rsidRPr="000D193B" w14:paraId="470E532E"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38AF491" w14:textId="77777777" w:rsidR="00C90278" w:rsidRPr="00B17F14" w:rsidRDefault="00C90278" w:rsidP="001A1B54">
            <w:pPr>
              <w:spacing w:line="259" w:lineRule="auto"/>
              <w:jc w:val="center"/>
              <w:rPr>
                <w:rFonts w:eastAsia="Calibri" w:cs="Calibri"/>
              </w:rPr>
            </w:pPr>
            <w:r>
              <w:rPr>
                <w:rFonts w:eastAsia="Calibri" w:cs="Calibri"/>
              </w:rPr>
              <w:t>23.64.114.42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4D549F9" w14:textId="77777777" w:rsidR="00C90278" w:rsidRPr="00B17F14" w:rsidRDefault="00C90278" w:rsidP="001A1B54">
            <w:pPr>
              <w:spacing w:line="259" w:lineRule="auto"/>
              <w:jc w:val="center"/>
              <w:rPr>
                <w:rFonts w:eastAsia="Calibri" w:cs="Calibri"/>
              </w:rPr>
            </w:pPr>
            <w:r>
              <w:rPr>
                <w:rFonts w:eastAsia="Calibri" w:cs="Calibri"/>
              </w:rPr>
              <w:t>23.66.101.37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583B37D" w14:textId="77777777" w:rsidR="00C90278" w:rsidRPr="00B17F14" w:rsidRDefault="00C90278" w:rsidP="001A1B54">
            <w:pPr>
              <w:spacing w:line="259" w:lineRule="auto"/>
              <w:jc w:val="center"/>
              <w:rPr>
                <w:rFonts w:eastAsia="Calibri" w:cs="Calibri"/>
              </w:rPr>
            </w:pPr>
            <w:r>
              <w:rPr>
                <w:rFonts w:eastAsia="Calibri" w:cs="Calibri"/>
              </w:rPr>
              <w:t>23.66.101.39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889C10A" w14:textId="77777777" w:rsidR="00C90278" w:rsidRPr="00B17F14" w:rsidRDefault="00C90278" w:rsidP="001A1B54">
            <w:pPr>
              <w:spacing w:line="259" w:lineRule="auto"/>
              <w:jc w:val="center"/>
              <w:rPr>
                <w:rFonts w:eastAsia="Calibri" w:cs="Calibri"/>
              </w:rPr>
            </w:pPr>
            <w:r>
              <w:rPr>
                <w:rFonts w:eastAsia="Calibri" w:cs="Calibri"/>
              </w:rPr>
              <w:t>23.66.101.40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7BF7593" w14:textId="77777777" w:rsidR="00C90278" w:rsidRPr="00B17F14" w:rsidRDefault="00C90278" w:rsidP="001A1B54">
            <w:pPr>
              <w:spacing w:line="259" w:lineRule="auto"/>
              <w:jc w:val="center"/>
              <w:rPr>
                <w:rFonts w:eastAsia="Calibri" w:cs="Calibri"/>
              </w:rPr>
            </w:pPr>
            <w:r>
              <w:rPr>
                <w:rFonts w:eastAsia="Calibri" w:cs="Calibri"/>
              </w:rPr>
              <w:t>23.66.101.42</w:t>
            </w:r>
          </w:p>
        </w:tc>
      </w:tr>
      <w:tr w:rsidR="00C90278" w:rsidRPr="000D193B" w14:paraId="1AF82155"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B99F031" w14:textId="77777777" w:rsidR="00C90278" w:rsidRPr="00B17F14" w:rsidRDefault="00C90278" w:rsidP="001A1B54">
            <w:pPr>
              <w:spacing w:line="259" w:lineRule="auto"/>
              <w:jc w:val="center"/>
              <w:rPr>
                <w:rFonts w:eastAsia="Calibri" w:cs="Calibri"/>
              </w:rPr>
            </w:pPr>
            <w:r>
              <w:rPr>
                <w:rFonts w:eastAsia="Calibri" w:cs="Calibri"/>
              </w:rPr>
              <w:t>23.66.101.43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BA05188" w14:textId="77777777" w:rsidR="00C90278" w:rsidRPr="00B17F14" w:rsidRDefault="00C90278" w:rsidP="001A1B54">
            <w:pPr>
              <w:spacing w:line="259" w:lineRule="auto"/>
              <w:jc w:val="center"/>
              <w:rPr>
                <w:rFonts w:eastAsia="Calibri" w:cs="Calibri"/>
              </w:rPr>
            </w:pPr>
            <w:r>
              <w:rPr>
                <w:rFonts w:eastAsia="Calibri" w:cs="Calibri"/>
              </w:rPr>
              <w:t>23.66.101.44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0649E0E" w14:textId="77777777" w:rsidR="00C90278" w:rsidRPr="00B17F14" w:rsidRDefault="00C90278" w:rsidP="001A1B54">
            <w:pPr>
              <w:spacing w:line="259" w:lineRule="auto"/>
              <w:jc w:val="center"/>
              <w:rPr>
                <w:rFonts w:eastAsia="Calibri" w:cs="Calibri"/>
              </w:rPr>
            </w:pPr>
            <w:r>
              <w:rPr>
                <w:rFonts w:eastAsia="Calibri" w:cs="Calibri"/>
              </w:rPr>
              <w:t>23.66.101.46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F105C25" w14:textId="77777777" w:rsidR="00C90278" w:rsidRPr="00B17F14" w:rsidRDefault="00C90278" w:rsidP="001A1B54">
            <w:pPr>
              <w:spacing w:line="259" w:lineRule="auto"/>
              <w:jc w:val="center"/>
              <w:rPr>
                <w:rFonts w:eastAsia="Calibri" w:cs="Calibri"/>
              </w:rPr>
            </w:pPr>
            <w:r>
              <w:rPr>
                <w:rFonts w:eastAsia="Calibri" w:cs="Calibri"/>
              </w:rPr>
              <w:t>23.66.101.47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1ABE835" w14:textId="77777777" w:rsidR="00C90278" w:rsidRPr="00B17F14" w:rsidRDefault="00C90278" w:rsidP="001A1B54">
            <w:pPr>
              <w:spacing w:line="259" w:lineRule="auto"/>
              <w:jc w:val="center"/>
              <w:rPr>
                <w:rFonts w:eastAsia="Calibri" w:cs="Calibri"/>
              </w:rPr>
            </w:pPr>
            <w:r>
              <w:rPr>
                <w:rFonts w:eastAsia="Calibri" w:cs="Calibri"/>
              </w:rPr>
              <w:t>23.66.101.48</w:t>
            </w:r>
          </w:p>
        </w:tc>
      </w:tr>
      <w:tr w:rsidR="00C90278" w:rsidRPr="000D193B" w14:paraId="4271E2CF"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C2378D2" w14:textId="77777777" w:rsidR="00C90278" w:rsidRPr="00B17F14" w:rsidRDefault="00C90278" w:rsidP="001A1B54">
            <w:pPr>
              <w:spacing w:line="259" w:lineRule="auto"/>
              <w:jc w:val="center"/>
              <w:rPr>
                <w:rFonts w:eastAsia="Calibri" w:cs="Calibri"/>
              </w:rPr>
            </w:pPr>
            <w:r>
              <w:rPr>
                <w:rFonts w:eastAsia="Calibri" w:cs="Calibri"/>
              </w:rPr>
              <w:t>23.66.101.50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7DED9F2" w14:textId="77777777" w:rsidR="00C90278" w:rsidRPr="00B17F14" w:rsidRDefault="00C90278" w:rsidP="001A1B54">
            <w:pPr>
              <w:spacing w:line="259" w:lineRule="auto"/>
              <w:jc w:val="center"/>
              <w:rPr>
                <w:rFonts w:eastAsia="Calibri" w:cs="Calibri"/>
              </w:rPr>
            </w:pPr>
            <w:r>
              <w:rPr>
                <w:rFonts w:eastAsia="Calibri" w:cs="Calibri"/>
              </w:rPr>
              <w:t>23.66.101.51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B5BE197" w14:textId="77777777" w:rsidR="00C90278" w:rsidRPr="00B17F14" w:rsidRDefault="00C90278" w:rsidP="001A1B54">
            <w:pPr>
              <w:spacing w:line="259" w:lineRule="auto"/>
              <w:jc w:val="center"/>
              <w:rPr>
                <w:rFonts w:eastAsia="Calibri" w:cs="Calibri"/>
              </w:rPr>
            </w:pPr>
            <w:r>
              <w:rPr>
                <w:rFonts w:eastAsia="Calibri" w:cs="Calibri"/>
              </w:rPr>
              <w:t>23.66.127.132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EEA6567" w14:textId="77777777" w:rsidR="00C90278" w:rsidRPr="00B17F14" w:rsidRDefault="00C90278" w:rsidP="001A1B54">
            <w:pPr>
              <w:spacing w:line="259" w:lineRule="auto"/>
              <w:jc w:val="center"/>
              <w:rPr>
                <w:rFonts w:eastAsia="Calibri" w:cs="Calibri"/>
              </w:rPr>
            </w:pPr>
            <w:r>
              <w:rPr>
                <w:rFonts w:eastAsia="Calibri" w:cs="Calibri"/>
              </w:rPr>
              <w:t>23.66.127.133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140EA85" w14:textId="77777777" w:rsidR="00C90278" w:rsidRPr="00B17F14" w:rsidRDefault="00C90278" w:rsidP="001A1B54">
            <w:pPr>
              <w:spacing w:line="259" w:lineRule="auto"/>
              <w:jc w:val="center"/>
              <w:rPr>
                <w:rFonts w:eastAsia="Calibri" w:cs="Calibri"/>
              </w:rPr>
            </w:pPr>
            <w:r>
              <w:rPr>
                <w:rFonts w:eastAsia="Calibri" w:cs="Calibri"/>
              </w:rPr>
              <w:t>23.66.127.136</w:t>
            </w:r>
          </w:p>
        </w:tc>
      </w:tr>
      <w:tr w:rsidR="00C90278" w:rsidRPr="000D193B" w14:paraId="31A338F8"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616E7A8" w14:textId="77777777" w:rsidR="00C90278" w:rsidRPr="00B17F14" w:rsidRDefault="00C90278" w:rsidP="001A1B54">
            <w:pPr>
              <w:spacing w:line="259" w:lineRule="auto"/>
              <w:jc w:val="center"/>
              <w:rPr>
                <w:rFonts w:eastAsia="Calibri" w:cs="Calibri"/>
              </w:rPr>
            </w:pPr>
            <w:r>
              <w:rPr>
                <w:rFonts w:eastAsia="Calibri" w:cs="Calibri"/>
              </w:rPr>
              <w:t>23.66.127.137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7C1E44F" w14:textId="77777777" w:rsidR="00C90278" w:rsidRPr="00B17F14" w:rsidRDefault="00C90278" w:rsidP="001A1B54">
            <w:pPr>
              <w:spacing w:line="259" w:lineRule="auto"/>
              <w:jc w:val="center"/>
              <w:rPr>
                <w:rFonts w:eastAsia="Calibri" w:cs="Calibri"/>
              </w:rPr>
            </w:pPr>
            <w:r>
              <w:rPr>
                <w:rFonts w:eastAsia="Calibri" w:cs="Calibri"/>
              </w:rPr>
              <w:t>23.66.127.138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4608117" w14:textId="77777777" w:rsidR="00C90278" w:rsidRPr="00B17F14" w:rsidRDefault="00C90278" w:rsidP="001A1B54">
            <w:pPr>
              <w:spacing w:line="259" w:lineRule="auto"/>
              <w:jc w:val="center"/>
              <w:rPr>
                <w:rFonts w:eastAsia="Calibri" w:cs="Calibri"/>
              </w:rPr>
            </w:pPr>
            <w:r>
              <w:rPr>
                <w:rFonts w:eastAsia="Calibri" w:cs="Calibri"/>
              </w:rPr>
              <w:t>23.66.127.141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54539C1" w14:textId="77777777" w:rsidR="00C90278" w:rsidRPr="00B17F14" w:rsidRDefault="00C90278" w:rsidP="001A1B54">
            <w:pPr>
              <w:spacing w:line="259" w:lineRule="auto"/>
              <w:jc w:val="center"/>
              <w:rPr>
                <w:rFonts w:eastAsia="Calibri" w:cs="Calibri"/>
              </w:rPr>
            </w:pPr>
            <w:r>
              <w:rPr>
                <w:rFonts w:eastAsia="Calibri" w:cs="Calibri"/>
              </w:rPr>
              <w:t>23.66.127.142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BC57842" w14:textId="77777777" w:rsidR="00C90278" w:rsidRPr="00B17F14" w:rsidRDefault="00C90278" w:rsidP="001A1B54">
            <w:pPr>
              <w:spacing w:line="259" w:lineRule="auto"/>
              <w:jc w:val="center"/>
              <w:rPr>
                <w:rFonts w:eastAsia="Calibri" w:cs="Calibri"/>
              </w:rPr>
            </w:pPr>
            <w:r>
              <w:rPr>
                <w:rFonts w:eastAsia="Calibri" w:cs="Calibri"/>
              </w:rPr>
              <w:t>23.66.127.146</w:t>
            </w:r>
          </w:p>
        </w:tc>
      </w:tr>
      <w:tr w:rsidR="00C90278" w:rsidRPr="000D193B" w14:paraId="41E5FDEE"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DCD5663" w14:textId="77777777" w:rsidR="00C90278" w:rsidRPr="00B17F14" w:rsidRDefault="00C90278" w:rsidP="001A1B54">
            <w:pPr>
              <w:spacing w:line="259" w:lineRule="auto"/>
              <w:jc w:val="center"/>
              <w:rPr>
                <w:rFonts w:eastAsia="Calibri" w:cs="Calibri"/>
              </w:rPr>
            </w:pPr>
            <w:r>
              <w:rPr>
                <w:rFonts w:eastAsia="Calibri" w:cs="Calibri"/>
              </w:rPr>
              <w:t>23.66.127.147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977FB11" w14:textId="77777777" w:rsidR="00C90278" w:rsidRPr="00B17F14" w:rsidRDefault="00C90278" w:rsidP="001A1B54">
            <w:pPr>
              <w:spacing w:line="259" w:lineRule="auto"/>
              <w:jc w:val="center"/>
              <w:rPr>
                <w:rFonts w:eastAsia="Calibri" w:cs="Calibri"/>
              </w:rPr>
            </w:pPr>
            <w:r>
              <w:rPr>
                <w:rFonts w:eastAsia="Calibri" w:cs="Calibri"/>
              </w:rPr>
              <w:t>23.66.127.149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AE7929D" w14:textId="77777777" w:rsidR="00C90278" w:rsidRPr="00B17F14" w:rsidRDefault="00C90278" w:rsidP="001A1B54">
            <w:pPr>
              <w:spacing w:line="259" w:lineRule="auto"/>
              <w:jc w:val="center"/>
              <w:rPr>
                <w:rFonts w:eastAsia="Calibri" w:cs="Calibri"/>
              </w:rPr>
            </w:pPr>
            <w:r>
              <w:rPr>
                <w:rFonts w:eastAsia="Calibri" w:cs="Calibri"/>
              </w:rPr>
              <w:t>23.66.127.150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0F09044" w14:textId="77777777" w:rsidR="00C90278" w:rsidRPr="00B17F14" w:rsidRDefault="00C90278" w:rsidP="001A1B54">
            <w:pPr>
              <w:spacing w:line="259" w:lineRule="auto"/>
              <w:jc w:val="center"/>
              <w:rPr>
                <w:rFonts w:eastAsia="Calibri" w:cs="Calibri"/>
              </w:rPr>
            </w:pPr>
            <w:r>
              <w:rPr>
                <w:rFonts w:eastAsia="Calibri" w:cs="Calibri"/>
              </w:rPr>
              <w:t>23.66.127.155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7DB44AA" w14:textId="77777777" w:rsidR="00C90278" w:rsidRPr="00B17F14" w:rsidRDefault="00C90278" w:rsidP="001A1B54">
            <w:pPr>
              <w:spacing w:line="259" w:lineRule="auto"/>
              <w:jc w:val="center"/>
              <w:rPr>
                <w:rFonts w:eastAsia="Calibri" w:cs="Calibri"/>
              </w:rPr>
            </w:pPr>
            <w:r>
              <w:rPr>
                <w:rFonts w:eastAsia="Calibri" w:cs="Calibri"/>
              </w:rPr>
              <w:t>23.66.127.170</w:t>
            </w:r>
          </w:p>
        </w:tc>
      </w:tr>
      <w:tr w:rsidR="00C90278" w:rsidRPr="000D193B" w14:paraId="48C4AC27"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F4B7AF0" w14:textId="77777777" w:rsidR="00C90278" w:rsidRPr="00B17F14" w:rsidRDefault="00C90278" w:rsidP="001A1B54">
            <w:pPr>
              <w:spacing w:line="259" w:lineRule="auto"/>
              <w:jc w:val="center"/>
              <w:rPr>
                <w:rFonts w:eastAsia="Calibri" w:cs="Calibri"/>
              </w:rPr>
            </w:pPr>
            <w:r>
              <w:rPr>
                <w:rFonts w:eastAsia="Calibri" w:cs="Calibri"/>
              </w:rPr>
              <w:t>23.72.248.202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DB81D1B" w14:textId="77777777" w:rsidR="00C90278" w:rsidRPr="00B17F14" w:rsidRDefault="00C90278" w:rsidP="001A1B54">
            <w:pPr>
              <w:spacing w:line="259" w:lineRule="auto"/>
              <w:jc w:val="center"/>
              <w:rPr>
                <w:rFonts w:eastAsia="Calibri" w:cs="Calibri"/>
              </w:rPr>
            </w:pPr>
            <w:r>
              <w:rPr>
                <w:rFonts w:eastAsia="Calibri" w:cs="Calibri"/>
              </w:rPr>
              <w:t>23.72.248.211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B417F6F" w14:textId="77777777" w:rsidR="00C90278" w:rsidRPr="00B17F14" w:rsidRDefault="00C90278" w:rsidP="001A1B54">
            <w:pPr>
              <w:spacing w:line="259" w:lineRule="auto"/>
              <w:jc w:val="center"/>
              <w:rPr>
                <w:rFonts w:eastAsia="Calibri" w:cs="Calibri"/>
              </w:rPr>
            </w:pPr>
            <w:r>
              <w:rPr>
                <w:rFonts w:eastAsia="Calibri" w:cs="Calibri"/>
              </w:rPr>
              <w:t>23.72.248.214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AC28B15" w14:textId="77777777" w:rsidR="00C90278" w:rsidRPr="00B17F14" w:rsidRDefault="00C90278" w:rsidP="001A1B54">
            <w:pPr>
              <w:spacing w:line="259" w:lineRule="auto"/>
              <w:jc w:val="center"/>
              <w:rPr>
                <w:rFonts w:eastAsia="Calibri" w:cs="Calibri"/>
              </w:rPr>
            </w:pPr>
            <w:r>
              <w:rPr>
                <w:rFonts w:eastAsia="Calibri" w:cs="Calibri"/>
              </w:rPr>
              <w:t>23.72.248.221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45E8297" w14:textId="77777777" w:rsidR="00C90278" w:rsidRPr="00B17F14" w:rsidRDefault="00C90278" w:rsidP="001A1B54">
            <w:pPr>
              <w:spacing w:line="259" w:lineRule="auto"/>
              <w:jc w:val="center"/>
              <w:rPr>
                <w:rFonts w:eastAsia="Calibri" w:cs="Calibri"/>
              </w:rPr>
            </w:pPr>
            <w:r>
              <w:rPr>
                <w:rFonts w:eastAsia="Calibri" w:cs="Calibri"/>
              </w:rPr>
              <w:t>23.72.248.224</w:t>
            </w:r>
          </w:p>
        </w:tc>
      </w:tr>
      <w:tr w:rsidR="00C90278" w:rsidRPr="000D193B" w14:paraId="0315BC06"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C0D3114" w14:textId="77777777" w:rsidR="00C90278" w:rsidRPr="00B17F14" w:rsidRDefault="00C90278" w:rsidP="001A1B54">
            <w:pPr>
              <w:spacing w:line="259" w:lineRule="auto"/>
              <w:jc w:val="center"/>
              <w:rPr>
                <w:rFonts w:eastAsia="Calibri" w:cs="Calibri"/>
              </w:rPr>
            </w:pPr>
            <w:r>
              <w:rPr>
                <w:rFonts w:eastAsia="Calibri" w:cs="Calibri"/>
              </w:rPr>
              <w:t>23.73.207.68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120AF18" w14:textId="77777777" w:rsidR="00C90278" w:rsidRPr="00B17F14" w:rsidRDefault="00C90278" w:rsidP="001A1B54">
            <w:pPr>
              <w:spacing w:line="259" w:lineRule="auto"/>
              <w:jc w:val="center"/>
              <w:rPr>
                <w:rFonts w:eastAsia="Calibri" w:cs="Calibri"/>
              </w:rPr>
            </w:pPr>
            <w:r>
              <w:rPr>
                <w:rFonts w:eastAsia="Calibri" w:cs="Calibri"/>
              </w:rPr>
              <w:t>23.73.207.69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DEA1BF6" w14:textId="77777777" w:rsidR="00C90278" w:rsidRPr="00B17F14" w:rsidRDefault="00C90278" w:rsidP="001A1B54">
            <w:pPr>
              <w:spacing w:line="259" w:lineRule="auto"/>
              <w:jc w:val="center"/>
              <w:rPr>
                <w:rFonts w:eastAsia="Calibri" w:cs="Calibri"/>
              </w:rPr>
            </w:pPr>
            <w:r>
              <w:rPr>
                <w:rFonts w:eastAsia="Calibri" w:cs="Calibri"/>
              </w:rPr>
              <w:t>23.73.207.70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93F89F4" w14:textId="77777777" w:rsidR="00C90278" w:rsidRPr="00B17F14" w:rsidRDefault="00C90278" w:rsidP="001A1B54">
            <w:pPr>
              <w:spacing w:line="259" w:lineRule="auto"/>
              <w:jc w:val="center"/>
              <w:rPr>
                <w:rFonts w:eastAsia="Calibri" w:cs="Calibri"/>
              </w:rPr>
            </w:pPr>
            <w:r>
              <w:rPr>
                <w:rFonts w:eastAsia="Calibri" w:cs="Calibri"/>
              </w:rPr>
              <w:t>23.73.207.72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59C2A75" w14:textId="77777777" w:rsidR="00C90278" w:rsidRPr="00B17F14" w:rsidRDefault="00C90278" w:rsidP="001A1B54">
            <w:pPr>
              <w:spacing w:line="259" w:lineRule="auto"/>
              <w:jc w:val="center"/>
              <w:rPr>
                <w:rFonts w:eastAsia="Calibri" w:cs="Calibri"/>
              </w:rPr>
            </w:pPr>
            <w:r>
              <w:rPr>
                <w:rFonts w:eastAsia="Calibri" w:cs="Calibri"/>
              </w:rPr>
              <w:t>23.73.207.74</w:t>
            </w:r>
          </w:p>
        </w:tc>
      </w:tr>
      <w:tr w:rsidR="00C90278" w:rsidRPr="000D193B" w14:paraId="3E038702"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3DAECD9" w14:textId="77777777" w:rsidR="00C90278" w:rsidRPr="00B17F14" w:rsidRDefault="00C90278" w:rsidP="001A1B54">
            <w:pPr>
              <w:spacing w:line="259" w:lineRule="auto"/>
              <w:jc w:val="center"/>
              <w:rPr>
                <w:rFonts w:eastAsia="Calibri" w:cs="Calibri"/>
              </w:rPr>
            </w:pPr>
            <w:r>
              <w:rPr>
                <w:rFonts w:eastAsia="Calibri" w:cs="Calibri"/>
              </w:rPr>
              <w:t>23.73.207.76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0BD234B" w14:textId="77777777" w:rsidR="00C90278" w:rsidRPr="00B17F14" w:rsidRDefault="00C90278" w:rsidP="001A1B54">
            <w:pPr>
              <w:spacing w:line="259" w:lineRule="auto"/>
              <w:jc w:val="center"/>
              <w:rPr>
                <w:rFonts w:eastAsia="Calibri" w:cs="Calibri"/>
              </w:rPr>
            </w:pPr>
            <w:r>
              <w:rPr>
                <w:rFonts w:eastAsia="Calibri" w:cs="Calibri"/>
              </w:rPr>
              <w:t>23.73.207.132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2FFB25C" w14:textId="77777777" w:rsidR="00C90278" w:rsidRPr="00B17F14" w:rsidRDefault="00C90278" w:rsidP="001A1B54">
            <w:pPr>
              <w:spacing w:line="259" w:lineRule="auto"/>
              <w:jc w:val="center"/>
              <w:rPr>
                <w:rFonts w:eastAsia="Calibri" w:cs="Calibri"/>
              </w:rPr>
            </w:pPr>
            <w:r>
              <w:rPr>
                <w:rFonts w:eastAsia="Calibri" w:cs="Calibri"/>
              </w:rPr>
              <w:t>23.73.207.135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66A6385" w14:textId="77777777" w:rsidR="00C90278" w:rsidRPr="00B17F14" w:rsidRDefault="00C90278" w:rsidP="001A1B54">
            <w:pPr>
              <w:spacing w:line="259" w:lineRule="auto"/>
              <w:jc w:val="center"/>
              <w:rPr>
                <w:rFonts w:eastAsia="Calibri" w:cs="Calibri"/>
              </w:rPr>
            </w:pPr>
            <w:r>
              <w:rPr>
                <w:rFonts w:eastAsia="Calibri" w:cs="Calibri"/>
              </w:rPr>
              <w:t>23.73.207.141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A788E9A" w14:textId="77777777" w:rsidR="00C90278" w:rsidRPr="00B17F14" w:rsidRDefault="00C90278" w:rsidP="001A1B54">
            <w:pPr>
              <w:spacing w:line="259" w:lineRule="auto"/>
              <w:jc w:val="center"/>
              <w:rPr>
                <w:rFonts w:eastAsia="Calibri" w:cs="Calibri"/>
              </w:rPr>
            </w:pPr>
            <w:r>
              <w:rPr>
                <w:rFonts w:eastAsia="Calibri" w:cs="Calibri"/>
              </w:rPr>
              <w:t>23.73.207.155</w:t>
            </w:r>
          </w:p>
        </w:tc>
      </w:tr>
      <w:tr w:rsidR="00C90278" w:rsidRPr="000D193B" w14:paraId="65277D97"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85F2222" w14:textId="77777777" w:rsidR="00C90278" w:rsidRPr="00B17F14" w:rsidRDefault="00C90278" w:rsidP="001A1B54">
            <w:pPr>
              <w:spacing w:line="259" w:lineRule="auto"/>
              <w:jc w:val="center"/>
              <w:rPr>
                <w:rFonts w:eastAsia="Calibri" w:cs="Calibri"/>
              </w:rPr>
            </w:pPr>
            <w:r>
              <w:rPr>
                <w:rFonts w:eastAsia="Calibri" w:cs="Calibri"/>
              </w:rPr>
              <w:t>23.73.207.161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4AD33FD" w14:textId="77777777" w:rsidR="00C90278" w:rsidRPr="00B17F14" w:rsidRDefault="00C90278" w:rsidP="001A1B54">
            <w:pPr>
              <w:spacing w:line="259" w:lineRule="auto"/>
              <w:jc w:val="center"/>
              <w:rPr>
                <w:rFonts w:eastAsia="Calibri" w:cs="Calibri"/>
              </w:rPr>
            </w:pPr>
            <w:r>
              <w:rPr>
                <w:rFonts w:eastAsia="Calibri" w:cs="Calibri"/>
              </w:rPr>
              <w:t>23.73.207.164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3B04F3E" w14:textId="77777777" w:rsidR="00C90278" w:rsidRPr="00B17F14" w:rsidRDefault="00C90278" w:rsidP="001A1B54">
            <w:pPr>
              <w:spacing w:line="259" w:lineRule="auto"/>
              <w:jc w:val="center"/>
              <w:rPr>
                <w:rFonts w:eastAsia="Calibri" w:cs="Calibri"/>
              </w:rPr>
            </w:pPr>
            <w:r>
              <w:rPr>
                <w:rFonts w:eastAsia="Calibri" w:cs="Calibri"/>
              </w:rPr>
              <w:t>23.75.23.2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DDCF1A9" w14:textId="77777777" w:rsidR="00C90278" w:rsidRPr="00B17F14" w:rsidRDefault="00C90278" w:rsidP="001A1B54">
            <w:pPr>
              <w:spacing w:line="259" w:lineRule="auto"/>
              <w:jc w:val="center"/>
              <w:rPr>
                <w:rFonts w:eastAsia="Calibri" w:cs="Calibri"/>
              </w:rPr>
            </w:pPr>
            <w:r>
              <w:rPr>
                <w:rFonts w:eastAsia="Calibri" w:cs="Calibri"/>
              </w:rPr>
              <w:t>23.75.23.85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02FCF11" w14:textId="77777777" w:rsidR="00C90278" w:rsidRPr="00B17F14" w:rsidRDefault="00C90278" w:rsidP="001A1B54">
            <w:pPr>
              <w:spacing w:line="259" w:lineRule="auto"/>
              <w:jc w:val="center"/>
              <w:rPr>
                <w:rFonts w:eastAsia="Calibri" w:cs="Calibri"/>
              </w:rPr>
            </w:pPr>
            <w:r>
              <w:rPr>
                <w:rFonts w:eastAsia="Calibri" w:cs="Calibri"/>
              </w:rPr>
              <w:t>23.75.23.120</w:t>
            </w:r>
          </w:p>
        </w:tc>
      </w:tr>
      <w:tr w:rsidR="00C90278" w:rsidRPr="000D193B" w14:paraId="706D811A"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709EF76" w14:textId="77777777" w:rsidR="00C90278" w:rsidRPr="00B17F14" w:rsidRDefault="00C90278" w:rsidP="001A1B54">
            <w:pPr>
              <w:spacing w:line="259" w:lineRule="auto"/>
              <w:jc w:val="center"/>
              <w:rPr>
                <w:rFonts w:eastAsia="Calibri" w:cs="Calibri"/>
              </w:rPr>
            </w:pPr>
            <w:r>
              <w:rPr>
                <w:rFonts w:eastAsia="Calibri" w:cs="Calibri"/>
              </w:rPr>
              <w:t>23.75.23.178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3344109" w14:textId="77777777" w:rsidR="00C90278" w:rsidRPr="00B17F14" w:rsidRDefault="00C90278" w:rsidP="001A1B54">
            <w:pPr>
              <w:spacing w:line="259" w:lineRule="auto"/>
              <w:jc w:val="center"/>
              <w:rPr>
                <w:rFonts w:eastAsia="Calibri" w:cs="Calibri"/>
              </w:rPr>
            </w:pPr>
            <w:r>
              <w:rPr>
                <w:rFonts w:eastAsia="Calibri" w:cs="Calibri"/>
              </w:rPr>
              <w:t>23.75.23.236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6AFAE77" w14:textId="77777777" w:rsidR="00C90278" w:rsidRPr="00B17F14" w:rsidRDefault="00C90278" w:rsidP="001A1B54">
            <w:pPr>
              <w:spacing w:line="259" w:lineRule="auto"/>
              <w:jc w:val="center"/>
              <w:rPr>
                <w:rFonts w:eastAsia="Calibri" w:cs="Calibri"/>
              </w:rPr>
            </w:pPr>
            <w:r>
              <w:rPr>
                <w:rFonts w:eastAsia="Calibri" w:cs="Calibri"/>
              </w:rPr>
              <w:t>23.192.36.46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CC4EDEA" w14:textId="77777777" w:rsidR="00C90278" w:rsidRPr="00B17F14" w:rsidRDefault="00C90278" w:rsidP="001A1B54">
            <w:pPr>
              <w:spacing w:line="259" w:lineRule="auto"/>
              <w:jc w:val="center"/>
              <w:rPr>
                <w:rFonts w:eastAsia="Calibri" w:cs="Calibri"/>
              </w:rPr>
            </w:pPr>
            <w:r>
              <w:rPr>
                <w:rFonts w:eastAsia="Calibri" w:cs="Calibri"/>
              </w:rPr>
              <w:t>23.192.36.49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9E7E5F4" w14:textId="77777777" w:rsidR="00C90278" w:rsidRPr="00B17F14" w:rsidRDefault="00C90278" w:rsidP="001A1B54">
            <w:pPr>
              <w:spacing w:line="259" w:lineRule="auto"/>
              <w:jc w:val="center"/>
              <w:rPr>
                <w:rFonts w:eastAsia="Calibri" w:cs="Calibri"/>
              </w:rPr>
            </w:pPr>
            <w:r>
              <w:rPr>
                <w:rFonts w:eastAsia="Calibri" w:cs="Calibri"/>
              </w:rPr>
              <w:t>23.193.46.9</w:t>
            </w:r>
          </w:p>
        </w:tc>
      </w:tr>
      <w:tr w:rsidR="00C90278" w:rsidRPr="000D193B" w14:paraId="507B9FA0"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3FEBCE1" w14:textId="77777777" w:rsidR="00C90278" w:rsidRPr="00B17F14" w:rsidRDefault="00C90278" w:rsidP="001A1B54">
            <w:pPr>
              <w:spacing w:line="259" w:lineRule="auto"/>
              <w:jc w:val="center"/>
              <w:rPr>
                <w:rFonts w:eastAsia="Calibri" w:cs="Calibri"/>
              </w:rPr>
            </w:pPr>
            <w:r>
              <w:rPr>
                <w:rFonts w:eastAsia="Calibri" w:cs="Calibri"/>
              </w:rPr>
              <w:t>23.193.46.17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EA0D615" w14:textId="77777777" w:rsidR="00C90278" w:rsidRPr="00B17F14" w:rsidRDefault="00C90278" w:rsidP="001A1B54">
            <w:pPr>
              <w:spacing w:line="259" w:lineRule="auto"/>
              <w:jc w:val="center"/>
              <w:rPr>
                <w:rFonts w:eastAsia="Calibri" w:cs="Calibri"/>
              </w:rPr>
            </w:pPr>
            <w:r>
              <w:rPr>
                <w:rFonts w:eastAsia="Calibri" w:cs="Calibri"/>
              </w:rPr>
              <w:t>23.193.46.24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B41D560" w14:textId="77777777" w:rsidR="00C90278" w:rsidRPr="00B17F14" w:rsidRDefault="00C90278" w:rsidP="001A1B54">
            <w:pPr>
              <w:spacing w:line="259" w:lineRule="auto"/>
              <w:jc w:val="center"/>
              <w:rPr>
                <w:rFonts w:eastAsia="Calibri" w:cs="Calibri"/>
              </w:rPr>
            </w:pPr>
            <w:r>
              <w:rPr>
                <w:rFonts w:eastAsia="Calibri" w:cs="Calibri"/>
              </w:rPr>
              <w:t>23.193.46.25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7A36D02" w14:textId="77777777" w:rsidR="00C90278" w:rsidRPr="00B17F14" w:rsidRDefault="00C90278" w:rsidP="001A1B54">
            <w:pPr>
              <w:spacing w:line="259" w:lineRule="auto"/>
              <w:jc w:val="center"/>
              <w:rPr>
                <w:rFonts w:eastAsia="Calibri" w:cs="Calibri"/>
              </w:rPr>
            </w:pPr>
            <w:r>
              <w:rPr>
                <w:rFonts w:eastAsia="Calibri" w:cs="Calibri"/>
              </w:rPr>
              <w:t>23.193.116.216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399DB37" w14:textId="77777777" w:rsidR="00C90278" w:rsidRPr="00B17F14" w:rsidRDefault="00C90278" w:rsidP="001A1B54">
            <w:pPr>
              <w:spacing w:line="259" w:lineRule="auto"/>
              <w:jc w:val="center"/>
              <w:rPr>
                <w:rFonts w:eastAsia="Calibri" w:cs="Calibri"/>
              </w:rPr>
            </w:pPr>
            <w:r>
              <w:rPr>
                <w:rFonts w:eastAsia="Calibri" w:cs="Calibri"/>
              </w:rPr>
              <w:t>23.193.116.232</w:t>
            </w:r>
          </w:p>
        </w:tc>
      </w:tr>
      <w:tr w:rsidR="00C90278" w:rsidRPr="000D193B" w14:paraId="5AC2E3ED"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1A7A461" w14:textId="77777777" w:rsidR="00C90278" w:rsidRPr="00B17F14" w:rsidRDefault="00C90278" w:rsidP="001A1B54">
            <w:pPr>
              <w:spacing w:line="259" w:lineRule="auto"/>
              <w:jc w:val="center"/>
              <w:rPr>
                <w:rFonts w:eastAsia="Calibri" w:cs="Calibri"/>
              </w:rPr>
            </w:pPr>
            <w:r>
              <w:rPr>
                <w:rFonts w:eastAsia="Calibri" w:cs="Calibri"/>
              </w:rPr>
              <w:t>23.194.116.16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759DC42" w14:textId="77777777" w:rsidR="00C90278" w:rsidRPr="00B17F14" w:rsidRDefault="00C90278" w:rsidP="001A1B54">
            <w:pPr>
              <w:spacing w:line="259" w:lineRule="auto"/>
              <w:jc w:val="center"/>
              <w:rPr>
                <w:rFonts w:eastAsia="Calibri" w:cs="Calibri"/>
              </w:rPr>
            </w:pPr>
            <w:r>
              <w:rPr>
                <w:rFonts w:eastAsia="Calibri" w:cs="Calibri"/>
              </w:rPr>
              <w:t>23.194.116.24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D637A3D" w14:textId="77777777" w:rsidR="00C90278" w:rsidRPr="00B17F14" w:rsidRDefault="00C90278" w:rsidP="001A1B54">
            <w:pPr>
              <w:spacing w:line="259" w:lineRule="auto"/>
              <w:jc w:val="center"/>
              <w:rPr>
                <w:rFonts w:eastAsia="Calibri" w:cs="Calibri"/>
              </w:rPr>
            </w:pPr>
            <w:r>
              <w:rPr>
                <w:rFonts w:eastAsia="Calibri" w:cs="Calibri"/>
              </w:rPr>
              <w:t>23.194.116.37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C553AB9" w14:textId="77777777" w:rsidR="00C90278" w:rsidRPr="00B17F14" w:rsidRDefault="00C90278" w:rsidP="001A1B54">
            <w:pPr>
              <w:spacing w:line="259" w:lineRule="auto"/>
              <w:jc w:val="center"/>
              <w:rPr>
                <w:rFonts w:eastAsia="Calibri" w:cs="Calibri"/>
              </w:rPr>
            </w:pPr>
            <w:r>
              <w:rPr>
                <w:rFonts w:eastAsia="Calibri" w:cs="Calibri"/>
              </w:rPr>
              <w:t>23.194.116.63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CBA8667" w14:textId="77777777" w:rsidR="00C90278" w:rsidRPr="00B17F14" w:rsidRDefault="00C90278" w:rsidP="001A1B54">
            <w:pPr>
              <w:spacing w:line="259" w:lineRule="auto"/>
              <w:jc w:val="center"/>
              <w:rPr>
                <w:rFonts w:eastAsia="Calibri" w:cs="Calibri"/>
              </w:rPr>
            </w:pPr>
            <w:r>
              <w:rPr>
                <w:rFonts w:eastAsia="Calibri" w:cs="Calibri"/>
              </w:rPr>
              <w:t>23.194.116.64</w:t>
            </w:r>
          </w:p>
        </w:tc>
      </w:tr>
      <w:tr w:rsidR="00C90278" w:rsidRPr="000D193B" w14:paraId="32942247"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1AED205" w14:textId="77777777" w:rsidR="00C90278" w:rsidRPr="00B17F14" w:rsidRDefault="00C90278" w:rsidP="001A1B54">
            <w:pPr>
              <w:spacing w:line="259" w:lineRule="auto"/>
              <w:jc w:val="center"/>
              <w:rPr>
                <w:rFonts w:eastAsia="Calibri" w:cs="Calibri"/>
              </w:rPr>
            </w:pPr>
            <w:r>
              <w:rPr>
                <w:rFonts w:eastAsia="Calibri" w:cs="Calibri"/>
              </w:rPr>
              <w:t>23.194.116.137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ABBB1E8" w14:textId="77777777" w:rsidR="00C90278" w:rsidRPr="00B17F14" w:rsidRDefault="00C90278" w:rsidP="001A1B54">
            <w:pPr>
              <w:spacing w:line="259" w:lineRule="auto"/>
              <w:jc w:val="center"/>
              <w:rPr>
                <w:rFonts w:eastAsia="Calibri" w:cs="Calibri"/>
              </w:rPr>
            </w:pPr>
            <w:r>
              <w:rPr>
                <w:rFonts w:eastAsia="Calibri" w:cs="Calibri"/>
              </w:rPr>
              <w:t>23.194.116.138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DA4CB93" w14:textId="77777777" w:rsidR="00C90278" w:rsidRPr="00B17F14" w:rsidRDefault="00C90278" w:rsidP="001A1B54">
            <w:pPr>
              <w:spacing w:line="259" w:lineRule="auto"/>
              <w:jc w:val="center"/>
              <w:rPr>
                <w:rFonts w:eastAsia="Calibri" w:cs="Calibri"/>
              </w:rPr>
            </w:pPr>
            <w:r>
              <w:rPr>
                <w:rFonts w:eastAsia="Calibri" w:cs="Calibri"/>
              </w:rPr>
              <w:t>23.194.116.139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622C362" w14:textId="77777777" w:rsidR="00C90278" w:rsidRPr="00B17F14" w:rsidRDefault="00C90278" w:rsidP="001A1B54">
            <w:pPr>
              <w:spacing w:line="259" w:lineRule="auto"/>
              <w:jc w:val="center"/>
              <w:rPr>
                <w:rFonts w:eastAsia="Calibri" w:cs="Calibri"/>
              </w:rPr>
            </w:pPr>
            <w:r>
              <w:rPr>
                <w:rFonts w:eastAsia="Calibri" w:cs="Calibri"/>
              </w:rPr>
              <w:t>23.194.116.142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EAE5F8A" w14:textId="77777777" w:rsidR="00C90278" w:rsidRPr="00B17F14" w:rsidRDefault="00C90278" w:rsidP="001A1B54">
            <w:pPr>
              <w:spacing w:line="259" w:lineRule="auto"/>
              <w:jc w:val="center"/>
              <w:rPr>
                <w:rFonts w:eastAsia="Calibri" w:cs="Calibri"/>
              </w:rPr>
            </w:pPr>
            <w:r>
              <w:rPr>
                <w:rFonts w:eastAsia="Calibri" w:cs="Calibri"/>
              </w:rPr>
              <w:t>23.194.116.143</w:t>
            </w:r>
          </w:p>
        </w:tc>
      </w:tr>
      <w:tr w:rsidR="00C90278" w:rsidRPr="000D193B" w14:paraId="222A00D2"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7F3BC0E" w14:textId="77777777" w:rsidR="00C90278" w:rsidRPr="00B17F14" w:rsidRDefault="00C90278" w:rsidP="001A1B54">
            <w:pPr>
              <w:spacing w:line="259" w:lineRule="auto"/>
              <w:jc w:val="center"/>
              <w:rPr>
                <w:rFonts w:eastAsia="Calibri" w:cs="Calibri"/>
              </w:rPr>
            </w:pPr>
            <w:r>
              <w:rPr>
                <w:rFonts w:eastAsia="Calibri" w:cs="Calibri"/>
              </w:rPr>
              <w:t>23.194.116.148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C82631D" w14:textId="77777777" w:rsidR="00C90278" w:rsidRPr="00B17F14" w:rsidRDefault="00C90278" w:rsidP="001A1B54">
            <w:pPr>
              <w:spacing w:line="259" w:lineRule="auto"/>
              <w:jc w:val="center"/>
              <w:rPr>
                <w:rFonts w:eastAsia="Calibri" w:cs="Calibri"/>
              </w:rPr>
            </w:pPr>
            <w:r>
              <w:rPr>
                <w:rFonts w:eastAsia="Calibri" w:cs="Calibri"/>
              </w:rPr>
              <w:t>23.194.116.149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1213D75" w14:textId="77777777" w:rsidR="00C90278" w:rsidRPr="00B17F14" w:rsidRDefault="00C90278" w:rsidP="001A1B54">
            <w:pPr>
              <w:spacing w:line="259" w:lineRule="auto"/>
              <w:jc w:val="center"/>
              <w:rPr>
                <w:rFonts w:eastAsia="Calibri" w:cs="Calibri"/>
              </w:rPr>
            </w:pPr>
            <w:r>
              <w:rPr>
                <w:rFonts w:eastAsia="Calibri" w:cs="Calibri"/>
              </w:rPr>
              <w:t>23.194.116.150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33F76E3" w14:textId="77777777" w:rsidR="00C90278" w:rsidRPr="00B17F14" w:rsidRDefault="00C90278" w:rsidP="001A1B54">
            <w:pPr>
              <w:spacing w:line="259" w:lineRule="auto"/>
              <w:jc w:val="center"/>
              <w:rPr>
                <w:rFonts w:eastAsia="Calibri" w:cs="Calibri"/>
              </w:rPr>
            </w:pPr>
            <w:r>
              <w:rPr>
                <w:rFonts w:eastAsia="Calibri" w:cs="Calibri"/>
              </w:rPr>
              <w:t>23.194.116.151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4C0C3F2" w14:textId="77777777" w:rsidR="00C90278" w:rsidRPr="00B17F14" w:rsidRDefault="00C90278" w:rsidP="001A1B54">
            <w:pPr>
              <w:spacing w:line="259" w:lineRule="auto"/>
              <w:jc w:val="center"/>
              <w:rPr>
                <w:rFonts w:eastAsia="Calibri" w:cs="Calibri"/>
              </w:rPr>
            </w:pPr>
            <w:r>
              <w:rPr>
                <w:rFonts w:eastAsia="Calibri" w:cs="Calibri"/>
              </w:rPr>
              <w:t>23.194.116.154</w:t>
            </w:r>
          </w:p>
        </w:tc>
      </w:tr>
      <w:tr w:rsidR="00C90278" w:rsidRPr="000D193B" w14:paraId="751A97F5"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06E2CF7" w14:textId="77777777" w:rsidR="00C90278" w:rsidRPr="00B17F14" w:rsidRDefault="00C90278" w:rsidP="001A1B54">
            <w:pPr>
              <w:spacing w:line="259" w:lineRule="auto"/>
              <w:jc w:val="center"/>
              <w:rPr>
                <w:rFonts w:eastAsia="Calibri" w:cs="Calibri"/>
              </w:rPr>
            </w:pPr>
            <w:r>
              <w:rPr>
                <w:rFonts w:eastAsia="Calibri" w:cs="Calibri"/>
              </w:rPr>
              <w:t>23.194.116.156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DBFCDCE" w14:textId="77777777" w:rsidR="00C90278" w:rsidRPr="00B17F14" w:rsidRDefault="00C90278" w:rsidP="001A1B54">
            <w:pPr>
              <w:spacing w:line="259" w:lineRule="auto"/>
              <w:jc w:val="center"/>
              <w:rPr>
                <w:rFonts w:eastAsia="Calibri" w:cs="Calibri"/>
              </w:rPr>
            </w:pPr>
            <w:r>
              <w:rPr>
                <w:rFonts w:eastAsia="Calibri" w:cs="Calibri"/>
              </w:rPr>
              <w:t>23.194.116.161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2473C04" w14:textId="77777777" w:rsidR="00C90278" w:rsidRPr="00B17F14" w:rsidRDefault="00C90278" w:rsidP="001A1B54">
            <w:pPr>
              <w:spacing w:line="259" w:lineRule="auto"/>
              <w:jc w:val="center"/>
              <w:rPr>
                <w:rFonts w:eastAsia="Calibri" w:cs="Calibri"/>
              </w:rPr>
            </w:pPr>
            <w:r>
              <w:rPr>
                <w:rFonts w:eastAsia="Calibri" w:cs="Calibri"/>
              </w:rPr>
              <w:t>23.194.116.163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1D639AD" w14:textId="77777777" w:rsidR="00C90278" w:rsidRPr="00B17F14" w:rsidRDefault="00C90278" w:rsidP="001A1B54">
            <w:pPr>
              <w:spacing w:line="259" w:lineRule="auto"/>
              <w:jc w:val="center"/>
              <w:rPr>
                <w:rFonts w:eastAsia="Calibri" w:cs="Calibri"/>
              </w:rPr>
            </w:pPr>
            <w:r>
              <w:rPr>
                <w:rFonts w:eastAsia="Calibri" w:cs="Calibri"/>
              </w:rPr>
              <w:t>23.194.116.165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26F5B9E" w14:textId="77777777" w:rsidR="00C90278" w:rsidRPr="00B17F14" w:rsidRDefault="00C90278" w:rsidP="001A1B54">
            <w:pPr>
              <w:spacing w:line="259" w:lineRule="auto"/>
              <w:jc w:val="center"/>
              <w:rPr>
                <w:rFonts w:eastAsia="Calibri" w:cs="Calibri"/>
              </w:rPr>
            </w:pPr>
            <w:r>
              <w:rPr>
                <w:rFonts w:eastAsia="Calibri" w:cs="Calibri"/>
              </w:rPr>
              <w:t>23.194.116.166</w:t>
            </w:r>
          </w:p>
        </w:tc>
      </w:tr>
      <w:tr w:rsidR="00C90278" w:rsidRPr="000D193B" w14:paraId="74AC5F1F"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84490DC" w14:textId="77777777" w:rsidR="00C90278" w:rsidRPr="00B17F14" w:rsidRDefault="00C90278" w:rsidP="001A1B54">
            <w:pPr>
              <w:spacing w:line="259" w:lineRule="auto"/>
              <w:jc w:val="center"/>
              <w:rPr>
                <w:rFonts w:eastAsia="Calibri" w:cs="Calibri"/>
              </w:rPr>
            </w:pPr>
            <w:r>
              <w:rPr>
                <w:rFonts w:eastAsia="Calibri" w:cs="Calibri"/>
              </w:rPr>
              <w:t>23.194.116.169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9760F55" w14:textId="77777777" w:rsidR="00C90278" w:rsidRPr="00B17F14" w:rsidRDefault="00C90278" w:rsidP="001A1B54">
            <w:pPr>
              <w:spacing w:line="259" w:lineRule="auto"/>
              <w:jc w:val="center"/>
              <w:rPr>
                <w:rFonts w:eastAsia="Calibri" w:cs="Calibri"/>
              </w:rPr>
            </w:pPr>
            <w:r>
              <w:rPr>
                <w:rFonts w:eastAsia="Calibri" w:cs="Calibri"/>
              </w:rPr>
              <w:t>23.194.116.171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136E753" w14:textId="77777777" w:rsidR="00C90278" w:rsidRPr="00B17F14" w:rsidRDefault="00C90278" w:rsidP="001A1B54">
            <w:pPr>
              <w:spacing w:line="259" w:lineRule="auto"/>
              <w:jc w:val="center"/>
              <w:rPr>
                <w:rFonts w:eastAsia="Calibri" w:cs="Calibri"/>
              </w:rPr>
            </w:pPr>
            <w:r>
              <w:rPr>
                <w:rFonts w:eastAsia="Calibri" w:cs="Calibri"/>
              </w:rPr>
              <w:t>23.194.127.16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25544E1" w14:textId="77777777" w:rsidR="00C90278" w:rsidRPr="00B17F14" w:rsidRDefault="00C90278" w:rsidP="001A1B54">
            <w:pPr>
              <w:spacing w:line="259" w:lineRule="auto"/>
              <w:jc w:val="center"/>
              <w:rPr>
                <w:rFonts w:eastAsia="Calibri" w:cs="Calibri"/>
              </w:rPr>
            </w:pPr>
            <w:r>
              <w:rPr>
                <w:rFonts w:eastAsia="Calibri" w:cs="Calibri"/>
              </w:rPr>
              <w:t>23.194.127.21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C402A87" w14:textId="77777777" w:rsidR="00C90278" w:rsidRPr="00B17F14" w:rsidRDefault="00C90278" w:rsidP="001A1B54">
            <w:pPr>
              <w:spacing w:line="259" w:lineRule="auto"/>
              <w:jc w:val="center"/>
              <w:rPr>
                <w:rFonts w:eastAsia="Calibri" w:cs="Calibri"/>
              </w:rPr>
            </w:pPr>
            <w:r>
              <w:rPr>
                <w:rFonts w:eastAsia="Calibri" w:cs="Calibri"/>
              </w:rPr>
              <w:t>23.194.127.47</w:t>
            </w:r>
          </w:p>
        </w:tc>
      </w:tr>
      <w:tr w:rsidR="00C90278" w:rsidRPr="000D193B" w14:paraId="049ACFBC"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3CA1FA0" w14:textId="77777777" w:rsidR="00C90278" w:rsidRPr="00B17F14" w:rsidRDefault="00C90278" w:rsidP="001A1B54">
            <w:pPr>
              <w:spacing w:line="259" w:lineRule="auto"/>
              <w:jc w:val="center"/>
              <w:rPr>
                <w:rFonts w:eastAsia="Calibri" w:cs="Calibri"/>
              </w:rPr>
            </w:pPr>
            <w:r>
              <w:rPr>
                <w:rFonts w:eastAsia="Calibri" w:cs="Calibri"/>
              </w:rPr>
              <w:t>23.194.127.49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C2BFE3D" w14:textId="77777777" w:rsidR="00C90278" w:rsidRPr="00B17F14" w:rsidRDefault="00C90278" w:rsidP="001A1B54">
            <w:pPr>
              <w:spacing w:line="259" w:lineRule="auto"/>
              <w:jc w:val="center"/>
              <w:rPr>
                <w:rFonts w:eastAsia="Calibri" w:cs="Calibri"/>
              </w:rPr>
            </w:pPr>
            <w:r>
              <w:rPr>
                <w:rFonts w:eastAsia="Calibri" w:cs="Calibri"/>
              </w:rPr>
              <w:t>23.194.127.168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EC53E14" w14:textId="77777777" w:rsidR="00C90278" w:rsidRPr="00B17F14" w:rsidRDefault="00C90278" w:rsidP="001A1B54">
            <w:pPr>
              <w:spacing w:line="259" w:lineRule="auto"/>
              <w:jc w:val="center"/>
              <w:rPr>
                <w:rFonts w:eastAsia="Calibri" w:cs="Calibri"/>
              </w:rPr>
            </w:pPr>
            <w:r>
              <w:rPr>
                <w:rFonts w:eastAsia="Calibri" w:cs="Calibri"/>
              </w:rPr>
              <w:t>23.194.127.172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FEB6FE3" w14:textId="77777777" w:rsidR="00C90278" w:rsidRPr="00B17F14" w:rsidRDefault="00C90278" w:rsidP="001A1B54">
            <w:pPr>
              <w:spacing w:line="259" w:lineRule="auto"/>
              <w:jc w:val="center"/>
              <w:rPr>
                <w:rFonts w:eastAsia="Calibri" w:cs="Calibri"/>
              </w:rPr>
            </w:pPr>
            <w:r>
              <w:rPr>
                <w:rFonts w:eastAsia="Calibri" w:cs="Calibri"/>
              </w:rPr>
              <w:t>23.194.127.181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6304384" w14:textId="77777777" w:rsidR="00C90278" w:rsidRPr="00B17F14" w:rsidRDefault="00C90278" w:rsidP="001A1B54">
            <w:pPr>
              <w:spacing w:line="259" w:lineRule="auto"/>
              <w:jc w:val="center"/>
              <w:rPr>
                <w:rFonts w:eastAsia="Calibri" w:cs="Calibri"/>
              </w:rPr>
            </w:pPr>
            <w:r>
              <w:rPr>
                <w:rFonts w:eastAsia="Calibri" w:cs="Calibri"/>
              </w:rPr>
              <w:t>23.195.81.138</w:t>
            </w:r>
          </w:p>
        </w:tc>
      </w:tr>
      <w:tr w:rsidR="00C90278" w:rsidRPr="000D193B" w14:paraId="1625EF6E"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2201C4A" w14:textId="77777777" w:rsidR="00C90278" w:rsidRPr="00B17F14" w:rsidRDefault="00C90278" w:rsidP="001A1B54">
            <w:pPr>
              <w:spacing w:line="259" w:lineRule="auto"/>
              <w:jc w:val="center"/>
              <w:rPr>
                <w:rFonts w:eastAsia="Calibri" w:cs="Calibri"/>
              </w:rPr>
            </w:pPr>
            <w:r>
              <w:rPr>
                <w:rFonts w:eastAsia="Calibri" w:cs="Calibri"/>
              </w:rPr>
              <w:t>23.195.81.144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4EA172D" w14:textId="77777777" w:rsidR="00C90278" w:rsidRPr="00B17F14" w:rsidRDefault="00C90278" w:rsidP="001A1B54">
            <w:pPr>
              <w:spacing w:line="259" w:lineRule="auto"/>
              <w:jc w:val="center"/>
              <w:rPr>
                <w:rFonts w:eastAsia="Calibri" w:cs="Calibri"/>
              </w:rPr>
            </w:pPr>
            <w:r>
              <w:rPr>
                <w:rFonts w:eastAsia="Calibri" w:cs="Calibri"/>
              </w:rPr>
              <w:t>23.195.81.152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3880074" w14:textId="77777777" w:rsidR="00C90278" w:rsidRPr="00B17F14" w:rsidRDefault="00C90278" w:rsidP="001A1B54">
            <w:pPr>
              <w:spacing w:line="259" w:lineRule="auto"/>
              <w:jc w:val="center"/>
              <w:rPr>
                <w:rFonts w:eastAsia="Calibri" w:cs="Calibri"/>
              </w:rPr>
            </w:pPr>
            <w:r>
              <w:rPr>
                <w:rFonts w:eastAsia="Calibri" w:cs="Calibri"/>
              </w:rPr>
              <w:t>23.195.81.162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3861339" w14:textId="77777777" w:rsidR="00C90278" w:rsidRPr="00B17F14" w:rsidRDefault="00C90278" w:rsidP="001A1B54">
            <w:pPr>
              <w:spacing w:line="259" w:lineRule="auto"/>
              <w:jc w:val="center"/>
              <w:rPr>
                <w:rFonts w:eastAsia="Calibri" w:cs="Calibri"/>
              </w:rPr>
            </w:pPr>
            <w:r>
              <w:rPr>
                <w:rFonts w:eastAsia="Calibri" w:cs="Calibri"/>
              </w:rPr>
              <w:t>23.195.81.186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99C2436" w14:textId="77777777" w:rsidR="00C90278" w:rsidRPr="00B17F14" w:rsidRDefault="00C90278" w:rsidP="001A1B54">
            <w:pPr>
              <w:spacing w:line="259" w:lineRule="auto"/>
              <w:jc w:val="center"/>
              <w:rPr>
                <w:rFonts w:eastAsia="Calibri" w:cs="Calibri"/>
              </w:rPr>
            </w:pPr>
            <w:r>
              <w:rPr>
                <w:rFonts w:eastAsia="Calibri" w:cs="Calibri"/>
              </w:rPr>
              <w:t>23.195.81.200</w:t>
            </w:r>
          </w:p>
        </w:tc>
      </w:tr>
      <w:tr w:rsidR="00C90278" w:rsidRPr="000D193B" w14:paraId="755F6B8E"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85F1133" w14:textId="77777777" w:rsidR="00C90278" w:rsidRPr="00B17F14" w:rsidRDefault="00C90278" w:rsidP="001A1B54">
            <w:pPr>
              <w:spacing w:line="259" w:lineRule="auto"/>
              <w:jc w:val="center"/>
              <w:rPr>
                <w:rFonts w:eastAsia="Calibri" w:cs="Calibri"/>
              </w:rPr>
            </w:pPr>
            <w:r>
              <w:rPr>
                <w:rFonts w:eastAsia="Calibri" w:cs="Calibri"/>
              </w:rPr>
              <w:t>23.195.81.202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2239AE3" w14:textId="77777777" w:rsidR="00C90278" w:rsidRPr="00B17F14" w:rsidRDefault="00C90278" w:rsidP="001A1B54">
            <w:pPr>
              <w:spacing w:line="259" w:lineRule="auto"/>
              <w:jc w:val="center"/>
              <w:rPr>
                <w:rFonts w:eastAsia="Calibri" w:cs="Calibri"/>
              </w:rPr>
            </w:pPr>
            <w:r>
              <w:rPr>
                <w:rFonts w:eastAsia="Calibri" w:cs="Calibri"/>
              </w:rPr>
              <w:t>23.195.107.164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AF9A346" w14:textId="77777777" w:rsidR="00C90278" w:rsidRPr="00B17F14" w:rsidRDefault="00C90278" w:rsidP="001A1B54">
            <w:pPr>
              <w:spacing w:line="259" w:lineRule="auto"/>
              <w:jc w:val="center"/>
              <w:rPr>
                <w:rFonts w:eastAsia="Calibri" w:cs="Calibri"/>
              </w:rPr>
            </w:pPr>
            <w:r>
              <w:rPr>
                <w:rFonts w:eastAsia="Calibri" w:cs="Calibri"/>
              </w:rPr>
              <w:t>23.195.107.167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5F97FBC" w14:textId="77777777" w:rsidR="00C90278" w:rsidRPr="00B17F14" w:rsidRDefault="00C90278" w:rsidP="001A1B54">
            <w:pPr>
              <w:spacing w:line="259" w:lineRule="auto"/>
              <w:jc w:val="center"/>
              <w:rPr>
                <w:rFonts w:eastAsia="Calibri" w:cs="Calibri"/>
              </w:rPr>
            </w:pPr>
            <w:r>
              <w:rPr>
                <w:rFonts w:eastAsia="Calibri" w:cs="Calibri"/>
              </w:rPr>
              <w:t>23.195.107.168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FA62ED5" w14:textId="77777777" w:rsidR="00C90278" w:rsidRPr="00B17F14" w:rsidRDefault="00C90278" w:rsidP="001A1B54">
            <w:pPr>
              <w:spacing w:line="259" w:lineRule="auto"/>
              <w:jc w:val="center"/>
              <w:rPr>
                <w:rFonts w:eastAsia="Calibri" w:cs="Calibri"/>
              </w:rPr>
            </w:pPr>
            <w:r>
              <w:rPr>
                <w:rFonts w:eastAsia="Calibri" w:cs="Calibri"/>
              </w:rPr>
              <w:t>23.195.107.170</w:t>
            </w:r>
          </w:p>
        </w:tc>
      </w:tr>
      <w:tr w:rsidR="00C90278" w:rsidRPr="000D193B" w14:paraId="650B87CD"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8AE200B" w14:textId="77777777" w:rsidR="00C90278" w:rsidRPr="00B17F14" w:rsidRDefault="00C90278" w:rsidP="001A1B54">
            <w:pPr>
              <w:spacing w:line="259" w:lineRule="auto"/>
              <w:jc w:val="center"/>
              <w:rPr>
                <w:rFonts w:eastAsia="Calibri" w:cs="Calibri"/>
              </w:rPr>
            </w:pPr>
            <w:r>
              <w:rPr>
                <w:rFonts w:eastAsia="Calibri" w:cs="Calibri"/>
              </w:rPr>
              <w:t>23.195.107.171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B1030C4" w14:textId="77777777" w:rsidR="00C90278" w:rsidRPr="00B17F14" w:rsidRDefault="00C90278" w:rsidP="001A1B54">
            <w:pPr>
              <w:spacing w:line="259" w:lineRule="auto"/>
              <w:jc w:val="center"/>
              <w:rPr>
                <w:rFonts w:eastAsia="Calibri" w:cs="Calibri"/>
              </w:rPr>
            </w:pPr>
            <w:r>
              <w:rPr>
                <w:rFonts w:eastAsia="Calibri" w:cs="Calibri"/>
              </w:rPr>
              <w:t>23.195.107.173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72BC930" w14:textId="77777777" w:rsidR="00C90278" w:rsidRPr="00B17F14" w:rsidRDefault="00C90278" w:rsidP="001A1B54">
            <w:pPr>
              <w:spacing w:line="259" w:lineRule="auto"/>
              <w:jc w:val="center"/>
              <w:rPr>
                <w:rFonts w:eastAsia="Calibri" w:cs="Calibri"/>
              </w:rPr>
            </w:pPr>
            <w:r>
              <w:rPr>
                <w:rFonts w:eastAsia="Calibri" w:cs="Calibri"/>
              </w:rPr>
              <w:t>23.196.157.27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5D20530" w14:textId="77777777" w:rsidR="00C90278" w:rsidRPr="00B17F14" w:rsidRDefault="00C90278" w:rsidP="001A1B54">
            <w:pPr>
              <w:spacing w:line="259" w:lineRule="auto"/>
              <w:jc w:val="center"/>
              <w:rPr>
                <w:rFonts w:eastAsia="Calibri" w:cs="Calibri"/>
              </w:rPr>
            </w:pPr>
            <w:r>
              <w:rPr>
                <w:rFonts w:eastAsia="Calibri" w:cs="Calibri"/>
              </w:rPr>
              <w:t>23.198.6.38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51DD89C" w14:textId="77777777" w:rsidR="00C90278" w:rsidRPr="00B17F14" w:rsidRDefault="00C90278" w:rsidP="001A1B54">
            <w:pPr>
              <w:spacing w:line="259" w:lineRule="auto"/>
              <w:jc w:val="center"/>
              <w:rPr>
                <w:rFonts w:eastAsia="Calibri" w:cs="Calibri"/>
              </w:rPr>
            </w:pPr>
            <w:r>
              <w:rPr>
                <w:rFonts w:eastAsia="Calibri" w:cs="Calibri"/>
              </w:rPr>
              <w:t>23.198.6.146</w:t>
            </w:r>
          </w:p>
        </w:tc>
      </w:tr>
      <w:tr w:rsidR="00C90278" w:rsidRPr="000D193B" w14:paraId="20DD0F00"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665A6FB" w14:textId="77777777" w:rsidR="00C90278" w:rsidRPr="00B17F14" w:rsidRDefault="00C90278" w:rsidP="001A1B54">
            <w:pPr>
              <w:spacing w:line="259" w:lineRule="auto"/>
              <w:jc w:val="center"/>
              <w:rPr>
                <w:rFonts w:eastAsia="Calibri" w:cs="Calibri"/>
              </w:rPr>
            </w:pPr>
            <w:r>
              <w:rPr>
                <w:rFonts w:eastAsia="Calibri" w:cs="Calibri"/>
              </w:rPr>
              <w:t>23.198.7.136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4C3A70E" w14:textId="77777777" w:rsidR="00C90278" w:rsidRPr="00B17F14" w:rsidRDefault="00C90278" w:rsidP="001A1B54">
            <w:pPr>
              <w:spacing w:line="259" w:lineRule="auto"/>
              <w:jc w:val="center"/>
              <w:rPr>
                <w:rFonts w:eastAsia="Calibri" w:cs="Calibri"/>
              </w:rPr>
            </w:pPr>
            <w:r>
              <w:rPr>
                <w:rFonts w:eastAsia="Calibri" w:cs="Calibri"/>
              </w:rPr>
              <w:t>23.198.7.147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0EC7C95" w14:textId="77777777" w:rsidR="00C90278" w:rsidRPr="00B17F14" w:rsidRDefault="00C90278" w:rsidP="001A1B54">
            <w:pPr>
              <w:spacing w:line="259" w:lineRule="auto"/>
              <w:jc w:val="center"/>
              <w:rPr>
                <w:rFonts w:eastAsia="Calibri" w:cs="Calibri"/>
              </w:rPr>
            </w:pPr>
            <w:r>
              <w:rPr>
                <w:rFonts w:eastAsia="Calibri" w:cs="Calibri"/>
              </w:rPr>
              <w:t>23.198.7.172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B743851" w14:textId="77777777" w:rsidR="00C90278" w:rsidRPr="00B17F14" w:rsidRDefault="00C90278" w:rsidP="001A1B54">
            <w:pPr>
              <w:spacing w:line="259" w:lineRule="auto"/>
              <w:jc w:val="center"/>
              <w:rPr>
                <w:rFonts w:eastAsia="Calibri" w:cs="Calibri"/>
              </w:rPr>
            </w:pPr>
            <w:r>
              <w:rPr>
                <w:rFonts w:eastAsia="Calibri" w:cs="Calibri"/>
              </w:rPr>
              <w:t>23.198.7.178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4A1739C" w14:textId="77777777" w:rsidR="00C90278" w:rsidRPr="00B17F14" w:rsidRDefault="00C90278" w:rsidP="001A1B54">
            <w:pPr>
              <w:spacing w:line="259" w:lineRule="auto"/>
              <w:jc w:val="center"/>
              <w:rPr>
                <w:rFonts w:eastAsia="Calibri" w:cs="Calibri"/>
              </w:rPr>
            </w:pPr>
            <w:r>
              <w:rPr>
                <w:rFonts w:eastAsia="Calibri" w:cs="Calibri"/>
              </w:rPr>
              <w:t>23.198.7.179</w:t>
            </w:r>
          </w:p>
        </w:tc>
      </w:tr>
      <w:tr w:rsidR="00C90278" w:rsidRPr="000D193B" w14:paraId="2A48B9D8"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B9538FB" w14:textId="77777777" w:rsidR="00C90278" w:rsidRPr="00B17F14" w:rsidRDefault="00C90278" w:rsidP="001A1B54">
            <w:pPr>
              <w:spacing w:line="259" w:lineRule="auto"/>
              <w:jc w:val="center"/>
              <w:rPr>
                <w:rFonts w:eastAsia="Calibri" w:cs="Calibri"/>
              </w:rPr>
            </w:pPr>
            <w:r>
              <w:rPr>
                <w:rFonts w:eastAsia="Calibri" w:cs="Calibri"/>
              </w:rPr>
              <w:t>23.199.47.72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6B7E80D" w14:textId="77777777" w:rsidR="00C90278" w:rsidRPr="00B17F14" w:rsidRDefault="00C90278" w:rsidP="001A1B54">
            <w:pPr>
              <w:spacing w:line="259" w:lineRule="auto"/>
              <w:jc w:val="center"/>
              <w:rPr>
                <w:rFonts w:eastAsia="Calibri" w:cs="Calibri"/>
              </w:rPr>
            </w:pPr>
            <w:r>
              <w:rPr>
                <w:rFonts w:eastAsia="Calibri" w:cs="Calibri"/>
              </w:rPr>
              <w:t>23.199.47.91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84DFFA8" w14:textId="77777777" w:rsidR="00C90278" w:rsidRPr="00B17F14" w:rsidRDefault="00C90278" w:rsidP="001A1B54">
            <w:pPr>
              <w:spacing w:line="259" w:lineRule="auto"/>
              <w:jc w:val="center"/>
              <w:rPr>
                <w:rFonts w:eastAsia="Calibri" w:cs="Calibri"/>
              </w:rPr>
            </w:pPr>
            <w:r>
              <w:rPr>
                <w:rFonts w:eastAsia="Calibri" w:cs="Calibri"/>
              </w:rPr>
              <w:t>23.199.56.164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355AE11" w14:textId="77777777" w:rsidR="00C90278" w:rsidRPr="00B17F14" w:rsidRDefault="00C90278" w:rsidP="001A1B54">
            <w:pPr>
              <w:spacing w:line="259" w:lineRule="auto"/>
              <w:jc w:val="center"/>
              <w:rPr>
                <w:rFonts w:eastAsia="Calibri" w:cs="Calibri"/>
              </w:rPr>
            </w:pPr>
            <w:r>
              <w:rPr>
                <w:rFonts w:eastAsia="Calibri" w:cs="Calibri"/>
              </w:rPr>
              <w:t>23.199.56.170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9039A71" w14:textId="77777777" w:rsidR="00C90278" w:rsidRPr="00B17F14" w:rsidRDefault="00C90278" w:rsidP="001A1B54">
            <w:pPr>
              <w:spacing w:line="259" w:lineRule="auto"/>
              <w:jc w:val="center"/>
              <w:rPr>
                <w:rFonts w:eastAsia="Calibri" w:cs="Calibri"/>
              </w:rPr>
            </w:pPr>
            <w:r>
              <w:rPr>
                <w:rFonts w:eastAsia="Calibri" w:cs="Calibri"/>
              </w:rPr>
              <w:t>23.199.232.76</w:t>
            </w:r>
          </w:p>
        </w:tc>
      </w:tr>
      <w:tr w:rsidR="00C90278" w:rsidRPr="000D193B" w14:paraId="72180659"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30E5050" w14:textId="77777777" w:rsidR="00C90278" w:rsidRPr="00B17F14" w:rsidRDefault="00C90278" w:rsidP="001A1B54">
            <w:pPr>
              <w:spacing w:line="259" w:lineRule="auto"/>
              <w:jc w:val="center"/>
              <w:rPr>
                <w:rFonts w:eastAsia="Calibri" w:cs="Calibri"/>
              </w:rPr>
            </w:pPr>
            <w:r>
              <w:rPr>
                <w:rFonts w:eastAsia="Calibri" w:cs="Calibri"/>
              </w:rPr>
              <w:t>23.200.84.183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72BD36C" w14:textId="77777777" w:rsidR="00C90278" w:rsidRPr="00B17F14" w:rsidRDefault="00C90278" w:rsidP="001A1B54">
            <w:pPr>
              <w:spacing w:line="259" w:lineRule="auto"/>
              <w:jc w:val="center"/>
              <w:rPr>
                <w:rFonts w:eastAsia="Calibri" w:cs="Calibri"/>
              </w:rPr>
            </w:pPr>
            <w:r>
              <w:rPr>
                <w:rFonts w:eastAsia="Calibri" w:cs="Calibri"/>
              </w:rPr>
              <w:t>23.200.86.10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75A9F38" w14:textId="77777777" w:rsidR="00C90278" w:rsidRPr="00B17F14" w:rsidRDefault="00C90278" w:rsidP="001A1B54">
            <w:pPr>
              <w:spacing w:line="259" w:lineRule="auto"/>
              <w:jc w:val="center"/>
              <w:rPr>
                <w:rFonts w:eastAsia="Calibri" w:cs="Calibri"/>
              </w:rPr>
            </w:pPr>
            <w:r>
              <w:rPr>
                <w:rFonts w:eastAsia="Calibri" w:cs="Calibri"/>
              </w:rPr>
              <w:t>23.200.88.59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A9AD7AC" w14:textId="77777777" w:rsidR="00C90278" w:rsidRPr="00B17F14" w:rsidRDefault="00C90278" w:rsidP="001A1B54">
            <w:pPr>
              <w:spacing w:line="259" w:lineRule="auto"/>
              <w:jc w:val="center"/>
              <w:rPr>
                <w:rFonts w:eastAsia="Calibri" w:cs="Calibri"/>
              </w:rPr>
            </w:pPr>
            <w:r>
              <w:rPr>
                <w:rFonts w:eastAsia="Calibri" w:cs="Calibri"/>
              </w:rPr>
              <w:t>23.200.88.65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150C164" w14:textId="77777777" w:rsidR="00C90278" w:rsidRPr="00B17F14" w:rsidRDefault="00C90278" w:rsidP="001A1B54">
            <w:pPr>
              <w:spacing w:line="259" w:lineRule="auto"/>
              <w:jc w:val="center"/>
              <w:rPr>
                <w:rFonts w:eastAsia="Calibri" w:cs="Calibri"/>
              </w:rPr>
            </w:pPr>
            <w:r>
              <w:rPr>
                <w:rFonts w:eastAsia="Calibri" w:cs="Calibri"/>
              </w:rPr>
              <w:t>23.200.145.146</w:t>
            </w:r>
          </w:p>
        </w:tc>
      </w:tr>
      <w:tr w:rsidR="00C90278" w:rsidRPr="000D193B" w14:paraId="01158DBA"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EB86930" w14:textId="77777777" w:rsidR="00C90278" w:rsidRPr="00B17F14" w:rsidRDefault="00C90278" w:rsidP="001A1B54">
            <w:pPr>
              <w:spacing w:line="259" w:lineRule="auto"/>
              <w:jc w:val="center"/>
              <w:rPr>
                <w:rFonts w:eastAsia="Calibri" w:cs="Calibri"/>
              </w:rPr>
            </w:pPr>
            <w:r>
              <w:rPr>
                <w:rFonts w:eastAsia="Calibri" w:cs="Calibri"/>
              </w:rPr>
              <w:t>23.200.156.5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3A81CCC" w14:textId="77777777" w:rsidR="00C90278" w:rsidRPr="00B17F14" w:rsidRDefault="00C90278" w:rsidP="001A1B54">
            <w:pPr>
              <w:spacing w:line="259" w:lineRule="auto"/>
              <w:jc w:val="center"/>
              <w:rPr>
                <w:rFonts w:eastAsia="Calibri" w:cs="Calibri"/>
              </w:rPr>
            </w:pPr>
            <w:r>
              <w:rPr>
                <w:rFonts w:eastAsia="Calibri" w:cs="Calibri"/>
              </w:rPr>
              <w:t>23.200.156.6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3658718" w14:textId="77777777" w:rsidR="00C90278" w:rsidRPr="00B17F14" w:rsidRDefault="00C90278" w:rsidP="001A1B54">
            <w:pPr>
              <w:spacing w:line="259" w:lineRule="auto"/>
              <w:jc w:val="center"/>
              <w:rPr>
                <w:rFonts w:eastAsia="Calibri" w:cs="Calibri"/>
              </w:rPr>
            </w:pPr>
            <w:r>
              <w:rPr>
                <w:rFonts w:eastAsia="Calibri" w:cs="Calibri"/>
              </w:rPr>
              <w:t>23.200.156.9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8FC540C" w14:textId="77777777" w:rsidR="00C90278" w:rsidRPr="00B17F14" w:rsidRDefault="00C90278" w:rsidP="001A1B54">
            <w:pPr>
              <w:spacing w:line="259" w:lineRule="auto"/>
              <w:jc w:val="center"/>
              <w:rPr>
                <w:rFonts w:eastAsia="Calibri" w:cs="Calibri"/>
              </w:rPr>
            </w:pPr>
            <w:r>
              <w:rPr>
                <w:rFonts w:eastAsia="Calibri" w:cs="Calibri"/>
              </w:rPr>
              <w:t>23.200.156.10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3313045" w14:textId="77777777" w:rsidR="00C90278" w:rsidRPr="00B17F14" w:rsidRDefault="00C90278" w:rsidP="001A1B54">
            <w:pPr>
              <w:spacing w:line="259" w:lineRule="auto"/>
              <w:jc w:val="center"/>
              <w:rPr>
                <w:rFonts w:eastAsia="Calibri" w:cs="Calibri"/>
              </w:rPr>
            </w:pPr>
            <w:r>
              <w:rPr>
                <w:rFonts w:eastAsia="Calibri" w:cs="Calibri"/>
              </w:rPr>
              <w:t>23.200.156.11</w:t>
            </w:r>
          </w:p>
        </w:tc>
      </w:tr>
      <w:tr w:rsidR="00C90278" w:rsidRPr="000D193B" w14:paraId="2EDC434E"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2EAD710" w14:textId="77777777" w:rsidR="00C90278" w:rsidRPr="00B17F14" w:rsidRDefault="00C90278" w:rsidP="001A1B54">
            <w:pPr>
              <w:spacing w:line="259" w:lineRule="auto"/>
              <w:jc w:val="center"/>
              <w:rPr>
                <w:rFonts w:eastAsia="Calibri" w:cs="Calibri"/>
              </w:rPr>
            </w:pPr>
            <w:r>
              <w:rPr>
                <w:rFonts w:eastAsia="Calibri" w:cs="Calibri"/>
              </w:rPr>
              <w:lastRenderedPageBreak/>
              <w:t>23.200.156.13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6494705" w14:textId="77777777" w:rsidR="00C90278" w:rsidRPr="00B17F14" w:rsidRDefault="00C90278" w:rsidP="001A1B54">
            <w:pPr>
              <w:spacing w:line="259" w:lineRule="auto"/>
              <w:jc w:val="center"/>
              <w:rPr>
                <w:rFonts w:eastAsia="Calibri" w:cs="Calibri"/>
              </w:rPr>
            </w:pPr>
            <w:r>
              <w:rPr>
                <w:rFonts w:eastAsia="Calibri" w:cs="Calibri"/>
              </w:rPr>
              <w:t>23.200.156.14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43677B9" w14:textId="77777777" w:rsidR="00C90278" w:rsidRPr="00B17F14" w:rsidRDefault="00C90278" w:rsidP="001A1B54">
            <w:pPr>
              <w:spacing w:line="259" w:lineRule="auto"/>
              <w:jc w:val="center"/>
              <w:rPr>
                <w:rFonts w:eastAsia="Calibri" w:cs="Calibri"/>
              </w:rPr>
            </w:pPr>
            <w:r>
              <w:rPr>
                <w:rFonts w:eastAsia="Calibri" w:cs="Calibri"/>
              </w:rPr>
              <w:t>23.200.156.19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89BE1D3" w14:textId="77777777" w:rsidR="00C90278" w:rsidRPr="00B17F14" w:rsidRDefault="00C90278" w:rsidP="001A1B54">
            <w:pPr>
              <w:spacing w:line="259" w:lineRule="auto"/>
              <w:jc w:val="center"/>
              <w:rPr>
                <w:rFonts w:eastAsia="Calibri" w:cs="Calibri"/>
              </w:rPr>
            </w:pPr>
            <w:r>
              <w:rPr>
                <w:rFonts w:eastAsia="Calibri" w:cs="Calibri"/>
              </w:rPr>
              <w:t>23.200.156.20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F3351F7" w14:textId="77777777" w:rsidR="00C90278" w:rsidRPr="00B17F14" w:rsidRDefault="00C90278" w:rsidP="001A1B54">
            <w:pPr>
              <w:spacing w:line="259" w:lineRule="auto"/>
              <w:jc w:val="center"/>
              <w:rPr>
                <w:rFonts w:eastAsia="Calibri" w:cs="Calibri"/>
              </w:rPr>
            </w:pPr>
            <w:r>
              <w:rPr>
                <w:rFonts w:eastAsia="Calibri" w:cs="Calibri"/>
              </w:rPr>
              <w:t>23.200.156.24</w:t>
            </w:r>
          </w:p>
        </w:tc>
      </w:tr>
      <w:tr w:rsidR="00C90278" w:rsidRPr="000D193B" w14:paraId="1D308B6A"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30EC141" w14:textId="77777777" w:rsidR="00C90278" w:rsidRPr="00B17F14" w:rsidRDefault="00C90278" w:rsidP="001A1B54">
            <w:pPr>
              <w:spacing w:line="259" w:lineRule="auto"/>
              <w:jc w:val="center"/>
              <w:rPr>
                <w:rFonts w:eastAsia="Calibri" w:cs="Calibri"/>
              </w:rPr>
            </w:pPr>
            <w:r>
              <w:rPr>
                <w:rFonts w:eastAsia="Calibri" w:cs="Calibri"/>
              </w:rPr>
              <w:t>23.200.156.69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818C41C" w14:textId="77777777" w:rsidR="00C90278" w:rsidRPr="00B17F14" w:rsidRDefault="00C90278" w:rsidP="001A1B54">
            <w:pPr>
              <w:spacing w:line="259" w:lineRule="auto"/>
              <w:jc w:val="center"/>
              <w:rPr>
                <w:rFonts w:eastAsia="Calibri" w:cs="Calibri"/>
              </w:rPr>
            </w:pPr>
            <w:r>
              <w:rPr>
                <w:rFonts w:eastAsia="Calibri" w:cs="Calibri"/>
              </w:rPr>
              <w:t>23.200.156.73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9285CC8" w14:textId="77777777" w:rsidR="00C90278" w:rsidRPr="00B17F14" w:rsidRDefault="00C90278" w:rsidP="001A1B54">
            <w:pPr>
              <w:spacing w:line="259" w:lineRule="auto"/>
              <w:jc w:val="center"/>
              <w:rPr>
                <w:rFonts w:eastAsia="Calibri" w:cs="Calibri"/>
              </w:rPr>
            </w:pPr>
            <w:r>
              <w:rPr>
                <w:rFonts w:eastAsia="Calibri" w:cs="Calibri"/>
              </w:rPr>
              <w:t>23.200.156.81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C7C532D" w14:textId="77777777" w:rsidR="00C90278" w:rsidRPr="00B17F14" w:rsidRDefault="00C90278" w:rsidP="001A1B54">
            <w:pPr>
              <w:spacing w:line="259" w:lineRule="auto"/>
              <w:jc w:val="center"/>
              <w:rPr>
                <w:rFonts w:eastAsia="Calibri" w:cs="Calibri"/>
              </w:rPr>
            </w:pPr>
            <w:r>
              <w:rPr>
                <w:rFonts w:eastAsia="Calibri" w:cs="Calibri"/>
              </w:rPr>
              <w:t>23.200.156.82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88FBC1D" w14:textId="77777777" w:rsidR="00C90278" w:rsidRPr="00B17F14" w:rsidRDefault="00C90278" w:rsidP="001A1B54">
            <w:pPr>
              <w:spacing w:line="259" w:lineRule="auto"/>
              <w:jc w:val="center"/>
              <w:rPr>
                <w:rFonts w:eastAsia="Calibri" w:cs="Calibri"/>
              </w:rPr>
            </w:pPr>
            <w:r>
              <w:rPr>
                <w:rFonts w:eastAsia="Calibri" w:cs="Calibri"/>
              </w:rPr>
              <w:t>23.200.156.86</w:t>
            </w:r>
          </w:p>
        </w:tc>
      </w:tr>
      <w:tr w:rsidR="00C90278" w:rsidRPr="000D193B" w14:paraId="3C37FA7F"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A61240B" w14:textId="77777777" w:rsidR="00C90278" w:rsidRPr="00B17F14" w:rsidRDefault="00C90278" w:rsidP="001A1B54">
            <w:pPr>
              <w:spacing w:line="259" w:lineRule="auto"/>
              <w:jc w:val="center"/>
              <w:rPr>
                <w:rFonts w:eastAsia="Calibri" w:cs="Calibri"/>
              </w:rPr>
            </w:pPr>
            <w:r>
              <w:rPr>
                <w:rFonts w:eastAsia="Calibri" w:cs="Calibri"/>
              </w:rPr>
              <w:t>23.200.156.87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BB09F3A" w14:textId="77777777" w:rsidR="00C90278" w:rsidRPr="00B17F14" w:rsidRDefault="00C90278" w:rsidP="001A1B54">
            <w:pPr>
              <w:spacing w:line="259" w:lineRule="auto"/>
              <w:jc w:val="center"/>
              <w:rPr>
                <w:rFonts w:eastAsia="Calibri" w:cs="Calibri"/>
              </w:rPr>
            </w:pPr>
            <w:r>
              <w:rPr>
                <w:rFonts w:eastAsia="Calibri" w:cs="Calibri"/>
              </w:rPr>
              <w:t>23.201.34.4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1D936C2" w14:textId="77777777" w:rsidR="00C90278" w:rsidRPr="00B17F14" w:rsidRDefault="00C90278" w:rsidP="001A1B54">
            <w:pPr>
              <w:spacing w:line="259" w:lineRule="auto"/>
              <w:jc w:val="center"/>
              <w:rPr>
                <w:rFonts w:eastAsia="Calibri" w:cs="Calibri"/>
              </w:rPr>
            </w:pPr>
            <w:r>
              <w:rPr>
                <w:rFonts w:eastAsia="Calibri" w:cs="Calibri"/>
              </w:rPr>
              <w:t>23.201.96.159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5167D46" w14:textId="77777777" w:rsidR="00C90278" w:rsidRPr="00B17F14" w:rsidRDefault="00C90278" w:rsidP="001A1B54">
            <w:pPr>
              <w:spacing w:line="259" w:lineRule="auto"/>
              <w:jc w:val="center"/>
              <w:rPr>
                <w:rFonts w:eastAsia="Calibri" w:cs="Calibri"/>
              </w:rPr>
            </w:pPr>
            <w:r>
              <w:rPr>
                <w:rFonts w:eastAsia="Calibri" w:cs="Calibri"/>
              </w:rPr>
              <w:t>23.201.96.162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AD0ED99" w14:textId="77777777" w:rsidR="00C90278" w:rsidRPr="00B17F14" w:rsidRDefault="00C90278" w:rsidP="001A1B54">
            <w:pPr>
              <w:spacing w:line="259" w:lineRule="auto"/>
              <w:jc w:val="center"/>
              <w:rPr>
                <w:rFonts w:eastAsia="Calibri" w:cs="Calibri"/>
              </w:rPr>
            </w:pPr>
            <w:r>
              <w:rPr>
                <w:rFonts w:eastAsia="Calibri" w:cs="Calibri"/>
              </w:rPr>
              <w:t>23.201.195.6</w:t>
            </w:r>
          </w:p>
        </w:tc>
      </w:tr>
      <w:tr w:rsidR="00C90278" w:rsidRPr="000D193B" w14:paraId="34572B73"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A91B3FA" w14:textId="77777777" w:rsidR="00C90278" w:rsidRPr="00B17F14" w:rsidRDefault="00C90278" w:rsidP="001A1B54">
            <w:pPr>
              <w:spacing w:line="259" w:lineRule="auto"/>
              <w:jc w:val="center"/>
              <w:rPr>
                <w:rFonts w:eastAsia="Calibri" w:cs="Calibri"/>
              </w:rPr>
            </w:pPr>
            <w:r>
              <w:rPr>
                <w:rFonts w:eastAsia="Calibri" w:cs="Calibri"/>
              </w:rPr>
              <w:t>23.202.230.215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2B24F7E" w14:textId="77777777" w:rsidR="00C90278" w:rsidRPr="00B17F14" w:rsidRDefault="00C90278" w:rsidP="001A1B54">
            <w:pPr>
              <w:spacing w:line="259" w:lineRule="auto"/>
              <w:jc w:val="center"/>
              <w:rPr>
                <w:rFonts w:eastAsia="Calibri" w:cs="Calibri"/>
              </w:rPr>
            </w:pPr>
            <w:r>
              <w:rPr>
                <w:rFonts w:eastAsia="Calibri" w:cs="Calibri"/>
              </w:rPr>
              <w:t>23.202.230.223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DA06E2A" w14:textId="77777777" w:rsidR="00C90278" w:rsidRPr="00B17F14" w:rsidRDefault="00C90278" w:rsidP="001A1B54">
            <w:pPr>
              <w:spacing w:line="259" w:lineRule="auto"/>
              <w:jc w:val="center"/>
              <w:rPr>
                <w:rFonts w:eastAsia="Calibri" w:cs="Calibri"/>
              </w:rPr>
            </w:pPr>
            <w:r>
              <w:rPr>
                <w:rFonts w:eastAsia="Calibri" w:cs="Calibri"/>
              </w:rPr>
              <w:t>23.203.48.134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EAF0F7C" w14:textId="77777777" w:rsidR="00C90278" w:rsidRPr="00B17F14" w:rsidRDefault="00C90278" w:rsidP="001A1B54">
            <w:pPr>
              <w:spacing w:line="259" w:lineRule="auto"/>
              <w:jc w:val="center"/>
              <w:rPr>
                <w:rFonts w:eastAsia="Calibri" w:cs="Calibri"/>
              </w:rPr>
            </w:pPr>
            <w:r>
              <w:rPr>
                <w:rFonts w:eastAsia="Calibri" w:cs="Calibri"/>
              </w:rPr>
              <w:t>23.203.48.136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CF1D3CE" w14:textId="77777777" w:rsidR="00C90278" w:rsidRPr="00B17F14" w:rsidRDefault="00C90278" w:rsidP="001A1B54">
            <w:pPr>
              <w:spacing w:line="259" w:lineRule="auto"/>
              <w:jc w:val="center"/>
              <w:rPr>
                <w:rFonts w:eastAsia="Calibri" w:cs="Calibri"/>
              </w:rPr>
            </w:pPr>
            <w:r>
              <w:rPr>
                <w:rFonts w:eastAsia="Calibri" w:cs="Calibri"/>
              </w:rPr>
              <w:t>23.203.48.140</w:t>
            </w:r>
          </w:p>
        </w:tc>
      </w:tr>
      <w:tr w:rsidR="00C90278" w:rsidRPr="000D193B" w14:paraId="29C02E87"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F2ABBAA" w14:textId="77777777" w:rsidR="00C90278" w:rsidRPr="00B17F14" w:rsidRDefault="00C90278" w:rsidP="001A1B54">
            <w:pPr>
              <w:spacing w:line="259" w:lineRule="auto"/>
              <w:jc w:val="center"/>
              <w:rPr>
                <w:rFonts w:eastAsia="Calibri" w:cs="Calibri"/>
              </w:rPr>
            </w:pPr>
            <w:r>
              <w:rPr>
                <w:rFonts w:eastAsia="Calibri" w:cs="Calibri"/>
              </w:rPr>
              <w:t>23.203.48.153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56E16E9" w14:textId="77777777" w:rsidR="00C90278" w:rsidRPr="00B17F14" w:rsidRDefault="00C90278" w:rsidP="001A1B54">
            <w:pPr>
              <w:spacing w:line="259" w:lineRule="auto"/>
              <w:jc w:val="center"/>
              <w:rPr>
                <w:rFonts w:eastAsia="Calibri" w:cs="Calibri"/>
              </w:rPr>
            </w:pPr>
            <w:r>
              <w:rPr>
                <w:rFonts w:eastAsia="Calibri" w:cs="Calibri"/>
              </w:rPr>
              <w:t>23.203.48.155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B71E4A7" w14:textId="77777777" w:rsidR="00C90278" w:rsidRPr="00B17F14" w:rsidRDefault="00C90278" w:rsidP="001A1B54">
            <w:pPr>
              <w:spacing w:line="259" w:lineRule="auto"/>
              <w:jc w:val="center"/>
              <w:rPr>
                <w:rFonts w:eastAsia="Calibri" w:cs="Calibri"/>
              </w:rPr>
            </w:pPr>
            <w:r>
              <w:rPr>
                <w:rFonts w:eastAsia="Calibri" w:cs="Calibri"/>
              </w:rPr>
              <w:t>23.203.48.162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B5DA5D1" w14:textId="77777777" w:rsidR="00C90278" w:rsidRPr="00B17F14" w:rsidRDefault="00C90278" w:rsidP="001A1B54">
            <w:pPr>
              <w:spacing w:line="259" w:lineRule="auto"/>
              <w:jc w:val="center"/>
              <w:rPr>
                <w:rFonts w:eastAsia="Calibri" w:cs="Calibri"/>
              </w:rPr>
            </w:pPr>
            <w:r>
              <w:rPr>
                <w:rFonts w:eastAsia="Calibri" w:cs="Calibri"/>
              </w:rPr>
              <w:t>23.203.48.165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2AF4A3F" w14:textId="77777777" w:rsidR="00C90278" w:rsidRPr="00B17F14" w:rsidRDefault="00C90278" w:rsidP="001A1B54">
            <w:pPr>
              <w:spacing w:line="259" w:lineRule="auto"/>
              <w:jc w:val="center"/>
              <w:rPr>
                <w:rFonts w:eastAsia="Calibri" w:cs="Calibri"/>
              </w:rPr>
            </w:pPr>
            <w:r>
              <w:rPr>
                <w:rFonts w:eastAsia="Calibri" w:cs="Calibri"/>
              </w:rPr>
              <w:t>23.203.48.168</w:t>
            </w:r>
          </w:p>
        </w:tc>
      </w:tr>
      <w:tr w:rsidR="00C90278" w:rsidRPr="000D193B" w14:paraId="62828A1D"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CC5AA23" w14:textId="77777777" w:rsidR="00C90278" w:rsidRPr="00B17F14" w:rsidRDefault="00C90278" w:rsidP="001A1B54">
            <w:pPr>
              <w:spacing w:line="259" w:lineRule="auto"/>
              <w:jc w:val="center"/>
              <w:rPr>
                <w:rFonts w:eastAsia="Calibri" w:cs="Calibri"/>
              </w:rPr>
            </w:pPr>
            <w:r>
              <w:rPr>
                <w:rFonts w:eastAsia="Calibri" w:cs="Calibri"/>
              </w:rPr>
              <w:t>23.203.48.175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61CEA4A" w14:textId="77777777" w:rsidR="00C90278" w:rsidRPr="00B17F14" w:rsidRDefault="00C90278" w:rsidP="001A1B54">
            <w:pPr>
              <w:spacing w:line="259" w:lineRule="auto"/>
              <w:jc w:val="center"/>
              <w:rPr>
                <w:rFonts w:eastAsia="Calibri" w:cs="Calibri"/>
              </w:rPr>
            </w:pPr>
            <w:r>
              <w:rPr>
                <w:rFonts w:eastAsia="Calibri" w:cs="Calibri"/>
              </w:rPr>
              <w:t>23.203.48.178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E54F01A" w14:textId="77777777" w:rsidR="00C90278" w:rsidRPr="00B17F14" w:rsidRDefault="00C90278" w:rsidP="001A1B54">
            <w:pPr>
              <w:spacing w:line="259" w:lineRule="auto"/>
              <w:jc w:val="center"/>
              <w:rPr>
                <w:rFonts w:eastAsia="Calibri" w:cs="Calibri"/>
              </w:rPr>
            </w:pPr>
            <w:r>
              <w:rPr>
                <w:rFonts w:eastAsia="Calibri" w:cs="Calibri"/>
              </w:rPr>
              <w:t>23.203.48.181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B8BD969" w14:textId="77777777" w:rsidR="00C90278" w:rsidRPr="00B17F14" w:rsidRDefault="00C90278" w:rsidP="001A1B54">
            <w:pPr>
              <w:spacing w:line="259" w:lineRule="auto"/>
              <w:jc w:val="center"/>
              <w:rPr>
                <w:rFonts w:eastAsia="Calibri" w:cs="Calibri"/>
              </w:rPr>
            </w:pPr>
            <w:r>
              <w:rPr>
                <w:rFonts w:eastAsia="Calibri" w:cs="Calibri"/>
              </w:rPr>
              <w:t>23.203.48.190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F203AF5" w14:textId="77777777" w:rsidR="00C90278" w:rsidRPr="00B17F14" w:rsidRDefault="00C90278" w:rsidP="001A1B54">
            <w:pPr>
              <w:spacing w:line="259" w:lineRule="auto"/>
              <w:jc w:val="center"/>
              <w:rPr>
                <w:rFonts w:eastAsia="Calibri" w:cs="Calibri"/>
              </w:rPr>
            </w:pPr>
            <w:r>
              <w:rPr>
                <w:rFonts w:eastAsia="Calibri" w:cs="Calibri"/>
              </w:rPr>
              <w:t>23.203.48.195</w:t>
            </w:r>
          </w:p>
        </w:tc>
      </w:tr>
      <w:tr w:rsidR="00C90278" w:rsidRPr="000D193B" w14:paraId="005CBC5F"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4F974D1" w14:textId="77777777" w:rsidR="00C90278" w:rsidRPr="00B17F14" w:rsidRDefault="00C90278" w:rsidP="001A1B54">
            <w:pPr>
              <w:spacing w:line="259" w:lineRule="auto"/>
              <w:jc w:val="center"/>
              <w:rPr>
                <w:rFonts w:eastAsia="Calibri" w:cs="Calibri"/>
              </w:rPr>
            </w:pPr>
            <w:r>
              <w:rPr>
                <w:rFonts w:eastAsia="Calibri" w:cs="Calibri"/>
              </w:rPr>
              <w:t>23.203.49.6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103608D" w14:textId="77777777" w:rsidR="00C90278" w:rsidRPr="00B17F14" w:rsidRDefault="00C90278" w:rsidP="001A1B54">
            <w:pPr>
              <w:spacing w:line="259" w:lineRule="auto"/>
              <w:jc w:val="center"/>
              <w:rPr>
                <w:rFonts w:eastAsia="Calibri" w:cs="Calibri"/>
              </w:rPr>
            </w:pPr>
            <w:r>
              <w:rPr>
                <w:rFonts w:eastAsia="Calibri" w:cs="Calibri"/>
              </w:rPr>
              <w:t>23.203.49.8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99BC6E7" w14:textId="77777777" w:rsidR="00C90278" w:rsidRPr="00B17F14" w:rsidRDefault="00C90278" w:rsidP="001A1B54">
            <w:pPr>
              <w:spacing w:line="259" w:lineRule="auto"/>
              <w:jc w:val="center"/>
              <w:rPr>
                <w:rFonts w:eastAsia="Calibri" w:cs="Calibri"/>
              </w:rPr>
            </w:pPr>
            <w:r>
              <w:rPr>
                <w:rFonts w:eastAsia="Calibri" w:cs="Calibri"/>
              </w:rPr>
              <w:t>23.203.49.17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82A8947" w14:textId="77777777" w:rsidR="00C90278" w:rsidRPr="00B17F14" w:rsidRDefault="00C90278" w:rsidP="001A1B54">
            <w:pPr>
              <w:spacing w:line="259" w:lineRule="auto"/>
              <w:jc w:val="center"/>
              <w:rPr>
                <w:rFonts w:eastAsia="Calibri" w:cs="Calibri"/>
              </w:rPr>
            </w:pPr>
            <w:r>
              <w:rPr>
                <w:rFonts w:eastAsia="Calibri" w:cs="Calibri"/>
              </w:rPr>
              <w:t>23.203.49.20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2E117D9" w14:textId="77777777" w:rsidR="00C90278" w:rsidRPr="00B17F14" w:rsidRDefault="00C90278" w:rsidP="001A1B54">
            <w:pPr>
              <w:spacing w:line="259" w:lineRule="auto"/>
              <w:jc w:val="center"/>
              <w:rPr>
                <w:rFonts w:eastAsia="Calibri" w:cs="Calibri"/>
              </w:rPr>
            </w:pPr>
            <w:r>
              <w:rPr>
                <w:rFonts w:eastAsia="Calibri" w:cs="Calibri"/>
              </w:rPr>
              <w:t>23.203.49.23</w:t>
            </w:r>
          </w:p>
        </w:tc>
      </w:tr>
      <w:tr w:rsidR="00C90278" w:rsidRPr="000D193B" w14:paraId="1682B2E1"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0B34881" w14:textId="77777777" w:rsidR="00C90278" w:rsidRPr="00B17F14" w:rsidRDefault="00C90278" w:rsidP="001A1B54">
            <w:pPr>
              <w:spacing w:line="259" w:lineRule="auto"/>
              <w:jc w:val="center"/>
              <w:rPr>
                <w:rFonts w:eastAsia="Calibri" w:cs="Calibri"/>
              </w:rPr>
            </w:pPr>
            <w:r>
              <w:rPr>
                <w:rFonts w:eastAsia="Calibri" w:cs="Calibri"/>
              </w:rPr>
              <w:t>23.203.49.24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8F134FC" w14:textId="77777777" w:rsidR="00C90278" w:rsidRPr="00B17F14" w:rsidRDefault="00C90278" w:rsidP="001A1B54">
            <w:pPr>
              <w:spacing w:line="259" w:lineRule="auto"/>
              <w:jc w:val="center"/>
              <w:rPr>
                <w:rFonts w:eastAsia="Calibri" w:cs="Calibri"/>
              </w:rPr>
            </w:pPr>
            <w:r>
              <w:rPr>
                <w:rFonts w:eastAsia="Calibri" w:cs="Calibri"/>
              </w:rPr>
              <w:t>23.203.49.28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88A91A2" w14:textId="77777777" w:rsidR="00C90278" w:rsidRPr="00B17F14" w:rsidRDefault="00C90278" w:rsidP="001A1B54">
            <w:pPr>
              <w:spacing w:line="259" w:lineRule="auto"/>
              <w:jc w:val="center"/>
              <w:rPr>
                <w:rFonts w:eastAsia="Calibri" w:cs="Calibri"/>
              </w:rPr>
            </w:pPr>
            <w:r>
              <w:rPr>
                <w:rFonts w:eastAsia="Calibri" w:cs="Calibri"/>
              </w:rPr>
              <w:t>23.203.49.30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701CA3E" w14:textId="77777777" w:rsidR="00C90278" w:rsidRPr="00B17F14" w:rsidRDefault="00C90278" w:rsidP="001A1B54">
            <w:pPr>
              <w:spacing w:line="259" w:lineRule="auto"/>
              <w:jc w:val="center"/>
              <w:rPr>
                <w:rFonts w:eastAsia="Calibri" w:cs="Calibri"/>
              </w:rPr>
            </w:pPr>
            <w:r>
              <w:rPr>
                <w:rFonts w:eastAsia="Calibri" w:cs="Calibri"/>
              </w:rPr>
              <w:t>23.203.49.31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AB896EB" w14:textId="77777777" w:rsidR="00C90278" w:rsidRPr="00B17F14" w:rsidRDefault="00C90278" w:rsidP="001A1B54">
            <w:pPr>
              <w:spacing w:line="259" w:lineRule="auto"/>
              <w:jc w:val="center"/>
              <w:rPr>
                <w:rFonts w:eastAsia="Calibri" w:cs="Calibri"/>
              </w:rPr>
            </w:pPr>
            <w:r>
              <w:rPr>
                <w:rFonts w:eastAsia="Calibri" w:cs="Calibri"/>
              </w:rPr>
              <w:t>23.203.49.48</w:t>
            </w:r>
          </w:p>
        </w:tc>
      </w:tr>
      <w:tr w:rsidR="00C90278" w:rsidRPr="000D193B" w14:paraId="04F87107"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F151ECE" w14:textId="77777777" w:rsidR="00C90278" w:rsidRPr="00B17F14" w:rsidRDefault="00C90278" w:rsidP="001A1B54">
            <w:pPr>
              <w:spacing w:line="259" w:lineRule="auto"/>
              <w:jc w:val="center"/>
              <w:rPr>
                <w:rFonts w:eastAsia="Calibri" w:cs="Calibri"/>
              </w:rPr>
            </w:pPr>
            <w:r>
              <w:rPr>
                <w:rFonts w:eastAsia="Calibri" w:cs="Calibri"/>
              </w:rPr>
              <w:t>23.203.49.62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84BA019" w14:textId="77777777" w:rsidR="00C90278" w:rsidRPr="00B17F14" w:rsidRDefault="00C90278" w:rsidP="001A1B54">
            <w:pPr>
              <w:spacing w:line="259" w:lineRule="auto"/>
              <w:jc w:val="center"/>
              <w:rPr>
                <w:rFonts w:eastAsia="Calibri" w:cs="Calibri"/>
              </w:rPr>
            </w:pPr>
            <w:r>
              <w:rPr>
                <w:rFonts w:eastAsia="Calibri" w:cs="Calibri"/>
              </w:rPr>
              <w:t>23.203.49.132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849C20F" w14:textId="77777777" w:rsidR="00C90278" w:rsidRPr="00B17F14" w:rsidRDefault="00C90278" w:rsidP="001A1B54">
            <w:pPr>
              <w:spacing w:line="259" w:lineRule="auto"/>
              <w:jc w:val="center"/>
              <w:rPr>
                <w:rFonts w:eastAsia="Calibri" w:cs="Calibri"/>
              </w:rPr>
            </w:pPr>
            <w:r>
              <w:rPr>
                <w:rFonts w:eastAsia="Calibri" w:cs="Calibri"/>
              </w:rPr>
              <w:t>23.203.49.133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0A6B7A0" w14:textId="77777777" w:rsidR="00C90278" w:rsidRPr="00B17F14" w:rsidRDefault="00C90278" w:rsidP="001A1B54">
            <w:pPr>
              <w:spacing w:line="259" w:lineRule="auto"/>
              <w:jc w:val="center"/>
              <w:rPr>
                <w:rFonts w:eastAsia="Calibri" w:cs="Calibri"/>
              </w:rPr>
            </w:pPr>
            <w:r>
              <w:rPr>
                <w:rFonts w:eastAsia="Calibri" w:cs="Calibri"/>
              </w:rPr>
              <w:t>23.203.49.144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6DF70D5" w14:textId="77777777" w:rsidR="00C90278" w:rsidRPr="00B17F14" w:rsidRDefault="00C90278" w:rsidP="001A1B54">
            <w:pPr>
              <w:spacing w:line="259" w:lineRule="auto"/>
              <w:jc w:val="center"/>
              <w:rPr>
                <w:rFonts w:eastAsia="Calibri" w:cs="Calibri"/>
              </w:rPr>
            </w:pPr>
            <w:r>
              <w:rPr>
                <w:rFonts w:eastAsia="Calibri" w:cs="Calibri"/>
              </w:rPr>
              <w:t>23.203.49.155</w:t>
            </w:r>
          </w:p>
        </w:tc>
      </w:tr>
      <w:tr w:rsidR="00C90278" w:rsidRPr="000D193B" w14:paraId="20E1F211"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A14BE42" w14:textId="77777777" w:rsidR="00C90278" w:rsidRPr="00B17F14" w:rsidRDefault="00C90278" w:rsidP="001A1B54">
            <w:pPr>
              <w:spacing w:line="259" w:lineRule="auto"/>
              <w:jc w:val="center"/>
              <w:rPr>
                <w:rFonts w:eastAsia="Calibri" w:cs="Calibri"/>
              </w:rPr>
            </w:pPr>
            <w:r>
              <w:rPr>
                <w:rFonts w:eastAsia="Calibri" w:cs="Calibri"/>
              </w:rPr>
              <w:t>23.203.49.163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8D3C3F8" w14:textId="77777777" w:rsidR="00C90278" w:rsidRPr="00B17F14" w:rsidRDefault="00C90278" w:rsidP="001A1B54">
            <w:pPr>
              <w:spacing w:line="259" w:lineRule="auto"/>
              <w:jc w:val="center"/>
              <w:rPr>
                <w:rFonts w:eastAsia="Calibri" w:cs="Calibri"/>
              </w:rPr>
            </w:pPr>
            <w:r>
              <w:rPr>
                <w:rFonts w:eastAsia="Calibri" w:cs="Calibri"/>
              </w:rPr>
              <w:t>23.203.49.169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F11BA58" w14:textId="77777777" w:rsidR="00C90278" w:rsidRPr="00B17F14" w:rsidRDefault="00C90278" w:rsidP="001A1B54">
            <w:pPr>
              <w:spacing w:line="259" w:lineRule="auto"/>
              <w:jc w:val="center"/>
              <w:rPr>
                <w:rFonts w:eastAsia="Calibri" w:cs="Calibri"/>
              </w:rPr>
            </w:pPr>
            <w:r>
              <w:rPr>
                <w:rFonts w:eastAsia="Calibri" w:cs="Calibri"/>
              </w:rPr>
              <w:t>23.203.49.174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6266CC1" w14:textId="77777777" w:rsidR="00C90278" w:rsidRPr="00B17F14" w:rsidRDefault="00C90278" w:rsidP="001A1B54">
            <w:pPr>
              <w:spacing w:line="259" w:lineRule="auto"/>
              <w:jc w:val="center"/>
              <w:rPr>
                <w:rFonts w:eastAsia="Calibri" w:cs="Calibri"/>
              </w:rPr>
            </w:pPr>
            <w:r>
              <w:rPr>
                <w:rFonts w:eastAsia="Calibri" w:cs="Calibri"/>
              </w:rPr>
              <w:t>23.203.49.177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B26F716" w14:textId="77777777" w:rsidR="00C90278" w:rsidRPr="00B17F14" w:rsidRDefault="00C90278" w:rsidP="001A1B54">
            <w:pPr>
              <w:spacing w:line="259" w:lineRule="auto"/>
              <w:jc w:val="center"/>
              <w:rPr>
                <w:rFonts w:eastAsia="Calibri" w:cs="Calibri"/>
              </w:rPr>
            </w:pPr>
            <w:r>
              <w:rPr>
                <w:rFonts w:eastAsia="Calibri" w:cs="Calibri"/>
              </w:rPr>
              <w:t>23.203.49.179</w:t>
            </w:r>
          </w:p>
        </w:tc>
      </w:tr>
      <w:tr w:rsidR="00C90278" w:rsidRPr="000D193B" w14:paraId="5042F37A"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7103F62" w14:textId="77777777" w:rsidR="00C90278" w:rsidRPr="00B17F14" w:rsidRDefault="00C90278" w:rsidP="001A1B54">
            <w:pPr>
              <w:spacing w:line="259" w:lineRule="auto"/>
              <w:jc w:val="center"/>
              <w:rPr>
                <w:rFonts w:eastAsia="Calibri" w:cs="Calibri"/>
              </w:rPr>
            </w:pPr>
            <w:r>
              <w:rPr>
                <w:rFonts w:eastAsia="Calibri" w:cs="Calibri"/>
              </w:rPr>
              <w:t>23.203.49.184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55C57D5" w14:textId="77777777" w:rsidR="00C90278" w:rsidRPr="00B17F14" w:rsidRDefault="00C90278" w:rsidP="001A1B54">
            <w:pPr>
              <w:spacing w:line="259" w:lineRule="auto"/>
              <w:jc w:val="center"/>
              <w:rPr>
                <w:rFonts w:eastAsia="Calibri" w:cs="Calibri"/>
              </w:rPr>
            </w:pPr>
            <w:r>
              <w:rPr>
                <w:rFonts w:eastAsia="Calibri" w:cs="Calibri"/>
              </w:rPr>
              <w:t>23.203.49.186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2A2804A" w14:textId="77777777" w:rsidR="00C90278" w:rsidRPr="00B17F14" w:rsidRDefault="00C90278" w:rsidP="001A1B54">
            <w:pPr>
              <w:spacing w:line="259" w:lineRule="auto"/>
              <w:jc w:val="center"/>
              <w:rPr>
                <w:rFonts w:eastAsia="Calibri" w:cs="Calibri"/>
              </w:rPr>
            </w:pPr>
            <w:r>
              <w:rPr>
                <w:rFonts w:eastAsia="Calibri" w:cs="Calibri"/>
              </w:rPr>
              <w:t>23.204.138.8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F205EAA" w14:textId="77777777" w:rsidR="00C90278" w:rsidRPr="00B17F14" w:rsidRDefault="00C90278" w:rsidP="001A1B54">
            <w:pPr>
              <w:spacing w:line="259" w:lineRule="auto"/>
              <w:jc w:val="center"/>
              <w:rPr>
                <w:rFonts w:eastAsia="Calibri" w:cs="Calibri"/>
              </w:rPr>
            </w:pPr>
            <w:r>
              <w:rPr>
                <w:rFonts w:eastAsia="Calibri" w:cs="Calibri"/>
              </w:rPr>
              <w:t>23.204.139.69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7DC7A0C" w14:textId="77777777" w:rsidR="00C90278" w:rsidRPr="00B17F14" w:rsidRDefault="00C90278" w:rsidP="001A1B54">
            <w:pPr>
              <w:spacing w:line="259" w:lineRule="auto"/>
              <w:jc w:val="center"/>
              <w:rPr>
                <w:rFonts w:eastAsia="Calibri" w:cs="Calibri"/>
              </w:rPr>
            </w:pPr>
            <w:r>
              <w:rPr>
                <w:rFonts w:eastAsia="Calibri" w:cs="Calibri"/>
              </w:rPr>
              <w:t>23.204.139.74</w:t>
            </w:r>
          </w:p>
        </w:tc>
      </w:tr>
      <w:tr w:rsidR="00C90278" w:rsidRPr="000D193B" w14:paraId="386A6B7F"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3837659" w14:textId="77777777" w:rsidR="00C90278" w:rsidRPr="00B17F14" w:rsidRDefault="00C90278" w:rsidP="001A1B54">
            <w:pPr>
              <w:spacing w:line="259" w:lineRule="auto"/>
              <w:jc w:val="center"/>
              <w:rPr>
                <w:rFonts w:eastAsia="Calibri" w:cs="Calibri"/>
              </w:rPr>
            </w:pPr>
            <w:r>
              <w:rPr>
                <w:rFonts w:eastAsia="Calibri" w:cs="Calibri"/>
              </w:rPr>
              <w:t>23.204.139.89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56004CE" w14:textId="77777777" w:rsidR="00C90278" w:rsidRPr="00B17F14" w:rsidRDefault="00C90278" w:rsidP="001A1B54">
            <w:pPr>
              <w:spacing w:line="259" w:lineRule="auto"/>
              <w:jc w:val="center"/>
              <w:rPr>
                <w:rFonts w:eastAsia="Calibri" w:cs="Calibri"/>
              </w:rPr>
            </w:pPr>
            <w:r>
              <w:rPr>
                <w:rFonts w:eastAsia="Calibri" w:cs="Calibri"/>
              </w:rPr>
              <w:t>23.205.104.133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FA52FD2" w14:textId="77777777" w:rsidR="00C90278" w:rsidRPr="00B17F14" w:rsidRDefault="00C90278" w:rsidP="001A1B54">
            <w:pPr>
              <w:spacing w:line="259" w:lineRule="auto"/>
              <w:jc w:val="center"/>
              <w:rPr>
                <w:rFonts w:eastAsia="Calibri" w:cs="Calibri"/>
              </w:rPr>
            </w:pPr>
            <w:r>
              <w:rPr>
                <w:rFonts w:eastAsia="Calibri" w:cs="Calibri"/>
              </w:rPr>
              <w:t>23.205.106.7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F287516" w14:textId="77777777" w:rsidR="00C90278" w:rsidRPr="00B17F14" w:rsidRDefault="00C90278" w:rsidP="001A1B54">
            <w:pPr>
              <w:spacing w:line="259" w:lineRule="auto"/>
              <w:jc w:val="center"/>
              <w:rPr>
                <w:rFonts w:eastAsia="Calibri" w:cs="Calibri"/>
              </w:rPr>
            </w:pPr>
            <w:r>
              <w:rPr>
                <w:rFonts w:eastAsia="Calibri" w:cs="Calibri"/>
              </w:rPr>
              <w:t>23.205.106.9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E20B91D" w14:textId="77777777" w:rsidR="00C90278" w:rsidRPr="00B17F14" w:rsidRDefault="00C90278" w:rsidP="001A1B54">
            <w:pPr>
              <w:spacing w:line="259" w:lineRule="auto"/>
              <w:jc w:val="center"/>
              <w:rPr>
                <w:rFonts w:eastAsia="Calibri" w:cs="Calibri"/>
              </w:rPr>
            </w:pPr>
            <w:r>
              <w:rPr>
                <w:rFonts w:eastAsia="Calibri" w:cs="Calibri"/>
              </w:rPr>
              <w:t>23.205.106.10</w:t>
            </w:r>
          </w:p>
        </w:tc>
      </w:tr>
      <w:tr w:rsidR="00C90278" w:rsidRPr="000D193B" w14:paraId="489028DB"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5AAB86F" w14:textId="77777777" w:rsidR="00C90278" w:rsidRPr="00B17F14" w:rsidRDefault="00C90278" w:rsidP="001A1B54">
            <w:pPr>
              <w:spacing w:line="259" w:lineRule="auto"/>
              <w:jc w:val="center"/>
              <w:rPr>
                <w:rFonts w:eastAsia="Calibri" w:cs="Calibri"/>
              </w:rPr>
            </w:pPr>
            <w:r>
              <w:rPr>
                <w:rFonts w:eastAsia="Calibri" w:cs="Calibri"/>
              </w:rPr>
              <w:t>23.205.106.14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172573C" w14:textId="77777777" w:rsidR="00C90278" w:rsidRPr="00B17F14" w:rsidRDefault="00C90278" w:rsidP="001A1B54">
            <w:pPr>
              <w:spacing w:line="259" w:lineRule="auto"/>
              <w:jc w:val="center"/>
              <w:rPr>
                <w:rFonts w:eastAsia="Calibri" w:cs="Calibri"/>
              </w:rPr>
            </w:pPr>
            <w:r>
              <w:rPr>
                <w:rFonts w:eastAsia="Calibri" w:cs="Calibri"/>
              </w:rPr>
              <w:t>23.205.106.16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A897BA0" w14:textId="77777777" w:rsidR="00C90278" w:rsidRPr="00B17F14" w:rsidRDefault="00C90278" w:rsidP="001A1B54">
            <w:pPr>
              <w:spacing w:line="259" w:lineRule="auto"/>
              <w:jc w:val="center"/>
              <w:rPr>
                <w:rFonts w:eastAsia="Calibri" w:cs="Calibri"/>
              </w:rPr>
            </w:pPr>
            <w:r>
              <w:rPr>
                <w:rFonts w:eastAsia="Calibri" w:cs="Calibri"/>
              </w:rPr>
              <w:t>23.205.106.18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758995F" w14:textId="77777777" w:rsidR="00C90278" w:rsidRPr="00B17F14" w:rsidRDefault="00C90278" w:rsidP="001A1B54">
            <w:pPr>
              <w:spacing w:line="259" w:lineRule="auto"/>
              <w:jc w:val="center"/>
              <w:rPr>
                <w:rFonts w:eastAsia="Calibri" w:cs="Calibri"/>
              </w:rPr>
            </w:pPr>
            <w:r>
              <w:rPr>
                <w:rFonts w:eastAsia="Calibri" w:cs="Calibri"/>
              </w:rPr>
              <w:t>23.205.106.20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D0088E2" w14:textId="77777777" w:rsidR="00C90278" w:rsidRPr="00B17F14" w:rsidRDefault="00C90278" w:rsidP="001A1B54">
            <w:pPr>
              <w:spacing w:line="259" w:lineRule="auto"/>
              <w:jc w:val="center"/>
              <w:rPr>
                <w:rFonts w:eastAsia="Calibri" w:cs="Calibri"/>
              </w:rPr>
            </w:pPr>
            <w:r>
              <w:rPr>
                <w:rFonts w:eastAsia="Calibri" w:cs="Calibri"/>
              </w:rPr>
              <w:t>23.205.106.69</w:t>
            </w:r>
          </w:p>
        </w:tc>
      </w:tr>
      <w:tr w:rsidR="00C90278" w:rsidRPr="000D193B" w14:paraId="4AF34745"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D7C42FB" w14:textId="77777777" w:rsidR="00C90278" w:rsidRPr="00B17F14" w:rsidRDefault="00C90278" w:rsidP="001A1B54">
            <w:pPr>
              <w:spacing w:line="259" w:lineRule="auto"/>
              <w:jc w:val="center"/>
              <w:rPr>
                <w:rFonts w:eastAsia="Calibri" w:cs="Calibri"/>
              </w:rPr>
            </w:pPr>
            <w:r>
              <w:rPr>
                <w:rFonts w:eastAsia="Calibri" w:cs="Calibri"/>
              </w:rPr>
              <w:t>23.205.106.71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32286D5" w14:textId="77777777" w:rsidR="00C90278" w:rsidRPr="00B17F14" w:rsidRDefault="00C90278" w:rsidP="001A1B54">
            <w:pPr>
              <w:spacing w:line="259" w:lineRule="auto"/>
              <w:jc w:val="center"/>
              <w:rPr>
                <w:rFonts w:eastAsia="Calibri" w:cs="Calibri"/>
              </w:rPr>
            </w:pPr>
            <w:r>
              <w:rPr>
                <w:rFonts w:eastAsia="Calibri" w:cs="Calibri"/>
              </w:rPr>
              <w:t>23.205.106.74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E9B3F37" w14:textId="77777777" w:rsidR="00C90278" w:rsidRPr="00B17F14" w:rsidRDefault="00C90278" w:rsidP="001A1B54">
            <w:pPr>
              <w:spacing w:line="259" w:lineRule="auto"/>
              <w:jc w:val="center"/>
              <w:rPr>
                <w:rFonts w:eastAsia="Calibri" w:cs="Calibri"/>
              </w:rPr>
            </w:pPr>
            <w:r>
              <w:rPr>
                <w:rFonts w:eastAsia="Calibri" w:cs="Calibri"/>
              </w:rPr>
              <w:t>23.205.106.77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4D516C6" w14:textId="77777777" w:rsidR="00C90278" w:rsidRPr="00B17F14" w:rsidRDefault="00C90278" w:rsidP="001A1B54">
            <w:pPr>
              <w:spacing w:line="259" w:lineRule="auto"/>
              <w:jc w:val="center"/>
              <w:rPr>
                <w:rFonts w:eastAsia="Calibri" w:cs="Calibri"/>
              </w:rPr>
            </w:pPr>
            <w:r>
              <w:rPr>
                <w:rFonts w:eastAsia="Calibri" w:cs="Calibri"/>
              </w:rPr>
              <w:t>23.205.106.82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DD762B9" w14:textId="77777777" w:rsidR="00C90278" w:rsidRPr="00B17F14" w:rsidRDefault="00C90278" w:rsidP="001A1B54">
            <w:pPr>
              <w:spacing w:line="259" w:lineRule="auto"/>
              <w:jc w:val="center"/>
              <w:rPr>
                <w:rFonts w:eastAsia="Calibri" w:cs="Calibri"/>
              </w:rPr>
            </w:pPr>
            <w:r>
              <w:rPr>
                <w:rFonts w:eastAsia="Calibri" w:cs="Calibri"/>
              </w:rPr>
              <w:t>23.205.106.86</w:t>
            </w:r>
          </w:p>
        </w:tc>
      </w:tr>
      <w:tr w:rsidR="00C90278" w:rsidRPr="000D193B" w14:paraId="182D2764"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20209D7" w14:textId="77777777" w:rsidR="00C90278" w:rsidRPr="00B17F14" w:rsidRDefault="00C90278" w:rsidP="001A1B54">
            <w:pPr>
              <w:spacing w:line="259" w:lineRule="auto"/>
              <w:jc w:val="center"/>
              <w:rPr>
                <w:rFonts w:eastAsia="Calibri" w:cs="Calibri"/>
              </w:rPr>
            </w:pPr>
            <w:r>
              <w:rPr>
                <w:rFonts w:eastAsia="Calibri" w:cs="Calibri"/>
              </w:rPr>
              <w:t>23.205.107.69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3406CE6" w14:textId="77777777" w:rsidR="00C90278" w:rsidRPr="00B17F14" w:rsidRDefault="00C90278" w:rsidP="001A1B54">
            <w:pPr>
              <w:spacing w:line="259" w:lineRule="auto"/>
              <w:jc w:val="center"/>
              <w:rPr>
                <w:rFonts w:eastAsia="Calibri" w:cs="Calibri"/>
              </w:rPr>
            </w:pPr>
            <w:r>
              <w:rPr>
                <w:rFonts w:eastAsia="Calibri" w:cs="Calibri"/>
              </w:rPr>
              <w:t>23.205.107.71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99E8DB1" w14:textId="77777777" w:rsidR="00C90278" w:rsidRPr="00B17F14" w:rsidRDefault="00C90278" w:rsidP="001A1B54">
            <w:pPr>
              <w:spacing w:line="259" w:lineRule="auto"/>
              <w:jc w:val="center"/>
              <w:rPr>
                <w:rFonts w:eastAsia="Calibri" w:cs="Calibri"/>
              </w:rPr>
            </w:pPr>
            <w:r>
              <w:rPr>
                <w:rFonts w:eastAsia="Calibri" w:cs="Calibri"/>
              </w:rPr>
              <w:t>23.205.107.74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2AEACDA" w14:textId="77777777" w:rsidR="00C90278" w:rsidRPr="00B17F14" w:rsidRDefault="00C90278" w:rsidP="001A1B54">
            <w:pPr>
              <w:spacing w:line="259" w:lineRule="auto"/>
              <w:jc w:val="center"/>
              <w:rPr>
                <w:rFonts w:eastAsia="Calibri" w:cs="Calibri"/>
              </w:rPr>
            </w:pPr>
            <w:r>
              <w:rPr>
                <w:rFonts w:eastAsia="Calibri" w:cs="Calibri"/>
              </w:rPr>
              <w:t>23.205.107.79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229C9BE" w14:textId="77777777" w:rsidR="00C90278" w:rsidRPr="00B17F14" w:rsidRDefault="00C90278" w:rsidP="001A1B54">
            <w:pPr>
              <w:spacing w:line="259" w:lineRule="auto"/>
              <w:jc w:val="center"/>
              <w:rPr>
                <w:rFonts w:eastAsia="Calibri" w:cs="Calibri"/>
              </w:rPr>
            </w:pPr>
            <w:r>
              <w:rPr>
                <w:rFonts w:eastAsia="Calibri" w:cs="Calibri"/>
              </w:rPr>
              <w:t>23.205.107.80</w:t>
            </w:r>
          </w:p>
        </w:tc>
      </w:tr>
      <w:tr w:rsidR="00C90278" w:rsidRPr="000D193B" w14:paraId="7F84A7C1"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74CD5A2" w14:textId="77777777" w:rsidR="00C90278" w:rsidRPr="00B17F14" w:rsidRDefault="00C90278" w:rsidP="001A1B54">
            <w:pPr>
              <w:spacing w:line="259" w:lineRule="auto"/>
              <w:jc w:val="center"/>
              <w:rPr>
                <w:rFonts w:eastAsia="Calibri" w:cs="Calibri"/>
              </w:rPr>
            </w:pPr>
            <w:r>
              <w:rPr>
                <w:rFonts w:eastAsia="Calibri" w:cs="Calibri"/>
              </w:rPr>
              <w:t>23.205.107.83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9AC5D71" w14:textId="77777777" w:rsidR="00C90278" w:rsidRPr="00B17F14" w:rsidRDefault="00C90278" w:rsidP="001A1B54">
            <w:pPr>
              <w:spacing w:line="259" w:lineRule="auto"/>
              <w:jc w:val="center"/>
              <w:rPr>
                <w:rFonts w:eastAsia="Calibri" w:cs="Calibri"/>
              </w:rPr>
            </w:pPr>
            <w:r>
              <w:rPr>
                <w:rFonts w:eastAsia="Calibri" w:cs="Calibri"/>
              </w:rPr>
              <w:t>23.205.107.85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489AB88" w14:textId="77777777" w:rsidR="00C90278" w:rsidRPr="00B17F14" w:rsidRDefault="00C90278" w:rsidP="001A1B54">
            <w:pPr>
              <w:spacing w:line="259" w:lineRule="auto"/>
              <w:jc w:val="center"/>
              <w:rPr>
                <w:rFonts w:eastAsia="Calibri" w:cs="Calibri"/>
              </w:rPr>
            </w:pPr>
            <w:r>
              <w:rPr>
                <w:rFonts w:eastAsia="Calibri" w:cs="Calibri"/>
              </w:rPr>
              <w:t>23.205.107.86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086755F" w14:textId="77777777" w:rsidR="00C90278" w:rsidRPr="00B17F14" w:rsidRDefault="00C90278" w:rsidP="001A1B54">
            <w:pPr>
              <w:spacing w:line="259" w:lineRule="auto"/>
              <w:jc w:val="center"/>
              <w:rPr>
                <w:rFonts w:eastAsia="Calibri" w:cs="Calibri"/>
              </w:rPr>
            </w:pPr>
            <w:r>
              <w:rPr>
                <w:rFonts w:eastAsia="Calibri" w:cs="Calibri"/>
              </w:rPr>
              <w:t>23.205.249.161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15185BF" w14:textId="77777777" w:rsidR="00C90278" w:rsidRPr="00B17F14" w:rsidRDefault="00C90278" w:rsidP="001A1B54">
            <w:pPr>
              <w:spacing w:line="259" w:lineRule="auto"/>
              <w:jc w:val="center"/>
              <w:rPr>
                <w:rFonts w:eastAsia="Calibri" w:cs="Calibri"/>
              </w:rPr>
            </w:pPr>
            <w:r>
              <w:rPr>
                <w:rFonts w:eastAsia="Calibri" w:cs="Calibri"/>
              </w:rPr>
              <w:t>23.205.249.163</w:t>
            </w:r>
          </w:p>
        </w:tc>
      </w:tr>
      <w:tr w:rsidR="00C90278" w:rsidRPr="000D193B" w14:paraId="30344F99"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F24A03C" w14:textId="77777777" w:rsidR="00C90278" w:rsidRPr="00B17F14" w:rsidRDefault="00C90278" w:rsidP="001A1B54">
            <w:pPr>
              <w:spacing w:line="259" w:lineRule="auto"/>
              <w:jc w:val="center"/>
              <w:rPr>
                <w:rFonts w:eastAsia="Calibri" w:cs="Calibri"/>
              </w:rPr>
            </w:pPr>
            <w:r>
              <w:rPr>
                <w:rFonts w:eastAsia="Calibri" w:cs="Calibri"/>
              </w:rPr>
              <w:t>23.207.138.214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B23E0DB" w14:textId="77777777" w:rsidR="00C90278" w:rsidRPr="00B17F14" w:rsidRDefault="00C90278" w:rsidP="001A1B54">
            <w:pPr>
              <w:spacing w:line="259" w:lineRule="auto"/>
              <w:jc w:val="center"/>
              <w:rPr>
                <w:rFonts w:eastAsia="Calibri" w:cs="Calibri"/>
              </w:rPr>
            </w:pPr>
            <w:r>
              <w:rPr>
                <w:rFonts w:eastAsia="Calibri" w:cs="Calibri"/>
              </w:rPr>
              <w:t>23.207.162.134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A762135" w14:textId="77777777" w:rsidR="00C90278" w:rsidRPr="00B17F14" w:rsidRDefault="00C90278" w:rsidP="001A1B54">
            <w:pPr>
              <w:spacing w:line="259" w:lineRule="auto"/>
              <w:jc w:val="center"/>
              <w:rPr>
                <w:rFonts w:eastAsia="Calibri" w:cs="Calibri"/>
              </w:rPr>
            </w:pPr>
            <w:r>
              <w:rPr>
                <w:rFonts w:eastAsia="Calibri" w:cs="Calibri"/>
              </w:rPr>
              <w:t>23.207.162.143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0E49417" w14:textId="77777777" w:rsidR="00C90278" w:rsidRPr="00B17F14" w:rsidRDefault="00C90278" w:rsidP="001A1B54">
            <w:pPr>
              <w:spacing w:line="259" w:lineRule="auto"/>
              <w:jc w:val="center"/>
              <w:rPr>
                <w:rFonts w:eastAsia="Calibri" w:cs="Calibri"/>
              </w:rPr>
            </w:pPr>
            <w:r>
              <w:rPr>
                <w:rFonts w:eastAsia="Calibri" w:cs="Calibri"/>
              </w:rPr>
              <w:t>23.207.162.159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C122C25" w14:textId="77777777" w:rsidR="00C90278" w:rsidRPr="00B17F14" w:rsidRDefault="00C90278" w:rsidP="001A1B54">
            <w:pPr>
              <w:spacing w:line="259" w:lineRule="auto"/>
              <w:jc w:val="center"/>
              <w:rPr>
                <w:rFonts w:eastAsia="Calibri" w:cs="Calibri"/>
              </w:rPr>
            </w:pPr>
            <w:r>
              <w:rPr>
                <w:rFonts w:eastAsia="Calibri" w:cs="Calibri"/>
              </w:rPr>
              <w:t>23.207.162.161</w:t>
            </w:r>
          </w:p>
        </w:tc>
      </w:tr>
      <w:tr w:rsidR="00C90278" w:rsidRPr="000D193B" w14:paraId="6341E3F9"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1DE7759" w14:textId="77777777" w:rsidR="00C90278" w:rsidRPr="00B17F14" w:rsidRDefault="00C90278" w:rsidP="001A1B54">
            <w:pPr>
              <w:spacing w:line="259" w:lineRule="auto"/>
              <w:jc w:val="center"/>
              <w:rPr>
                <w:rFonts w:eastAsia="Calibri" w:cs="Calibri"/>
              </w:rPr>
            </w:pPr>
            <w:r>
              <w:rPr>
                <w:rFonts w:eastAsia="Calibri" w:cs="Calibri"/>
              </w:rPr>
              <w:t>23.207.162.164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E957836" w14:textId="77777777" w:rsidR="00C90278" w:rsidRPr="00B17F14" w:rsidRDefault="00C90278" w:rsidP="001A1B54">
            <w:pPr>
              <w:spacing w:line="259" w:lineRule="auto"/>
              <w:jc w:val="center"/>
              <w:rPr>
                <w:rFonts w:eastAsia="Calibri" w:cs="Calibri"/>
              </w:rPr>
            </w:pPr>
            <w:r>
              <w:rPr>
                <w:rFonts w:eastAsia="Calibri" w:cs="Calibri"/>
              </w:rPr>
              <w:t>23.207.162.179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7317228" w14:textId="77777777" w:rsidR="00C90278" w:rsidRPr="00B17F14" w:rsidRDefault="00C90278" w:rsidP="001A1B54">
            <w:pPr>
              <w:spacing w:line="259" w:lineRule="auto"/>
              <w:jc w:val="center"/>
              <w:rPr>
                <w:rFonts w:eastAsia="Calibri" w:cs="Calibri"/>
              </w:rPr>
            </w:pPr>
            <w:r>
              <w:rPr>
                <w:rFonts w:eastAsia="Calibri" w:cs="Calibri"/>
              </w:rPr>
              <w:t>23.209.46.135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EF52764" w14:textId="77777777" w:rsidR="00C90278" w:rsidRPr="00B17F14" w:rsidRDefault="00C90278" w:rsidP="001A1B54">
            <w:pPr>
              <w:spacing w:line="259" w:lineRule="auto"/>
              <w:jc w:val="center"/>
              <w:rPr>
                <w:rFonts w:eastAsia="Calibri" w:cs="Calibri"/>
              </w:rPr>
            </w:pPr>
            <w:r>
              <w:rPr>
                <w:rFonts w:eastAsia="Calibri" w:cs="Calibri"/>
              </w:rPr>
              <w:t>23.209.46.137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DF536BE" w14:textId="77777777" w:rsidR="00C90278" w:rsidRPr="00B17F14" w:rsidRDefault="00C90278" w:rsidP="001A1B54">
            <w:pPr>
              <w:spacing w:line="259" w:lineRule="auto"/>
              <w:jc w:val="center"/>
              <w:rPr>
                <w:rFonts w:eastAsia="Calibri" w:cs="Calibri"/>
              </w:rPr>
            </w:pPr>
            <w:r>
              <w:rPr>
                <w:rFonts w:eastAsia="Calibri" w:cs="Calibri"/>
              </w:rPr>
              <w:t>23.209.46.140</w:t>
            </w:r>
          </w:p>
        </w:tc>
      </w:tr>
      <w:tr w:rsidR="00C90278" w:rsidRPr="000D193B" w14:paraId="0123538B"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1D3B633" w14:textId="77777777" w:rsidR="00C90278" w:rsidRPr="00B17F14" w:rsidRDefault="00C90278" w:rsidP="001A1B54">
            <w:pPr>
              <w:spacing w:line="259" w:lineRule="auto"/>
              <w:jc w:val="center"/>
              <w:rPr>
                <w:rFonts w:eastAsia="Calibri" w:cs="Calibri"/>
              </w:rPr>
            </w:pPr>
            <w:r>
              <w:rPr>
                <w:rFonts w:eastAsia="Calibri" w:cs="Calibri"/>
              </w:rPr>
              <w:t>23.209.46.142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201AE33" w14:textId="77777777" w:rsidR="00C90278" w:rsidRPr="00B17F14" w:rsidRDefault="00C90278" w:rsidP="001A1B54">
            <w:pPr>
              <w:spacing w:line="259" w:lineRule="auto"/>
              <w:jc w:val="center"/>
              <w:rPr>
                <w:rFonts w:eastAsia="Calibri" w:cs="Calibri"/>
              </w:rPr>
            </w:pPr>
            <w:r>
              <w:rPr>
                <w:rFonts w:eastAsia="Calibri" w:cs="Calibri"/>
              </w:rPr>
              <w:t>23.209.46.144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584B51D" w14:textId="77777777" w:rsidR="00C90278" w:rsidRPr="00B17F14" w:rsidRDefault="00C90278" w:rsidP="001A1B54">
            <w:pPr>
              <w:spacing w:line="259" w:lineRule="auto"/>
              <w:jc w:val="center"/>
              <w:rPr>
                <w:rFonts w:eastAsia="Calibri" w:cs="Calibri"/>
              </w:rPr>
            </w:pPr>
            <w:r>
              <w:rPr>
                <w:rFonts w:eastAsia="Calibri" w:cs="Calibri"/>
              </w:rPr>
              <w:t>23.209.46.150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F250A86" w14:textId="77777777" w:rsidR="00C90278" w:rsidRPr="00B17F14" w:rsidRDefault="00C90278" w:rsidP="001A1B54">
            <w:pPr>
              <w:spacing w:line="259" w:lineRule="auto"/>
              <w:jc w:val="center"/>
              <w:rPr>
                <w:rFonts w:eastAsia="Calibri" w:cs="Calibri"/>
              </w:rPr>
            </w:pPr>
            <w:r>
              <w:rPr>
                <w:rFonts w:eastAsia="Calibri" w:cs="Calibri"/>
              </w:rPr>
              <w:t>23.209.46.152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B11B396" w14:textId="77777777" w:rsidR="00C90278" w:rsidRPr="00B17F14" w:rsidRDefault="00C90278" w:rsidP="001A1B54">
            <w:pPr>
              <w:spacing w:line="259" w:lineRule="auto"/>
              <w:jc w:val="center"/>
              <w:rPr>
                <w:rFonts w:eastAsia="Calibri" w:cs="Calibri"/>
              </w:rPr>
            </w:pPr>
            <w:r>
              <w:rPr>
                <w:rFonts w:eastAsia="Calibri" w:cs="Calibri"/>
              </w:rPr>
              <w:t>23.209.46.157</w:t>
            </w:r>
          </w:p>
        </w:tc>
      </w:tr>
      <w:tr w:rsidR="00C90278" w:rsidRPr="000D193B" w14:paraId="29D2E282"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348AB00" w14:textId="77777777" w:rsidR="00C90278" w:rsidRPr="00B17F14" w:rsidRDefault="00C90278" w:rsidP="001A1B54">
            <w:pPr>
              <w:spacing w:line="259" w:lineRule="auto"/>
              <w:jc w:val="center"/>
              <w:rPr>
                <w:rFonts w:eastAsia="Calibri" w:cs="Calibri"/>
              </w:rPr>
            </w:pPr>
            <w:r>
              <w:rPr>
                <w:rFonts w:eastAsia="Calibri" w:cs="Calibri"/>
              </w:rPr>
              <w:t>23.209.46.158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5D4FEFC" w14:textId="77777777" w:rsidR="00C90278" w:rsidRPr="00B17F14" w:rsidRDefault="00C90278" w:rsidP="001A1B54">
            <w:pPr>
              <w:spacing w:line="259" w:lineRule="auto"/>
              <w:jc w:val="center"/>
              <w:rPr>
                <w:rFonts w:eastAsia="Calibri" w:cs="Calibri"/>
              </w:rPr>
            </w:pPr>
            <w:r>
              <w:rPr>
                <w:rFonts w:eastAsia="Calibri" w:cs="Calibri"/>
              </w:rPr>
              <w:t>23.209.46.161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746E2A2" w14:textId="77777777" w:rsidR="00C90278" w:rsidRPr="00B17F14" w:rsidRDefault="00C90278" w:rsidP="001A1B54">
            <w:pPr>
              <w:spacing w:line="259" w:lineRule="auto"/>
              <w:jc w:val="center"/>
              <w:rPr>
                <w:rFonts w:eastAsia="Calibri" w:cs="Calibri"/>
              </w:rPr>
            </w:pPr>
            <w:r>
              <w:rPr>
                <w:rFonts w:eastAsia="Calibri" w:cs="Calibri"/>
              </w:rPr>
              <w:t>23.209.56.7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5715FEF" w14:textId="77777777" w:rsidR="00C90278" w:rsidRPr="00B17F14" w:rsidRDefault="00C90278" w:rsidP="001A1B54">
            <w:pPr>
              <w:spacing w:line="259" w:lineRule="auto"/>
              <w:jc w:val="center"/>
              <w:rPr>
                <w:rFonts w:eastAsia="Calibri" w:cs="Calibri"/>
              </w:rPr>
            </w:pPr>
            <w:r>
              <w:rPr>
                <w:rFonts w:eastAsia="Calibri" w:cs="Calibri"/>
              </w:rPr>
              <w:t>23.209.216.7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97A09B4" w14:textId="77777777" w:rsidR="00C90278" w:rsidRPr="00B17F14" w:rsidRDefault="00C90278" w:rsidP="001A1B54">
            <w:pPr>
              <w:spacing w:line="259" w:lineRule="auto"/>
              <w:jc w:val="center"/>
              <w:rPr>
                <w:rFonts w:eastAsia="Calibri" w:cs="Calibri"/>
              </w:rPr>
            </w:pPr>
            <w:r>
              <w:rPr>
                <w:rFonts w:eastAsia="Calibri" w:cs="Calibri"/>
              </w:rPr>
              <w:t>23.210.7.15</w:t>
            </w:r>
          </w:p>
        </w:tc>
      </w:tr>
      <w:tr w:rsidR="00C90278" w:rsidRPr="000D193B" w14:paraId="26A92743"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A485DD6" w14:textId="77777777" w:rsidR="00C90278" w:rsidRPr="00B17F14" w:rsidRDefault="00C90278" w:rsidP="001A1B54">
            <w:pPr>
              <w:spacing w:line="259" w:lineRule="auto"/>
              <w:jc w:val="center"/>
              <w:rPr>
                <w:rFonts w:eastAsia="Calibri" w:cs="Calibri"/>
              </w:rPr>
            </w:pPr>
            <w:r>
              <w:rPr>
                <w:rFonts w:eastAsia="Calibri" w:cs="Calibri"/>
              </w:rPr>
              <w:t>23.210.7.23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5448E97" w14:textId="77777777" w:rsidR="00C90278" w:rsidRPr="00B17F14" w:rsidRDefault="00C90278" w:rsidP="001A1B54">
            <w:pPr>
              <w:spacing w:line="259" w:lineRule="auto"/>
              <w:jc w:val="center"/>
              <w:rPr>
                <w:rFonts w:eastAsia="Calibri" w:cs="Calibri"/>
              </w:rPr>
            </w:pPr>
            <w:r>
              <w:rPr>
                <w:rFonts w:eastAsia="Calibri" w:cs="Calibri"/>
              </w:rPr>
              <w:t>23.210.7.24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21F2B5F" w14:textId="77777777" w:rsidR="00C90278" w:rsidRPr="00B17F14" w:rsidRDefault="00C90278" w:rsidP="001A1B54">
            <w:pPr>
              <w:spacing w:line="259" w:lineRule="auto"/>
              <w:jc w:val="center"/>
              <w:rPr>
                <w:rFonts w:eastAsia="Calibri" w:cs="Calibri"/>
              </w:rPr>
            </w:pPr>
            <w:r>
              <w:rPr>
                <w:rFonts w:eastAsia="Calibri" w:cs="Calibri"/>
              </w:rPr>
              <w:t>23.210.7.28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0CFA04C" w14:textId="77777777" w:rsidR="00C90278" w:rsidRPr="00B17F14" w:rsidRDefault="00C90278" w:rsidP="001A1B54">
            <w:pPr>
              <w:spacing w:line="259" w:lineRule="auto"/>
              <w:jc w:val="center"/>
              <w:rPr>
                <w:rFonts w:eastAsia="Calibri" w:cs="Calibri"/>
              </w:rPr>
            </w:pPr>
            <w:r>
              <w:rPr>
                <w:rFonts w:eastAsia="Calibri" w:cs="Calibri"/>
              </w:rPr>
              <w:t>23.210.7.31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84553B5" w14:textId="77777777" w:rsidR="00C90278" w:rsidRPr="00B17F14" w:rsidRDefault="00C90278" w:rsidP="001A1B54">
            <w:pPr>
              <w:spacing w:line="259" w:lineRule="auto"/>
              <w:jc w:val="center"/>
              <w:rPr>
                <w:rFonts w:eastAsia="Calibri" w:cs="Calibri"/>
              </w:rPr>
            </w:pPr>
            <w:r>
              <w:rPr>
                <w:rFonts w:eastAsia="Calibri" w:cs="Calibri"/>
              </w:rPr>
              <w:t>23.210.7.38</w:t>
            </w:r>
          </w:p>
        </w:tc>
      </w:tr>
      <w:tr w:rsidR="00C90278" w:rsidRPr="000D193B" w14:paraId="360184D6"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2540D61" w14:textId="77777777" w:rsidR="00C90278" w:rsidRPr="00B17F14" w:rsidRDefault="00C90278" w:rsidP="001A1B54">
            <w:pPr>
              <w:spacing w:line="259" w:lineRule="auto"/>
              <w:jc w:val="center"/>
              <w:rPr>
                <w:rFonts w:eastAsia="Calibri" w:cs="Calibri"/>
              </w:rPr>
            </w:pPr>
            <w:r>
              <w:rPr>
                <w:rFonts w:eastAsia="Calibri" w:cs="Calibri"/>
              </w:rPr>
              <w:t>23.210.7.47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D922C7D" w14:textId="77777777" w:rsidR="00C90278" w:rsidRPr="00B17F14" w:rsidRDefault="00C90278" w:rsidP="001A1B54">
            <w:pPr>
              <w:spacing w:line="259" w:lineRule="auto"/>
              <w:jc w:val="center"/>
              <w:rPr>
                <w:rFonts w:eastAsia="Calibri" w:cs="Calibri"/>
              </w:rPr>
            </w:pPr>
            <w:r>
              <w:rPr>
                <w:rFonts w:eastAsia="Calibri" w:cs="Calibri"/>
              </w:rPr>
              <w:t>23.210.7.50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BC1809D" w14:textId="77777777" w:rsidR="00C90278" w:rsidRPr="00B17F14" w:rsidRDefault="00C90278" w:rsidP="001A1B54">
            <w:pPr>
              <w:spacing w:line="259" w:lineRule="auto"/>
              <w:jc w:val="center"/>
              <w:rPr>
                <w:rFonts w:eastAsia="Calibri" w:cs="Calibri"/>
              </w:rPr>
            </w:pPr>
            <w:r>
              <w:rPr>
                <w:rFonts w:eastAsia="Calibri" w:cs="Calibri"/>
              </w:rPr>
              <w:t>23.210.7.62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96FF2A2" w14:textId="77777777" w:rsidR="00C90278" w:rsidRPr="00B17F14" w:rsidRDefault="00C90278" w:rsidP="001A1B54">
            <w:pPr>
              <w:spacing w:line="259" w:lineRule="auto"/>
              <w:jc w:val="center"/>
              <w:rPr>
                <w:rFonts w:eastAsia="Calibri" w:cs="Calibri"/>
              </w:rPr>
            </w:pPr>
            <w:r>
              <w:rPr>
                <w:rFonts w:eastAsia="Calibri" w:cs="Calibri"/>
              </w:rPr>
              <w:t>23.210.139.159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6BC0466" w14:textId="77777777" w:rsidR="00C90278" w:rsidRPr="00B17F14" w:rsidRDefault="00C90278" w:rsidP="001A1B54">
            <w:pPr>
              <w:spacing w:line="259" w:lineRule="auto"/>
              <w:jc w:val="center"/>
              <w:rPr>
                <w:rFonts w:eastAsia="Calibri" w:cs="Calibri"/>
              </w:rPr>
            </w:pPr>
            <w:r>
              <w:rPr>
                <w:rFonts w:eastAsia="Calibri" w:cs="Calibri"/>
              </w:rPr>
              <w:t>23.210.215.152</w:t>
            </w:r>
          </w:p>
        </w:tc>
      </w:tr>
      <w:tr w:rsidR="00C90278" w:rsidRPr="000D193B" w14:paraId="3F04EF63"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351E007" w14:textId="77777777" w:rsidR="00C90278" w:rsidRPr="00B17F14" w:rsidRDefault="00C90278" w:rsidP="001A1B54">
            <w:pPr>
              <w:spacing w:line="259" w:lineRule="auto"/>
              <w:jc w:val="center"/>
              <w:rPr>
                <w:rFonts w:eastAsia="Calibri" w:cs="Calibri"/>
              </w:rPr>
            </w:pPr>
            <w:r>
              <w:rPr>
                <w:rFonts w:eastAsia="Calibri" w:cs="Calibri"/>
              </w:rPr>
              <w:t>23.210.215.153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70C6807" w14:textId="77777777" w:rsidR="00C90278" w:rsidRPr="00B17F14" w:rsidRDefault="00C90278" w:rsidP="001A1B54">
            <w:pPr>
              <w:spacing w:line="259" w:lineRule="auto"/>
              <w:jc w:val="center"/>
              <w:rPr>
                <w:rFonts w:eastAsia="Calibri" w:cs="Calibri"/>
              </w:rPr>
            </w:pPr>
            <w:r>
              <w:rPr>
                <w:rFonts w:eastAsia="Calibri" w:cs="Calibri"/>
              </w:rPr>
              <w:t>23.210.215.203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1FF9535" w14:textId="77777777" w:rsidR="00C90278" w:rsidRPr="00B17F14" w:rsidRDefault="00C90278" w:rsidP="001A1B54">
            <w:pPr>
              <w:spacing w:line="259" w:lineRule="auto"/>
              <w:jc w:val="center"/>
              <w:rPr>
                <w:rFonts w:eastAsia="Calibri" w:cs="Calibri"/>
              </w:rPr>
            </w:pPr>
            <w:r>
              <w:rPr>
                <w:rFonts w:eastAsia="Calibri" w:cs="Calibri"/>
              </w:rPr>
              <w:t>23.210.215.208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50BE2BA" w14:textId="77777777" w:rsidR="00C90278" w:rsidRPr="00B17F14" w:rsidRDefault="00C90278" w:rsidP="001A1B54">
            <w:pPr>
              <w:spacing w:line="259" w:lineRule="auto"/>
              <w:jc w:val="center"/>
              <w:rPr>
                <w:rFonts w:eastAsia="Calibri" w:cs="Calibri"/>
              </w:rPr>
            </w:pPr>
            <w:r>
              <w:rPr>
                <w:rFonts w:eastAsia="Calibri" w:cs="Calibri"/>
              </w:rPr>
              <w:t>23.210.215.210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405D68F" w14:textId="77777777" w:rsidR="00C90278" w:rsidRPr="00B17F14" w:rsidRDefault="00C90278" w:rsidP="001A1B54">
            <w:pPr>
              <w:spacing w:line="259" w:lineRule="auto"/>
              <w:jc w:val="center"/>
              <w:rPr>
                <w:rFonts w:eastAsia="Calibri" w:cs="Calibri"/>
              </w:rPr>
            </w:pPr>
            <w:r>
              <w:rPr>
                <w:rFonts w:eastAsia="Calibri" w:cs="Calibri"/>
              </w:rPr>
              <w:t>23.210.215.216</w:t>
            </w:r>
          </w:p>
        </w:tc>
      </w:tr>
      <w:tr w:rsidR="00C90278" w:rsidRPr="000D193B" w14:paraId="0F00B4AF"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B606EB9" w14:textId="77777777" w:rsidR="00C90278" w:rsidRPr="00B17F14" w:rsidRDefault="00C90278" w:rsidP="001A1B54">
            <w:pPr>
              <w:spacing w:line="259" w:lineRule="auto"/>
              <w:jc w:val="center"/>
              <w:rPr>
                <w:rFonts w:eastAsia="Calibri" w:cs="Calibri"/>
              </w:rPr>
            </w:pPr>
            <w:r>
              <w:rPr>
                <w:rFonts w:eastAsia="Calibri" w:cs="Calibri"/>
              </w:rPr>
              <w:t>23.210.215.217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D848D2A" w14:textId="77777777" w:rsidR="00C90278" w:rsidRPr="00B17F14" w:rsidRDefault="00C90278" w:rsidP="001A1B54">
            <w:pPr>
              <w:spacing w:line="259" w:lineRule="auto"/>
              <w:jc w:val="center"/>
              <w:rPr>
                <w:rFonts w:eastAsia="Calibri" w:cs="Calibri"/>
              </w:rPr>
            </w:pPr>
            <w:r>
              <w:rPr>
                <w:rFonts w:eastAsia="Calibri" w:cs="Calibri"/>
              </w:rPr>
              <w:t>23.210.215.218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1287BEB" w14:textId="77777777" w:rsidR="00C90278" w:rsidRPr="00B17F14" w:rsidRDefault="00C90278" w:rsidP="001A1B54">
            <w:pPr>
              <w:spacing w:line="259" w:lineRule="auto"/>
              <w:jc w:val="center"/>
              <w:rPr>
                <w:rFonts w:eastAsia="Calibri" w:cs="Calibri"/>
              </w:rPr>
            </w:pPr>
            <w:r>
              <w:rPr>
                <w:rFonts w:eastAsia="Calibri" w:cs="Calibri"/>
              </w:rPr>
              <w:t>23.210.216.137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926C35B" w14:textId="77777777" w:rsidR="00C90278" w:rsidRPr="00B17F14" w:rsidRDefault="00C90278" w:rsidP="001A1B54">
            <w:pPr>
              <w:spacing w:line="259" w:lineRule="auto"/>
              <w:jc w:val="center"/>
              <w:rPr>
                <w:rFonts w:eastAsia="Calibri" w:cs="Calibri"/>
              </w:rPr>
            </w:pPr>
            <w:r>
              <w:rPr>
                <w:rFonts w:eastAsia="Calibri" w:cs="Calibri"/>
              </w:rPr>
              <w:t>23.210.216.145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F2163DC" w14:textId="77777777" w:rsidR="00C90278" w:rsidRPr="00B17F14" w:rsidRDefault="00C90278" w:rsidP="001A1B54">
            <w:pPr>
              <w:spacing w:line="259" w:lineRule="auto"/>
              <w:jc w:val="center"/>
              <w:rPr>
                <w:rFonts w:eastAsia="Calibri" w:cs="Calibri"/>
              </w:rPr>
            </w:pPr>
            <w:r>
              <w:rPr>
                <w:rFonts w:eastAsia="Calibri" w:cs="Calibri"/>
              </w:rPr>
              <w:t>23.210.216.149</w:t>
            </w:r>
          </w:p>
        </w:tc>
      </w:tr>
      <w:tr w:rsidR="00C90278" w:rsidRPr="000D193B" w14:paraId="1D9AE9E6"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920552C" w14:textId="77777777" w:rsidR="00C90278" w:rsidRPr="00B17F14" w:rsidRDefault="00C90278" w:rsidP="001A1B54">
            <w:pPr>
              <w:spacing w:line="259" w:lineRule="auto"/>
              <w:jc w:val="center"/>
              <w:rPr>
                <w:rFonts w:eastAsia="Calibri" w:cs="Calibri"/>
              </w:rPr>
            </w:pPr>
            <w:r>
              <w:rPr>
                <w:rFonts w:eastAsia="Calibri" w:cs="Calibri"/>
              </w:rPr>
              <w:t>23.210.216.172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8704A48" w14:textId="77777777" w:rsidR="00C90278" w:rsidRPr="00B17F14" w:rsidRDefault="00C90278" w:rsidP="001A1B54">
            <w:pPr>
              <w:spacing w:line="259" w:lineRule="auto"/>
              <w:jc w:val="center"/>
              <w:rPr>
                <w:rFonts w:eastAsia="Calibri" w:cs="Calibri"/>
              </w:rPr>
            </w:pPr>
            <w:r>
              <w:rPr>
                <w:rFonts w:eastAsia="Calibri" w:cs="Calibri"/>
              </w:rPr>
              <w:t>23.211.124.194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6DE8911" w14:textId="77777777" w:rsidR="00C90278" w:rsidRPr="00B17F14" w:rsidRDefault="00C90278" w:rsidP="001A1B54">
            <w:pPr>
              <w:spacing w:line="259" w:lineRule="auto"/>
              <w:jc w:val="center"/>
              <w:rPr>
                <w:rFonts w:eastAsia="Calibri" w:cs="Calibri"/>
              </w:rPr>
            </w:pPr>
            <w:r>
              <w:rPr>
                <w:rFonts w:eastAsia="Calibri" w:cs="Calibri"/>
              </w:rPr>
              <w:t>23.211.124.197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23D3403" w14:textId="77777777" w:rsidR="00C90278" w:rsidRPr="00B17F14" w:rsidRDefault="00C90278" w:rsidP="001A1B54">
            <w:pPr>
              <w:spacing w:line="259" w:lineRule="auto"/>
              <w:jc w:val="center"/>
              <w:rPr>
                <w:rFonts w:eastAsia="Calibri" w:cs="Calibri"/>
              </w:rPr>
            </w:pPr>
            <w:r>
              <w:rPr>
                <w:rFonts w:eastAsia="Calibri" w:cs="Calibri"/>
              </w:rPr>
              <w:t>23.211.124.199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100FA9C" w14:textId="77777777" w:rsidR="00C90278" w:rsidRPr="00B17F14" w:rsidRDefault="00C90278" w:rsidP="001A1B54">
            <w:pPr>
              <w:spacing w:line="259" w:lineRule="auto"/>
              <w:jc w:val="center"/>
              <w:rPr>
                <w:rFonts w:eastAsia="Calibri" w:cs="Calibri"/>
              </w:rPr>
            </w:pPr>
            <w:r>
              <w:rPr>
                <w:rFonts w:eastAsia="Calibri" w:cs="Calibri"/>
              </w:rPr>
              <w:t>23.211.124.204</w:t>
            </w:r>
          </w:p>
        </w:tc>
      </w:tr>
      <w:tr w:rsidR="00C90278" w:rsidRPr="000D193B" w14:paraId="03D09E5C"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B0BE202" w14:textId="77777777" w:rsidR="00C90278" w:rsidRPr="00B17F14" w:rsidRDefault="00C90278" w:rsidP="001A1B54">
            <w:pPr>
              <w:spacing w:line="259" w:lineRule="auto"/>
              <w:jc w:val="center"/>
              <w:rPr>
                <w:rFonts w:eastAsia="Calibri" w:cs="Calibri"/>
              </w:rPr>
            </w:pPr>
            <w:r>
              <w:rPr>
                <w:rFonts w:eastAsia="Calibri" w:cs="Calibri"/>
              </w:rPr>
              <w:lastRenderedPageBreak/>
              <w:t>23.211.124.205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1EA3C08" w14:textId="77777777" w:rsidR="00C90278" w:rsidRPr="00B17F14" w:rsidRDefault="00C90278" w:rsidP="001A1B54">
            <w:pPr>
              <w:spacing w:line="259" w:lineRule="auto"/>
              <w:jc w:val="center"/>
              <w:rPr>
                <w:rFonts w:eastAsia="Calibri" w:cs="Calibri"/>
              </w:rPr>
            </w:pPr>
            <w:r>
              <w:rPr>
                <w:rFonts w:eastAsia="Calibri" w:cs="Calibri"/>
              </w:rPr>
              <w:t>23.211.124.207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20DE436" w14:textId="77777777" w:rsidR="00C90278" w:rsidRPr="00B17F14" w:rsidRDefault="00C90278" w:rsidP="001A1B54">
            <w:pPr>
              <w:spacing w:line="259" w:lineRule="auto"/>
              <w:jc w:val="center"/>
              <w:rPr>
                <w:rFonts w:eastAsia="Calibri" w:cs="Calibri"/>
              </w:rPr>
            </w:pPr>
            <w:r>
              <w:rPr>
                <w:rFonts w:eastAsia="Calibri" w:cs="Calibri"/>
              </w:rPr>
              <w:t>23.211.124.208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9F8B546" w14:textId="77777777" w:rsidR="00C90278" w:rsidRPr="00B17F14" w:rsidRDefault="00C90278" w:rsidP="001A1B54">
            <w:pPr>
              <w:spacing w:line="259" w:lineRule="auto"/>
              <w:jc w:val="center"/>
              <w:rPr>
                <w:rFonts w:eastAsia="Calibri" w:cs="Calibri"/>
              </w:rPr>
            </w:pPr>
            <w:r>
              <w:rPr>
                <w:rFonts w:eastAsia="Calibri" w:cs="Calibri"/>
              </w:rPr>
              <w:t>23.211.124.227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54F071C" w14:textId="77777777" w:rsidR="00C90278" w:rsidRPr="00B17F14" w:rsidRDefault="00C90278" w:rsidP="001A1B54">
            <w:pPr>
              <w:spacing w:line="259" w:lineRule="auto"/>
              <w:jc w:val="center"/>
              <w:rPr>
                <w:rFonts w:eastAsia="Calibri" w:cs="Calibri"/>
              </w:rPr>
            </w:pPr>
            <w:r>
              <w:rPr>
                <w:rFonts w:eastAsia="Calibri" w:cs="Calibri"/>
              </w:rPr>
              <w:t>23.211.124.232</w:t>
            </w:r>
          </w:p>
        </w:tc>
      </w:tr>
      <w:tr w:rsidR="00C90278" w:rsidRPr="000D193B" w14:paraId="7FB116E0"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557D316" w14:textId="77777777" w:rsidR="00C90278" w:rsidRPr="00B17F14" w:rsidRDefault="00C90278" w:rsidP="001A1B54">
            <w:pPr>
              <w:spacing w:line="259" w:lineRule="auto"/>
              <w:jc w:val="center"/>
              <w:rPr>
                <w:rFonts w:eastAsia="Calibri" w:cs="Calibri"/>
              </w:rPr>
            </w:pPr>
            <w:r>
              <w:rPr>
                <w:rFonts w:eastAsia="Calibri" w:cs="Calibri"/>
              </w:rPr>
              <w:t>23.211.127.58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549DE84" w14:textId="77777777" w:rsidR="00C90278" w:rsidRPr="00B17F14" w:rsidRDefault="00C90278" w:rsidP="001A1B54">
            <w:pPr>
              <w:spacing w:line="259" w:lineRule="auto"/>
              <w:jc w:val="center"/>
              <w:rPr>
                <w:rFonts w:eastAsia="Calibri" w:cs="Calibri"/>
              </w:rPr>
            </w:pPr>
            <w:r>
              <w:rPr>
                <w:rFonts w:eastAsia="Calibri" w:cs="Calibri"/>
              </w:rPr>
              <w:t>23.211.127.66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DEA3A9B" w14:textId="77777777" w:rsidR="00C90278" w:rsidRPr="00B17F14" w:rsidRDefault="00C90278" w:rsidP="001A1B54">
            <w:pPr>
              <w:spacing w:line="259" w:lineRule="auto"/>
              <w:jc w:val="center"/>
              <w:rPr>
                <w:rFonts w:eastAsia="Calibri" w:cs="Calibri"/>
              </w:rPr>
            </w:pPr>
            <w:r>
              <w:rPr>
                <w:rFonts w:eastAsia="Calibri" w:cs="Calibri"/>
              </w:rPr>
              <w:t>23.211.139.200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DD71F2E" w14:textId="77777777" w:rsidR="00C90278" w:rsidRPr="00B17F14" w:rsidRDefault="00C90278" w:rsidP="001A1B54">
            <w:pPr>
              <w:spacing w:line="259" w:lineRule="auto"/>
              <w:jc w:val="center"/>
              <w:rPr>
                <w:rFonts w:eastAsia="Calibri" w:cs="Calibri"/>
              </w:rPr>
            </w:pPr>
            <w:r>
              <w:rPr>
                <w:rFonts w:eastAsia="Calibri" w:cs="Calibri"/>
              </w:rPr>
              <w:t>23.211.139.201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0D3FD82" w14:textId="77777777" w:rsidR="00C90278" w:rsidRPr="00B17F14" w:rsidRDefault="00C90278" w:rsidP="001A1B54">
            <w:pPr>
              <w:spacing w:line="259" w:lineRule="auto"/>
              <w:jc w:val="center"/>
              <w:rPr>
                <w:rFonts w:eastAsia="Calibri" w:cs="Calibri"/>
              </w:rPr>
            </w:pPr>
            <w:r>
              <w:rPr>
                <w:rFonts w:eastAsia="Calibri" w:cs="Calibri"/>
              </w:rPr>
              <w:t>23.211.139.202</w:t>
            </w:r>
          </w:p>
        </w:tc>
      </w:tr>
      <w:tr w:rsidR="00C90278" w:rsidRPr="000D193B" w14:paraId="04A12E7F"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7C7877C" w14:textId="77777777" w:rsidR="00C90278" w:rsidRPr="00B17F14" w:rsidRDefault="00C90278" w:rsidP="001A1B54">
            <w:pPr>
              <w:spacing w:line="259" w:lineRule="auto"/>
              <w:jc w:val="center"/>
              <w:rPr>
                <w:rFonts w:eastAsia="Calibri" w:cs="Calibri"/>
              </w:rPr>
            </w:pPr>
            <w:r>
              <w:rPr>
                <w:rFonts w:eastAsia="Calibri" w:cs="Calibri"/>
              </w:rPr>
              <w:t>23.211.139.209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CA5807B" w14:textId="77777777" w:rsidR="00C90278" w:rsidRPr="00B17F14" w:rsidRDefault="00C90278" w:rsidP="001A1B54">
            <w:pPr>
              <w:spacing w:line="259" w:lineRule="auto"/>
              <w:jc w:val="center"/>
              <w:rPr>
                <w:rFonts w:eastAsia="Calibri" w:cs="Calibri"/>
              </w:rPr>
            </w:pPr>
            <w:r>
              <w:rPr>
                <w:rFonts w:eastAsia="Calibri" w:cs="Calibri"/>
              </w:rPr>
              <w:t>23.212.62.216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43EBFC3" w14:textId="77777777" w:rsidR="00C90278" w:rsidRPr="00B17F14" w:rsidRDefault="00C90278" w:rsidP="001A1B54">
            <w:pPr>
              <w:spacing w:line="259" w:lineRule="auto"/>
              <w:jc w:val="center"/>
              <w:rPr>
                <w:rFonts w:eastAsia="Calibri" w:cs="Calibri"/>
              </w:rPr>
            </w:pPr>
            <w:r>
              <w:rPr>
                <w:rFonts w:eastAsia="Calibri" w:cs="Calibri"/>
              </w:rPr>
              <w:t>23.212.185.139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64F3D7B" w14:textId="77777777" w:rsidR="00C90278" w:rsidRPr="00B17F14" w:rsidRDefault="00C90278" w:rsidP="001A1B54">
            <w:pPr>
              <w:spacing w:line="259" w:lineRule="auto"/>
              <w:jc w:val="center"/>
              <w:rPr>
                <w:rFonts w:eastAsia="Calibri" w:cs="Calibri"/>
              </w:rPr>
            </w:pPr>
            <w:r>
              <w:rPr>
                <w:rFonts w:eastAsia="Calibri" w:cs="Calibri"/>
              </w:rPr>
              <w:t>23.212.185.146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8F686E0" w14:textId="77777777" w:rsidR="00C90278" w:rsidRPr="00B17F14" w:rsidRDefault="00C90278" w:rsidP="001A1B54">
            <w:pPr>
              <w:spacing w:line="259" w:lineRule="auto"/>
              <w:jc w:val="center"/>
              <w:rPr>
                <w:rFonts w:eastAsia="Calibri" w:cs="Calibri"/>
              </w:rPr>
            </w:pPr>
            <w:r>
              <w:rPr>
                <w:rFonts w:eastAsia="Calibri" w:cs="Calibri"/>
              </w:rPr>
              <w:t>23.212.248.6</w:t>
            </w:r>
          </w:p>
        </w:tc>
      </w:tr>
      <w:tr w:rsidR="00C90278" w:rsidRPr="000D193B" w14:paraId="7CA35AA1"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6817FED" w14:textId="77777777" w:rsidR="00C90278" w:rsidRPr="00B17F14" w:rsidRDefault="00C90278" w:rsidP="001A1B54">
            <w:pPr>
              <w:spacing w:line="259" w:lineRule="auto"/>
              <w:jc w:val="center"/>
              <w:rPr>
                <w:rFonts w:eastAsia="Calibri" w:cs="Calibri"/>
              </w:rPr>
            </w:pPr>
            <w:r>
              <w:rPr>
                <w:rFonts w:eastAsia="Calibri" w:cs="Calibri"/>
              </w:rPr>
              <w:t>23.212.248.7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1156D02" w14:textId="77777777" w:rsidR="00C90278" w:rsidRPr="00B17F14" w:rsidRDefault="00C90278" w:rsidP="001A1B54">
            <w:pPr>
              <w:spacing w:line="259" w:lineRule="auto"/>
              <w:jc w:val="center"/>
              <w:rPr>
                <w:rFonts w:eastAsia="Calibri" w:cs="Calibri"/>
              </w:rPr>
            </w:pPr>
            <w:r>
              <w:rPr>
                <w:rFonts w:eastAsia="Calibri" w:cs="Calibri"/>
              </w:rPr>
              <w:t>23.212.248.8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E03AB42" w14:textId="77777777" w:rsidR="00C90278" w:rsidRPr="00B17F14" w:rsidRDefault="00C90278" w:rsidP="001A1B54">
            <w:pPr>
              <w:spacing w:line="259" w:lineRule="auto"/>
              <w:jc w:val="center"/>
              <w:rPr>
                <w:rFonts w:eastAsia="Calibri" w:cs="Calibri"/>
              </w:rPr>
            </w:pPr>
            <w:r>
              <w:rPr>
                <w:rFonts w:eastAsia="Calibri" w:cs="Calibri"/>
              </w:rPr>
              <w:t>23.212.248.24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DCDF264" w14:textId="77777777" w:rsidR="00C90278" w:rsidRPr="00B17F14" w:rsidRDefault="00C90278" w:rsidP="001A1B54">
            <w:pPr>
              <w:spacing w:line="259" w:lineRule="auto"/>
              <w:jc w:val="center"/>
              <w:rPr>
                <w:rFonts w:eastAsia="Calibri" w:cs="Calibri"/>
              </w:rPr>
            </w:pPr>
            <w:r>
              <w:rPr>
                <w:rFonts w:eastAsia="Calibri" w:cs="Calibri"/>
              </w:rPr>
              <w:t>23.212.249.18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0D8EA5A" w14:textId="77777777" w:rsidR="00C90278" w:rsidRPr="00B17F14" w:rsidRDefault="00C90278" w:rsidP="001A1B54">
            <w:pPr>
              <w:spacing w:line="259" w:lineRule="auto"/>
              <w:jc w:val="center"/>
              <w:rPr>
                <w:rFonts w:eastAsia="Calibri" w:cs="Calibri"/>
              </w:rPr>
            </w:pPr>
            <w:r>
              <w:rPr>
                <w:rFonts w:eastAsia="Calibri" w:cs="Calibri"/>
              </w:rPr>
              <w:t>23.212.249.69</w:t>
            </w:r>
          </w:p>
        </w:tc>
      </w:tr>
      <w:tr w:rsidR="00C90278" w:rsidRPr="000D193B" w14:paraId="3E69B0B0"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1D8CDD3" w14:textId="77777777" w:rsidR="00C90278" w:rsidRPr="00B17F14" w:rsidRDefault="00C90278" w:rsidP="001A1B54">
            <w:pPr>
              <w:spacing w:line="259" w:lineRule="auto"/>
              <w:jc w:val="center"/>
              <w:rPr>
                <w:rFonts w:eastAsia="Calibri" w:cs="Calibri"/>
              </w:rPr>
            </w:pPr>
            <w:r>
              <w:rPr>
                <w:rFonts w:eastAsia="Calibri" w:cs="Calibri"/>
              </w:rPr>
              <w:t>23.212.249.72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55CCA88" w14:textId="77777777" w:rsidR="00C90278" w:rsidRPr="00B17F14" w:rsidRDefault="00C90278" w:rsidP="001A1B54">
            <w:pPr>
              <w:spacing w:line="259" w:lineRule="auto"/>
              <w:jc w:val="center"/>
              <w:rPr>
                <w:rFonts w:eastAsia="Calibri" w:cs="Calibri"/>
              </w:rPr>
            </w:pPr>
            <w:r>
              <w:rPr>
                <w:rFonts w:eastAsia="Calibri" w:cs="Calibri"/>
              </w:rPr>
              <w:t>23.212.249.74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3D283B2" w14:textId="77777777" w:rsidR="00C90278" w:rsidRPr="00B17F14" w:rsidRDefault="00C90278" w:rsidP="001A1B54">
            <w:pPr>
              <w:spacing w:line="259" w:lineRule="auto"/>
              <w:jc w:val="center"/>
              <w:rPr>
                <w:rFonts w:eastAsia="Calibri" w:cs="Calibri"/>
              </w:rPr>
            </w:pPr>
            <w:r>
              <w:rPr>
                <w:rFonts w:eastAsia="Calibri" w:cs="Calibri"/>
              </w:rPr>
              <w:t>23.212.249.76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E1317A8" w14:textId="77777777" w:rsidR="00C90278" w:rsidRPr="00B17F14" w:rsidRDefault="00C90278" w:rsidP="001A1B54">
            <w:pPr>
              <w:spacing w:line="259" w:lineRule="auto"/>
              <w:jc w:val="center"/>
              <w:rPr>
                <w:rFonts w:eastAsia="Calibri" w:cs="Calibri"/>
              </w:rPr>
            </w:pPr>
            <w:r>
              <w:rPr>
                <w:rFonts w:eastAsia="Calibri" w:cs="Calibri"/>
              </w:rPr>
              <w:t>23.212.249.79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D7F79A0" w14:textId="77777777" w:rsidR="00C90278" w:rsidRPr="00B17F14" w:rsidRDefault="00C90278" w:rsidP="001A1B54">
            <w:pPr>
              <w:spacing w:line="259" w:lineRule="auto"/>
              <w:jc w:val="center"/>
              <w:rPr>
                <w:rFonts w:eastAsia="Calibri" w:cs="Calibri"/>
              </w:rPr>
            </w:pPr>
            <w:r>
              <w:rPr>
                <w:rFonts w:eastAsia="Calibri" w:cs="Calibri"/>
              </w:rPr>
              <w:t>23.212.249.81</w:t>
            </w:r>
          </w:p>
        </w:tc>
      </w:tr>
      <w:tr w:rsidR="00C90278" w:rsidRPr="000D193B" w14:paraId="30CC7687"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7AC274D" w14:textId="77777777" w:rsidR="00C90278" w:rsidRPr="00B17F14" w:rsidRDefault="00C90278" w:rsidP="001A1B54">
            <w:pPr>
              <w:spacing w:line="259" w:lineRule="auto"/>
              <w:jc w:val="center"/>
              <w:rPr>
                <w:rFonts w:eastAsia="Calibri" w:cs="Calibri"/>
              </w:rPr>
            </w:pPr>
            <w:r>
              <w:rPr>
                <w:rFonts w:eastAsia="Calibri" w:cs="Calibri"/>
              </w:rPr>
              <w:t>23.212.249.83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26CAD3C" w14:textId="77777777" w:rsidR="00C90278" w:rsidRPr="00B17F14" w:rsidRDefault="00C90278" w:rsidP="001A1B54">
            <w:pPr>
              <w:spacing w:line="259" w:lineRule="auto"/>
              <w:jc w:val="center"/>
              <w:rPr>
                <w:rFonts w:eastAsia="Calibri" w:cs="Calibri"/>
              </w:rPr>
            </w:pPr>
            <w:r>
              <w:rPr>
                <w:rFonts w:eastAsia="Calibri" w:cs="Calibri"/>
              </w:rPr>
              <w:t>23.212.249.197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E3E9ECE" w14:textId="77777777" w:rsidR="00C90278" w:rsidRPr="00B17F14" w:rsidRDefault="00C90278" w:rsidP="001A1B54">
            <w:pPr>
              <w:spacing w:line="259" w:lineRule="auto"/>
              <w:jc w:val="center"/>
              <w:rPr>
                <w:rFonts w:eastAsia="Calibri" w:cs="Calibri"/>
              </w:rPr>
            </w:pPr>
            <w:r>
              <w:rPr>
                <w:rFonts w:eastAsia="Calibri" w:cs="Calibri"/>
              </w:rPr>
              <w:t>23.212.249.198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35F0DAC" w14:textId="77777777" w:rsidR="00C90278" w:rsidRPr="00B17F14" w:rsidRDefault="00C90278" w:rsidP="001A1B54">
            <w:pPr>
              <w:spacing w:line="259" w:lineRule="auto"/>
              <w:jc w:val="center"/>
              <w:rPr>
                <w:rFonts w:eastAsia="Calibri" w:cs="Calibri"/>
              </w:rPr>
            </w:pPr>
            <w:r>
              <w:rPr>
                <w:rFonts w:eastAsia="Calibri" w:cs="Calibri"/>
              </w:rPr>
              <w:t>23.212.249.199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09C21E0" w14:textId="77777777" w:rsidR="00C90278" w:rsidRPr="00B17F14" w:rsidRDefault="00C90278" w:rsidP="001A1B54">
            <w:pPr>
              <w:spacing w:line="259" w:lineRule="auto"/>
              <w:jc w:val="center"/>
              <w:rPr>
                <w:rFonts w:eastAsia="Calibri" w:cs="Calibri"/>
              </w:rPr>
            </w:pPr>
            <w:r>
              <w:rPr>
                <w:rFonts w:eastAsia="Calibri" w:cs="Calibri"/>
              </w:rPr>
              <w:t>23.212.249.201</w:t>
            </w:r>
          </w:p>
        </w:tc>
      </w:tr>
      <w:tr w:rsidR="00C90278" w:rsidRPr="000D193B" w14:paraId="6250C901"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EEBDF1A" w14:textId="77777777" w:rsidR="00C90278" w:rsidRPr="00B17F14" w:rsidRDefault="00C90278" w:rsidP="001A1B54">
            <w:pPr>
              <w:spacing w:line="259" w:lineRule="auto"/>
              <w:jc w:val="center"/>
              <w:rPr>
                <w:rFonts w:eastAsia="Calibri" w:cs="Calibri"/>
              </w:rPr>
            </w:pPr>
            <w:r>
              <w:rPr>
                <w:rFonts w:eastAsia="Calibri" w:cs="Calibri"/>
              </w:rPr>
              <w:t>23.212.249.212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9DABBEB" w14:textId="77777777" w:rsidR="00C90278" w:rsidRPr="00B17F14" w:rsidRDefault="00C90278" w:rsidP="001A1B54">
            <w:pPr>
              <w:spacing w:line="259" w:lineRule="auto"/>
              <w:jc w:val="center"/>
              <w:rPr>
                <w:rFonts w:eastAsia="Calibri" w:cs="Calibri"/>
              </w:rPr>
            </w:pPr>
            <w:r>
              <w:rPr>
                <w:rFonts w:eastAsia="Calibri" w:cs="Calibri"/>
              </w:rPr>
              <w:t>23.212.250.5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767E72F" w14:textId="77777777" w:rsidR="00C90278" w:rsidRPr="00B17F14" w:rsidRDefault="00C90278" w:rsidP="001A1B54">
            <w:pPr>
              <w:spacing w:line="259" w:lineRule="auto"/>
              <w:jc w:val="center"/>
              <w:rPr>
                <w:rFonts w:eastAsia="Calibri" w:cs="Calibri"/>
              </w:rPr>
            </w:pPr>
            <w:r>
              <w:rPr>
                <w:rFonts w:eastAsia="Calibri" w:cs="Calibri"/>
              </w:rPr>
              <w:t>23.212.250.13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81CD47B" w14:textId="77777777" w:rsidR="00C90278" w:rsidRPr="00B17F14" w:rsidRDefault="00C90278" w:rsidP="001A1B54">
            <w:pPr>
              <w:spacing w:line="259" w:lineRule="auto"/>
              <w:jc w:val="center"/>
              <w:rPr>
                <w:rFonts w:eastAsia="Calibri" w:cs="Calibri"/>
              </w:rPr>
            </w:pPr>
            <w:r>
              <w:rPr>
                <w:rFonts w:eastAsia="Calibri" w:cs="Calibri"/>
              </w:rPr>
              <w:t>23.212.250.14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5106DCB" w14:textId="77777777" w:rsidR="00C90278" w:rsidRPr="00B17F14" w:rsidRDefault="00C90278" w:rsidP="001A1B54">
            <w:pPr>
              <w:spacing w:line="259" w:lineRule="auto"/>
              <w:jc w:val="center"/>
              <w:rPr>
                <w:rFonts w:eastAsia="Calibri" w:cs="Calibri"/>
              </w:rPr>
            </w:pPr>
            <w:r>
              <w:rPr>
                <w:rFonts w:eastAsia="Calibri" w:cs="Calibri"/>
              </w:rPr>
              <w:t>23.212.250.16</w:t>
            </w:r>
          </w:p>
        </w:tc>
      </w:tr>
      <w:tr w:rsidR="00C90278" w:rsidRPr="000D193B" w14:paraId="2F287869"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03C1769" w14:textId="77777777" w:rsidR="00C90278" w:rsidRPr="00B17F14" w:rsidRDefault="00C90278" w:rsidP="001A1B54">
            <w:pPr>
              <w:spacing w:line="259" w:lineRule="auto"/>
              <w:jc w:val="center"/>
              <w:rPr>
                <w:rFonts w:eastAsia="Calibri" w:cs="Calibri"/>
              </w:rPr>
            </w:pPr>
            <w:r>
              <w:rPr>
                <w:rFonts w:eastAsia="Calibri" w:cs="Calibri"/>
              </w:rPr>
              <w:t>23.212.250.19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C5AEE23" w14:textId="77777777" w:rsidR="00C90278" w:rsidRPr="00B17F14" w:rsidRDefault="00C90278" w:rsidP="001A1B54">
            <w:pPr>
              <w:spacing w:line="259" w:lineRule="auto"/>
              <w:jc w:val="center"/>
              <w:rPr>
                <w:rFonts w:eastAsia="Calibri" w:cs="Calibri"/>
              </w:rPr>
            </w:pPr>
            <w:r>
              <w:rPr>
                <w:rFonts w:eastAsia="Calibri" w:cs="Calibri"/>
              </w:rPr>
              <w:t>23.212.250.25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76E8A22" w14:textId="77777777" w:rsidR="00C90278" w:rsidRPr="00B17F14" w:rsidRDefault="00C90278" w:rsidP="001A1B54">
            <w:pPr>
              <w:spacing w:line="259" w:lineRule="auto"/>
              <w:jc w:val="center"/>
              <w:rPr>
                <w:rFonts w:eastAsia="Calibri" w:cs="Calibri"/>
              </w:rPr>
            </w:pPr>
            <w:r>
              <w:rPr>
                <w:rFonts w:eastAsia="Calibri" w:cs="Calibri"/>
              </w:rPr>
              <w:t>23.212.250.26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6B616E4" w14:textId="77777777" w:rsidR="00C90278" w:rsidRPr="00B17F14" w:rsidRDefault="00C90278" w:rsidP="001A1B54">
            <w:pPr>
              <w:spacing w:line="259" w:lineRule="auto"/>
              <w:jc w:val="center"/>
              <w:rPr>
                <w:rFonts w:eastAsia="Calibri" w:cs="Calibri"/>
              </w:rPr>
            </w:pPr>
            <w:r>
              <w:rPr>
                <w:rFonts w:eastAsia="Calibri" w:cs="Calibri"/>
              </w:rPr>
              <w:t>23.212.250.204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298E8D1" w14:textId="77777777" w:rsidR="00C90278" w:rsidRPr="00B17F14" w:rsidRDefault="00C90278" w:rsidP="001A1B54">
            <w:pPr>
              <w:spacing w:line="259" w:lineRule="auto"/>
              <w:jc w:val="center"/>
              <w:rPr>
                <w:rFonts w:eastAsia="Calibri" w:cs="Calibri"/>
              </w:rPr>
            </w:pPr>
            <w:r>
              <w:rPr>
                <w:rFonts w:eastAsia="Calibri" w:cs="Calibri"/>
              </w:rPr>
              <w:t>23.212.250.212</w:t>
            </w:r>
          </w:p>
        </w:tc>
      </w:tr>
      <w:tr w:rsidR="00C90278" w:rsidRPr="000D193B" w14:paraId="48B01FF6"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EA02FDB" w14:textId="77777777" w:rsidR="00C90278" w:rsidRPr="00B17F14" w:rsidRDefault="00C90278" w:rsidP="001A1B54">
            <w:pPr>
              <w:spacing w:line="259" w:lineRule="auto"/>
              <w:jc w:val="center"/>
              <w:rPr>
                <w:rFonts w:eastAsia="Calibri" w:cs="Calibri"/>
              </w:rPr>
            </w:pPr>
            <w:r>
              <w:rPr>
                <w:rFonts w:eastAsia="Calibri" w:cs="Calibri"/>
              </w:rPr>
              <w:t>23.212.251.6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258CAFD" w14:textId="77777777" w:rsidR="00C90278" w:rsidRPr="00B17F14" w:rsidRDefault="00C90278" w:rsidP="001A1B54">
            <w:pPr>
              <w:spacing w:line="259" w:lineRule="auto"/>
              <w:jc w:val="center"/>
              <w:rPr>
                <w:rFonts w:eastAsia="Calibri" w:cs="Calibri"/>
              </w:rPr>
            </w:pPr>
            <w:r>
              <w:rPr>
                <w:rFonts w:eastAsia="Calibri" w:cs="Calibri"/>
              </w:rPr>
              <w:t>23.212.251.9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3700B00" w14:textId="77777777" w:rsidR="00C90278" w:rsidRPr="00B17F14" w:rsidRDefault="00C90278" w:rsidP="001A1B54">
            <w:pPr>
              <w:spacing w:line="259" w:lineRule="auto"/>
              <w:jc w:val="center"/>
              <w:rPr>
                <w:rFonts w:eastAsia="Calibri" w:cs="Calibri"/>
              </w:rPr>
            </w:pPr>
            <w:r>
              <w:rPr>
                <w:rFonts w:eastAsia="Calibri" w:cs="Calibri"/>
              </w:rPr>
              <w:t>23.212.251.14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C62D697" w14:textId="77777777" w:rsidR="00C90278" w:rsidRPr="00B17F14" w:rsidRDefault="00C90278" w:rsidP="001A1B54">
            <w:pPr>
              <w:spacing w:line="259" w:lineRule="auto"/>
              <w:jc w:val="center"/>
              <w:rPr>
                <w:rFonts w:eastAsia="Calibri" w:cs="Calibri"/>
              </w:rPr>
            </w:pPr>
            <w:r>
              <w:rPr>
                <w:rFonts w:eastAsia="Calibri" w:cs="Calibri"/>
              </w:rPr>
              <w:t>23.212.251.70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6CF45A8" w14:textId="77777777" w:rsidR="00C90278" w:rsidRPr="00B17F14" w:rsidRDefault="00C90278" w:rsidP="001A1B54">
            <w:pPr>
              <w:spacing w:line="259" w:lineRule="auto"/>
              <w:jc w:val="center"/>
              <w:rPr>
                <w:rFonts w:eastAsia="Calibri" w:cs="Calibri"/>
              </w:rPr>
            </w:pPr>
            <w:r>
              <w:rPr>
                <w:rFonts w:eastAsia="Calibri" w:cs="Calibri"/>
              </w:rPr>
              <w:t>23.212.251.73</w:t>
            </w:r>
          </w:p>
        </w:tc>
      </w:tr>
      <w:tr w:rsidR="00C90278" w:rsidRPr="000D193B" w14:paraId="60069DDA"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7C709B8" w14:textId="77777777" w:rsidR="00C90278" w:rsidRPr="00B17F14" w:rsidRDefault="00C90278" w:rsidP="001A1B54">
            <w:pPr>
              <w:spacing w:line="259" w:lineRule="auto"/>
              <w:jc w:val="center"/>
              <w:rPr>
                <w:rFonts w:eastAsia="Calibri" w:cs="Calibri"/>
              </w:rPr>
            </w:pPr>
            <w:r>
              <w:rPr>
                <w:rFonts w:eastAsia="Calibri" w:cs="Calibri"/>
              </w:rPr>
              <w:t>23.212.251.75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9CC9A28" w14:textId="77777777" w:rsidR="00C90278" w:rsidRPr="00B17F14" w:rsidRDefault="00C90278" w:rsidP="001A1B54">
            <w:pPr>
              <w:spacing w:line="259" w:lineRule="auto"/>
              <w:jc w:val="center"/>
              <w:rPr>
                <w:rFonts w:eastAsia="Calibri" w:cs="Calibri"/>
              </w:rPr>
            </w:pPr>
            <w:r>
              <w:rPr>
                <w:rFonts w:eastAsia="Calibri" w:cs="Calibri"/>
              </w:rPr>
              <w:t>23.212.251.88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942C0DA" w14:textId="77777777" w:rsidR="00C90278" w:rsidRPr="00B17F14" w:rsidRDefault="00C90278" w:rsidP="001A1B54">
            <w:pPr>
              <w:spacing w:line="259" w:lineRule="auto"/>
              <w:jc w:val="center"/>
              <w:rPr>
                <w:rFonts w:eastAsia="Calibri" w:cs="Calibri"/>
              </w:rPr>
            </w:pPr>
            <w:r>
              <w:rPr>
                <w:rFonts w:eastAsia="Calibri" w:cs="Calibri"/>
              </w:rPr>
              <w:t>23.212.251.89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0ED609B" w14:textId="77777777" w:rsidR="00C90278" w:rsidRPr="00B17F14" w:rsidRDefault="00C90278" w:rsidP="001A1B54">
            <w:pPr>
              <w:spacing w:line="259" w:lineRule="auto"/>
              <w:jc w:val="center"/>
              <w:rPr>
                <w:rFonts w:eastAsia="Calibri" w:cs="Calibri"/>
              </w:rPr>
            </w:pPr>
            <w:r>
              <w:rPr>
                <w:rFonts w:eastAsia="Calibri" w:cs="Calibri"/>
              </w:rPr>
              <w:t>23.212.251.132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DA00C59" w14:textId="77777777" w:rsidR="00C90278" w:rsidRPr="00B17F14" w:rsidRDefault="00C90278" w:rsidP="001A1B54">
            <w:pPr>
              <w:spacing w:line="259" w:lineRule="auto"/>
              <w:jc w:val="center"/>
              <w:rPr>
                <w:rFonts w:eastAsia="Calibri" w:cs="Calibri"/>
              </w:rPr>
            </w:pPr>
            <w:r>
              <w:rPr>
                <w:rFonts w:eastAsia="Calibri" w:cs="Calibri"/>
              </w:rPr>
              <w:t>23.212.251.142</w:t>
            </w:r>
          </w:p>
        </w:tc>
      </w:tr>
      <w:tr w:rsidR="00C90278" w:rsidRPr="000D193B" w14:paraId="3BA3ED46"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8E2A722" w14:textId="77777777" w:rsidR="00C90278" w:rsidRPr="00B17F14" w:rsidRDefault="00C90278" w:rsidP="001A1B54">
            <w:pPr>
              <w:spacing w:line="259" w:lineRule="auto"/>
              <w:jc w:val="center"/>
              <w:rPr>
                <w:rFonts w:eastAsia="Calibri" w:cs="Calibri"/>
              </w:rPr>
            </w:pPr>
            <w:r>
              <w:rPr>
                <w:rFonts w:eastAsia="Calibri" w:cs="Calibri"/>
              </w:rPr>
              <w:t>23.212.251.143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A32B59E" w14:textId="77777777" w:rsidR="00C90278" w:rsidRPr="00B17F14" w:rsidRDefault="00C90278" w:rsidP="001A1B54">
            <w:pPr>
              <w:spacing w:line="259" w:lineRule="auto"/>
              <w:jc w:val="center"/>
              <w:rPr>
                <w:rFonts w:eastAsia="Calibri" w:cs="Calibri"/>
              </w:rPr>
            </w:pPr>
            <w:r>
              <w:rPr>
                <w:rFonts w:eastAsia="Calibri" w:cs="Calibri"/>
              </w:rPr>
              <w:t>23.212.251.146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66E4862" w14:textId="77777777" w:rsidR="00C90278" w:rsidRPr="00B17F14" w:rsidRDefault="00C90278" w:rsidP="001A1B54">
            <w:pPr>
              <w:spacing w:line="259" w:lineRule="auto"/>
              <w:jc w:val="center"/>
              <w:rPr>
                <w:rFonts w:eastAsia="Calibri" w:cs="Calibri"/>
              </w:rPr>
            </w:pPr>
            <w:r>
              <w:rPr>
                <w:rFonts w:eastAsia="Calibri" w:cs="Calibri"/>
              </w:rPr>
              <w:t>23.212.251.151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FDBDD92" w14:textId="77777777" w:rsidR="00C90278" w:rsidRPr="00B17F14" w:rsidRDefault="00C90278" w:rsidP="001A1B54">
            <w:pPr>
              <w:spacing w:line="259" w:lineRule="auto"/>
              <w:jc w:val="center"/>
              <w:rPr>
                <w:rFonts w:eastAsia="Calibri" w:cs="Calibri"/>
              </w:rPr>
            </w:pPr>
            <w:r>
              <w:rPr>
                <w:rFonts w:eastAsia="Calibri" w:cs="Calibri"/>
              </w:rPr>
              <w:t>23.212.251.152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0D0218D" w14:textId="77777777" w:rsidR="00C90278" w:rsidRPr="00B17F14" w:rsidRDefault="00C90278" w:rsidP="001A1B54">
            <w:pPr>
              <w:spacing w:line="259" w:lineRule="auto"/>
              <w:jc w:val="center"/>
              <w:rPr>
                <w:rFonts w:eastAsia="Calibri" w:cs="Calibri"/>
              </w:rPr>
            </w:pPr>
            <w:r>
              <w:rPr>
                <w:rFonts w:eastAsia="Calibri" w:cs="Calibri"/>
              </w:rPr>
              <w:t>23.212.251.201</w:t>
            </w:r>
          </w:p>
        </w:tc>
      </w:tr>
      <w:tr w:rsidR="00C90278" w:rsidRPr="000D193B" w14:paraId="1D0A0B70"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AD2621C" w14:textId="77777777" w:rsidR="00C90278" w:rsidRPr="00B17F14" w:rsidRDefault="00C90278" w:rsidP="001A1B54">
            <w:pPr>
              <w:spacing w:line="259" w:lineRule="auto"/>
              <w:jc w:val="center"/>
              <w:rPr>
                <w:rFonts w:eastAsia="Calibri" w:cs="Calibri"/>
              </w:rPr>
            </w:pPr>
            <w:r>
              <w:rPr>
                <w:rFonts w:eastAsia="Calibri" w:cs="Calibri"/>
              </w:rPr>
              <w:t>23.212.251.210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40A912F" w14:textId="77777777" w:rsidR="00C90278" w:rsidRPr="00B17F14" w:rsidRDefault="00C90278" w:rsidP="001A1B54">
            <w:pPr>
              <w:spacing w:line="259" w:lineRule="auto"/>
              <w:jc w:val="center"/>
              <w:rPr>
                <w:rFonts w:eastAsia="Calibri" w:cs="Calibri"/>
              </w:rPr>
            </w:pPr>
            <w:r>
              <w:rPr>
                <w:rFonts w:eastAsia="Calibri" w:cs="Calibri"/>
              </w:rPr>
              <w:t>23.212.251.215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47076B6" w14:textId="77777777" w:rsidR="00C90278" w:rsidRPr="00B17F14" w:rsidRDefault="00C90278" w:rsidP="001A1B54">
            <w:pPr>
              <w:spacing w:line="259" w:lineRule="auto"/>
              <w:jc w:val="center"/>
              <w:rPr>
                <w:rFonts w:eastAsia="Calibri" w:cs="Calibri"/>
              </w:rPr>
            </w:pPr>
            <w:r>
              <w:rPr>
                <w:rFonts w:eastAsia="Calibri" w:cs="Calibri"/>
              </w:rPr>
              <w:t>23.213.43.213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9871EA1" w14:textId="77777777" w:rsidR="00C90278" w:rsidRPr="00B17F14" w:rsidRDefault="00C90278" w:rsidP="001A1B54">
            <w:pPr>
              <w:spacing w:line="259" w:lineRule="auto"/>
              <w:jc w:val="center"/>
              <w:rPr>
                <w:rFonts w:eastAsia="Calibri" w:cs="Calibri"/>
              </w:rPr>
            </w:pPr>
            <w:r>
              <w:rPr>
                <w:rFonts w:eastAsia="Calibri" w:cs="Calibri"/>
              </w:rPr>
              <w:t>23.213.53.46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FAEB95D" w14:textId="77777777" w:rsidR="00C90278" w:rsidRPr="00B17F14" w:rsidRDefault="00C90278" w:rsidP="001A1B54">
            <w:pPr>
              <w:spacing w:line="259" w:lineRule="auto"/>
              <w:jc w:val="center"/>
              <w:rPr>
                <w:rFonts w:eastAsia="Calibri" w:cs="Calibri"/>
              </w:rPr>
            </w:pPr>
            <w:r>
              <w:rPr>
                <w:rFonts w:eastAsia="Calibri" w:cs="Calibri"/>
              </w:rPr>
              <w:t>23.213.53.59</w:t>
            </w:r>
          </w:p>
        </w:tc>
      </w:tr>
      <w:tr w:rsidR="00C90278" w:rsidRPr="000D193B" w14:paraId="3177C62C"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5659BD5" w14:textId="77777777" w:rsidR="00C90278" w:rsidRPr="00B17F14" w:rsidRDefault="00C90278" w:rsidP="001A1B54">
            <w:pPr>
              <w:spacing w:line="259" w:lineRule="auto"/>
              <w:jc w:val="center"/>
              <w:rPr>
                <w:rFonts w:eastAsia="Calibri" w:cs="Calibri"/>
              </w:rPr>
            </w:pPr>
            <w:r>
              <w:rPr>
                <w:rFonts w:eastAsia="Calibri" w:cs="Calibri"/>
              </w:rPr>
              <w:t>23.213.53.66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618138B" w14:textId="77777777" w:rsidR="00C90278" w:rsidRPr="00B17F14" w:rsidRDefault="00C90278" w:rsidP="001A1B54">
            <w:pPr>
              <w:spacing w:line="259" w:lineRule="auto"/>
              <w:jc w:val="center"/>
              <w:rPr>
                <w:rFonts w:eastAsia="Calibri" w:cs="Calibri"/>
              </w:rPr>
            </w:pPr>
            <w:r>
              <w:rPr>
                <w:rFonts w:eastAsia="Calibri" w:cs="Calibri"/>
              </w:rPr>
              <w:t>23.213.53.67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4B29B2E" w14:textId="77777777" w:rsidR="00C90278" w:rsidRPr="00B17F14" w:rsidRDefault="00C90278" w:rsidP="001A1B54">
            <w:pPr>
              <w:spacing w:line="259" w:lineRule="auto"/>
              <w:jc w:val="center"/>
              <w:rPr>
                <w:rFonts w:eastAsia="Calibri" w:cs="Calibri"/>
              </w:rPr>
            </w:pPr>
            <w:r>
              <w:rPr>
                <w:rFonts w:eastAsia="Calibri" w:cs="Calibri"/>
              </w:rPr>
              <w:t>23.213.53.69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2F80BD3" w14:textId="77777777" w:rsidR="00C90278" w:rsidRPr="00B17F14" w:rsidRDefault="00C90278" w:rsidP="001A1B54">
            <w:pPr>
              <w:spacing w:line="259" w:lineRule="auto"/>
              <w:jc w:val="center"/>
              <w:rPr>
                <w:rFonts w:eastAsia="Calibri" w:cs="Calibri"/>
              </w:rPr>
            </w:pPr>
            <w:r>
              <w:rPr>
                <w:rFonts w:eastAsia="Calibri" w:cs="Calibri"/>
              </w:rPr>
              <w:t>23.213.53.74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0EA8EDF" w14:textId="77777777" w:rsidR="00C90278" w:rsidRPr="00B17F14" w:rsidRDefault="00C90278" w:rsidP="001A1B54">
            <w:pPr>
              <w:spacing w:line="259" w:lineRule="auto"/>
              <w:jc w:val="center"/>
              <w:rPr>
                <w:rFonts w:eastAsia="Calibri" w:cs="Calibri"/>
              </w:rPr>
            </w:pPr>
            <w:r>
              <w:rPr>
                <w:rFonts w:eastAsia="Calibri" w:cs="Calibri"/>
              </w:rPr>
              <w:t>23.213.186.38</w:t>
            </w:r>
          </w:p>
        </w:tc>
      </w:tr>
      <w:tr w:rsidR="00C90278" w:rsidRPr="000D193B" w14:paraId="1B3E3CC7"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AFA528F" w14:textId="77777777" w:rsidR="00C90278" w:rsidRPr="00B17F14" w:rsidRDefault="00C90278" w:rsidP="001A1B54">
            <w:pPr>
              <w:spacing w:line="259" w:lineRule="auto"/>
              <w:jc w:val="center"/>
              <w:rPr>
                <w:rFonts w:eastAsia="Calibri" w:cs="Calibri"/>
              </w:rPr>
            </w:pPr>
            <w:r>
              <w:rPr>
                <w:rFonts w:eastAsia="Calibri" w:cs="Calibri"/>
              </w:rPr>
              <w:t>23.213.186.45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03E2A37" w14:textId="77777777" w:rsidR="00C90278" w:rsidRPr="00B17F14" w:rsidRDefault="00C90278" w:rsidP="001A1B54">
            <w:pPr>
              <w:spacing w:line="259" w:lineRule="auto"/>
              <w:jc w:val="center"/>
              <w:rPr>
                <w:rFonts w:eastAsia="Calibri" w:cs="Calibri"/>
              </w:rPr>
            </w:pPr>
            <w:r>
              <w:rPr>
                <w:rFonts w:eastAsia="Calibri" w:cs="Calibri"/>
              </w:rPr>
              <w:t>23.213.186.196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BE659E4" w14:textId="77777777" w:rsidR="00C90278" w:rsidRPr="00B17F14" w:rsidRDefault="00C90278" w:rsidP="001A1B54">
            <w:pPr>
              <w:spacing w:line="259" w:lineRule="auto"/>
              <w:jc w:val="center"/>
              <w:rPr>
                <w:rFonts w:eastAsia="Calibri" w:cs="Calibri"/>
              </w:rPr>
            </w:pPr>
            <w:r>
              <w:rPr>
                <w:rFonts w:eastAsia="Calibri" w:cs="Calibri"/>
              </w:rPr>
              <w:t>23.213.186.197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F137ED5" w14:textId="77777777" w:rsidR="00C90278" w:rsidRPr="00B17F14" w:rsidRDefault="00C90278" w:rsidP="001A1B54">
            <w:pPr>
              <w:spacing w:line="259" w:lineRule="auto"/>
              <w:jc w:val="center"/>
              <w:rPr>
                <w:rFonts w:eastAsia="Calibri" w:cs="Calibri"/>
              </w:rPr>
            </w:pPr>
            <w:r>
              <w:rPr>
                <w:rFonts w:eastAsia="Calibri" w:cs="Calibri"/>
              </w:rPr>
              <w:t>23.213.186.198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9F586B9" w14:textId="77777777" w:rsidR="00C90278" w:rsidRPr="00B17F14" w:rsidRDefault="00C90278" w:rsidP="001A1B54">
            <w:pPr>
              <w:spacing w:line="259" w:lineRule="auto"/>
              <w:jc w:val="center"/>
              <w:rPr>
                <w:rFonts w:eastAsia="Calibri" w:cs="Calibri"/>
              </w:rPr>
            </w:pPr>
            <w:r>
              <w:rPr>
                <w:rFonts w:eastAsia="Calibri" w:cs="Calibri"/>
              </w:rPr>
              <w:t>23.213.186.200</w:t>
            </w:r>
          </w:p>
        </w:tc>
      </w:tr>
      <w:tr w:rsidR="00C90278" w:rsidRPr="000D193B" w14:paraId="5D64195A"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DAE6267" w14:textId="77777777" w:rsidR="00C90278" w:rsidRPr="00B17F14" w:rsidRDefault="00C90278" w:rsidP="001A1B54">
            <w:pPr>
              <w:spacing w:line="259" w:lineRule="auto"/>
              <w:jc w:val="center"/>
              <w:rPr>
                <w:rFonts w:eastAsia="Calibri" w:cs="Calibri"/>
              </w:rPr>
            </w:pPr>
            <w:r>
              <w:rPr>
                <w:rFonts w:eastAsia="Calibri" w:cs="Calibri"/>
              </w:rPr>
              <w:t>23.213.186.201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601E787" w14:textId="77777777" w:rsidR="00C90278" w:rsidRPr="00B17F14" w:rsidRDefault="00C90278" w:rsidP="001A1B54">
            <w:pPr>
              <w:spacing w:line="259" w:lineRule="auto"/>
              <w:jc w:val="center"/>
              <w:rPr>
                <w:rFonts w:eastAsia="Calibri" w:cs="Calibri"/>
              </w:rPr>
            </w:pPr>
            <w:r>
              <w:rPr>
                <w:rFonts w:eastAsia="Calibri" w:cs="Calibri"/>
              </w:rPr>
              <w:t>23.213.186.204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21C0546" w14:textId="77777777" w:rsidR="00C90278" w:rsidRPr="00B17F14" w:rsidRDefault="00C90278" w:rsidP="001A1B54">
            <w:pPr>
              <w:spacing w:line="259" w:lineRule="auto"/>
              <w:jc w:val="center"/>
              <w:rPr>
                <w:rFonts w:eastAsia="Calibri" w:cs="Calibri"/>
              </w:rPr>
            </w:pPr>
            <w:r>
              <w:rPr>
                <w:rFonts w:eastAsia="Calibri" w:cs="Calibri"/>
              </w:rPr>
              <w:t>23.213.186.206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8034976" w14:textId="77777777" w:rsidR="00C90278" w:rsidRPr="00B17F14" w:rsidRDefault="00C90278" w:rsidP="001A1B54">
            <w:pPr>
              <w:spacing w:line="259" w:lineRule="auto"/>
              <w:jc w:val="center"/>
              <w:rPr>
                <w:rFonts w:eastAsia="Calibri" w:cs="Calibri"/>
              </w:rPr>
            </w:pPr>
            <w:r>
              <w:rPr>
                <w:rFonts w:eastAsia="Calibri" w:cs="Calibri"/>
              </w:rPr>
              <w:t>23.213.186.207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1261798" w14:textId="77777777" w:rsidR="00C90278" w:rsidRPr="00B17F14" w:rsidRDefault="00C90278" w:rsidP="001A1B54">
            <w:pPr>
              <w:spacing w:line="259" w:lineRule="auto"/>
              <w:jc w:val="center"/>
              <w:rPr>
                <w:rFonts w:eastAsia="Calibri" w:cs="Calibri"/>
              </w:rPr>
            </w:pPr>
            <w:r>
              <w:rPr>
                <w:rFonts w:eastAsia="Calibri" w:cs="Calibri"/>
              </w:rPr>
              <w:t>23.213.186.208</w:t>
            </w:r>
          </w:p>
        </w:tc>
      </w:tr>
      <w:tr w:rsidR="00C90278" w:rsidRPr="000D193B" w14:paraId="7CABD7EA"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42D8AB4" w14:textId="77777777" w:rsidR="00C90278" w:rsidRPr="00B17F14" w:rsidRDefault="00C90278" w:rsidP="001A1B54">
            <w:pPr>
              <w:spacing w:line="259" w:lineRule="auto"/>
              <w:jc w:val="center"/>
              <w:rPr>
                <w:rFonts w:eastAsia="Calibri" w:cs="Calibri"/>
              </w:rPr>
            </w:pPr>
            <w:r>
              <w:rPr>
                <w:rFonts w:eastAsia="Calibri" w:cs="Calibri"/>
              </w:rPr>
              <w:t>23.213.186.209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22F02A4" w14:textId="77777777" w:rsidR="00C90278" w:rsidRPr="00B17F14" w:rsidRDefault="00C90278" w:rsidP="001A1B54">
            <w:pPr>
              <w:spacing w:line="259" w:lineRule="auto"/>
              <w:jc w:val="center"/>
              <w:rPr>
                <w:rFonts w:eastAsia="Calibri" w:cs="Calibri"/>
              </w:rPr>
            </w:pPr>
            <w:r>
              <w:rPr>
                <w:rFonts w:eastAsia="Calibri" w:cs="Calibri"/>
              </w:rPr>
              <w:t>23.214.22.138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08532F5" w14:textId="77777777" w:rsidR="00C90278" w:rsidRPr="00B17F14" w:rsidRDefault="00C90278" w:rsidP="001A1B54">
            <w:pPr>
              <w:spacing w:line="259" w:lineRule="auto"/>
              <w:jc w:val="center"/>
              <w:rPr>
                <w:rFonts w:eastAsia="Calibri" w:cs="Calibri"/>
              </w:rPr>
            </w:pPr>
            <w:r>
              <w:rPr>
                <w:rFonts w:eastAsia="Calibri" w:cs="Calibri"/>
              </w:rPr>
              <w:t>23.214.22.230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100B1A1" w14:textId="77777777" w:rsidR="00C90278" w:rsidRPr="00B17F14" w:rsidRDefault="00C90278" w:rsidP="001A1B54">
            <w:pPr>
              <w:spacing w:line="259" w:lineRule="auto"/>
              <w:jc w:val="center"/>
              <w:rPr>
                <w:rFonts w:eastAsia="Calibri" w:cs="Calibri"/>
              </w:rPr>
            </w:pPr>
            <w:r>
              <w:rPr>
                <w:rFonts w:eastAsia="Calibri" w:cs="Calibri"/>
              </w:rPr>
              <w:t>23.214.22.234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2AB320D" w14:textId="77777777" w:rsidR="00C90278" w:rsidRPr="00B17F14" w:rsidRDefault="00C90278" w:rsidP="001A1B54">
            <w:pPr>
              <w:spacing w:line="259" w:lineRule="auto"/>
              <w:jc w:val="center"/>
              <w:rPr>
                <w:rFonts w:eastAsia="Calibri" w:cs="Calibri"/>
              </w:rPr>
            </w:pPr>
            <w:r>
              <w:rPr>
                <w:rFonts w:eastAsia="Calibri" w:cs="Calibri"/>
              </w:rPr>
              <w:t>23.214.22.235</w:t>
            </w:r>
          </w:p>
        </w:tc>
      </w:tr>
      <w:tr w:rsidR="00C90278" w:rsidRPr="000D193B" w14:paraId="387E636B"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78718E1" w14:textId="77777777" w:rsidR="00C90278" w:rsidRPr="00B17F14" w:rsidRDefault="00C90278" w:rsidP="001A1B54">
            <w:pPr>
              <w:spacing w:line="259" w:lineRule="auto"/>
              <w:jc w:val="center"/>
              <w:rPr>
                <w:rFonts w:eastAsia="Calibri" w:cs="Calibri"/>
              </w:rPr>
            </w:pPr>
            <w:r>
              <w:rPr>
                <w:rFonts w:eastAsia="Calibri" w:cs="Calibri"/>
              </w:rPr>
              <w:t>23.214.22.237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4D25DA8" w14:textId="77777777" w:rsidR="00C90278" w:rsidRPr="00B17F14" w:rsidRDefault="00C90278" w:rsidP="001A1B54">
            <w:pPr>
              <w:spacing w:line="259" w:lineRule="auto"/>
              <w:jc w:val="center"/>
              <w:rPr>
                <w:rFonts w:eastAsia="Calibri" w:cs="Calibri"/>
              </w:rPr>
            </w:pPr>
            <w:r>
              <w:rPr>
                <w:rFonts w:eastAsia="Calibri" w:cs="Calibri"/>
              </w:rPr>
              <w:t>23.214.88.131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55FE1C7" w14:textId="77777777" w:rsidR="00C90278" w:rsidRPr="00B17F14" w:rsidRDefault="00C90278" w:rsidP="001A1B54">
            <w:pPr>
              <w:spacing w:line="259" w:lineRule="auto"/>
              <w:jc w:val="center"/>
              <w:rPr>
                <w:rFonts w:eastAsia="Calibri" w:cs="Calibri"/>
              </w:rPr>
            </w:pPr>
            <w:r>
              <w:rPr>
                <w:rFonts w:eastAsia="Calibri" w:cs="Calibri"/>
              </w:rPr>
              <w:t>23.214.88.185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A6570C6" w14:textId="77777777" w:rsidR="00C90278" w:rsidRPr="00B17F14" w:rsidRDefault="00C90278" w:rsidP="001A1B54">
            <w:pPr>
              <w:spacing w:line="259" w:lineRule="auto"/>
              <w:jc w:val="center"/>
              <w:rPr>
                <w:rFonts w:eastAsia="Calibri" w:cs="Calibri"/>
              </w:rPr>
            </w:pPr>
            <w:r>
              <w:rPr>
                <w:rFonts w:eastAsia="Calibri" w:cs="Calibri"/>
              </w:rPr>
              <w:t>23.214.88.192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0A441D6" w14:textId="77777777" w:rsidR="00C90278" w:rsidRPr="00B17F14" w:rsidRDefault="00C90278" w:rsidP="001A1B54">
            <w:pPr>
              <w:spacing w:line="259" w:lineRule="auto"/>
              <w:jc w:val="center"/>
              <w:rPr>
                <w:rFonts w:eastAsia="Calibri" w:cs="Calibri"/>
              </w:rPr>
            </w:pPr>
            <w:r>
              <w:rPr>
                <w:rFonts w:eastAsia="Calibri" w:cs="Calibri"/>
              </w:rPr>
              <w:t>23.214.88.203</w:t>
            </w:r>
          </w:p>
        </w:tc>
      </w:tr>
      <w:tr w:rsidR="00C90278" w:rsidRPr="000D193B" w14:paraId="2E7CD9A5"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3B8CDF2" w14:textId="77777777" w:rsidR="00C90278" w:rsidRPr="00B17F14" w:rsidRDefault="00C90278" w:rsidP="001A1B54">
            <w:pPr>
              <w:spacing w:line="259" w:lineRule="auto"/>
              <w:jc w:val="center"/>
              <w:rPr>
                <w:rFonts w:eastAsia="Calibri" w:cs="Calibri"/>
              </w:rPr>
            </w:pPr>
            <w:r>
              <w:rPr>
                <w:rFonts w:eastAsia="Calibri" w:cs="Calibri"/>
              </w:rPr>
              <w:t>23.214.88.211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3C1AC8F" w14:textId="77777777" w:rsidR="00C90278" w:rsidRPr="00B17F14" w:rsidRDefault="00C90278" w:rsidP="001A1B54">
            <w:pPr>
              <w:spacing w:line="259" w:lineRule="auto"/>
              <w:jc w:val="center"/>
              <w:rPr>
                <w:rFonts w:eastAsia="Calibri" w:cs="Calibri"/>
              </w:rPr>
            </w:pPr>
            <w:r>
              <w:rPr>
                <w:rFonts w:eastAsia="Calibri" w:cs="Calibri"/>
              </w:rPr>
              <w:t>23.214.145.28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805B626" w14:textId="77777777" w:rsidR="00C90278" w:rsidRPr="00B17F14" w:rsidRDefault="00C90278" w:rsidP="001A1B54">
            <w:pPr>
              <w:spacing w:line="259" w:lineRule="auto"/>
              <w:jc w:val="center"/>
              <w:rPr>
                <w:rFonts w:eastAsia="Calibri" w:cs="Calibri"/>
              </w:rPr>
            </w:pPr>
            <w:r>
              <w:rPr>
                <w:rFonts w:eastAsia="Calibri" w:cs="Calibri"/>
              </w:rPr>
              <w:t>23.214.185.3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E29C598" w14:textId="77777777" w:rsidR="00C90278" w:rsidRPr="00B17F14" w:rsidRDefault="00C90278" w:rsidP="001A1B54">
            <w:pPr>
              <w:spacing w:line="259" w:lineRule="auto"/>
              <w:jc w:val="center"/>
              <w:rPr>
                <w:rFonts w:eastAsia="Calibri" w:cs="Calibri"/>
              </w:rPr>
            </w:pPr>
            <w:r>
              <w:rPr>
                <w:rFonts w:eastAsia="Calibri" w:cs="Calibri"/>
              </w:rPr>
              <w:t>23.215.7.4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38E205F" w14:textId="77777777" w:rsidR="00C90278" w:rsidRPr="00B17F14" w:rsidRDefault="00C90278" w:rsidP="001A1B54">
            <w:pPr>
              <w:spacing w:line="259" w:lineRule="auto"/>
              <w:jc w:val="center"/>
              <w:rPr>
                <w:rFonts w:eastAsia="Calibri" w:cs="Calibri"/>
              </w:rPr>
            </w:pPr>
            <w:r>
              <w:rPr>
                <w:rFonts w:eastAsia="Calibri" w:cs="Calibri"/>
              </w:rPr>
              <w:t>23.215.7.6</w:t>
            </w:r>
          </w:p>
        </w:tc>
      </w:tr>
      <w:tr w:rsidR="00C90278" w:rsidRPr="000D193B" w14:paraId="02E6059A"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6B64F9C" w14:textId="77777777" w:rsidR="00C90278" w:rsidRPr="00B17F14" w:rsidRDefault="00C90278" w:rsidP="001A1B54">
            <w:pPr>
              <w:spacing w:line="259" w:lineRule="auto"/>
              <w:jc w:val="center"/>
              <w:rPr>
                <w:rFonts w:eastAsia="Calibri" w:cs="Calibri"/>
              </w:rPr>
            </w:pPr>
            <w:r>
              <w:rPr>
                <w:rFonts w:eastAsia="Calibri" w:cs="Calibri"/>
              </w:rPr>
              <w:t>23.215.7.13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B18BDC9" w14:textId="77777777" w:rsidR="00C90278" w:rsidRPr="00B17F14" w:rsidRDefault="00C90278" w:rsidP="001A1B54">
            <w:pPr>
              <w:spacing w:line="259" w:lineRule="auto"/>
              <w:jc w:val="center"/>
              <w:rPr>
                <w:rFonts w:eastAsia="Calibri" w:cs="Calibri"/>
              </w:rPr>
            </w:pPr>
            <w:r>
              <w:rPr>
                <w:rFonts w:eastAsia="Calibri" w:cs="Calibri"/>
              </w:rPr>
              <w:t>23.215.7.20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F357EA5" w14:textId="77777777" w:rsidR="00C90278" w:rsidRPr="00B17F14" w:rsidRDefault="00C90278" w:rsidP="001A1B54">
            <w:pPr>
              <w:spacing w:line="259" w:lineRule="auto"/>
              <w:jc w:val="center"/>
              <w:rPr>
                <w:rFonts w:eastAsia="Calibri" w:cs="Calibri"/>
              </w:rPr>
            </w:pPr>
            <w:r>
              <w:rPr>
                <w:rFonts w:eastAsia="Calibri" w:cs="Calibri"/>
              </w:rPr>
              <w:t>23.215.7.21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2484360" w14:textId="77777777" w:rsidR="00C90278" w:rsidRPr="00B17F14" w:rsidRDefault="00C90278" w:rsidP="001A1B54">
            <w:pPr>
              <w:spacing w:line="259" w:lineRule="auto"/>
              <w:jc w:val="center"/>
              <w:rPr>
                <w:rFonts w:eastAsia="Calibri" w:cs="Calibri"/>
              </w:rPr>
            </w:pPr>
            <w:r>
              <w:rPr>
                <w:rFonts w:eastAsia="Calibri" w:cs="Calibri"/>
              </w:rPr>
              <w:t>23.215.7.25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94DA600" w14:textId="77777777" w:rsidR="00C90278" w:rsidRPr="00B17F14" w:rsidRDefault="00C90278" w:rsidP="001A1B54">
            <w:pPr>
              <w:spacing w:line="259" w:lineRule="auto"/>
              <w:jc w:val="center"/>
              <w:rPr>
                <w:rFonts w:eastAsia="Calibri" w:cs="Calibri"/>
              </w:rPr>
            </w:pPr>
            <w:r>
              <w:rPr>
                <w:rFonts w:eastAsia="Calibri" w:cs="Calibri"/>
              </w:rPr>
              <w:t>23.215.7.26</w:t>
            </w:r>
          </w:p>
        </w:tc>
      </w:tr>
      <w:tr w:rsidR="00C90278" w:rsidRPr="000D193B" w14:paraId="37D7C3E8"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D718FE1" w14:textId="77777777" w:rsidR="00C90278" w:rsidRPr="00B17F14" w:rsidRDefault="00C90278" w:rsidP="001A1B54">
            <w:pPr>
              <w:spacing w:line="259" w:lineRule="auto"/>
              <w:jc w:val="center"/>
              <w:rPr>
                <w:rFonts w:eastAsia="Calibri" w:cs="Calibri"/>
              </w:rPr>
            </w:pPr>
            <w:r>
              <w:rPr>
                <w:rFonts w:eastAsia="Calibri" w:cs="Calibri"/>
              </w:rPr>
              <w:t>23.215.7.29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8A987A8" w14:textId="77777777" w:rsidR="00C90278" w:rsidRPr="00B17F14" w:rsidRDefault="00C90278" w:rsidP="001A1B54">
            <w:pPr>
              <w:spacing w:line="259" w:lineRule="auto"/>
              <w:jc w:val="center"/>
              <w:rPr>
                <w:rFonts w:eastAsia="Calibri" w:cs="Calibri"/>
              </w:rPr>
            </w:pPr>
            <w:r>
              <w:rPr>
                <w:rFonts w:eastAsia="Calibri" w:cs="Calibri"/>
              </w:rPr>
              <w:t>23.215.7.32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AC5E524" w14:textId="77777777" w:rsidR="00C90278" w:rsidRPr="00B17F14" w:rsidRDefault="00C90278" w:rsidP="001A1B54">
            <w:pPr>
              <w:spacing w:line="259" w:lineRule="auto"/>
              <w:jc w:val="center"/>
              <w:rPr>
                <w:rFonts w:eastAsia="Calibri" w:cs="Calibri"/>
              </w:rPr>
            </w:pPr>
            <w:r>
              <w:rPr>
                <w:rFonts w:eastAsia="Calibri" w:cs="Calibri"/>
              </w:rPr>
              <w:t>23.215.9.173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4F456E4" w14:textId="77777777" w:rsidR="00C90278" w:rsidRPr="00B17F14" w:rsidRDefault="00C90278" w:rsidP="001A1B54">
            <w:pPr>
              <w:spacing w:line="259" w:lineRule="auto"/>
              <w:jc w:val="center"/>
              <w:rPr>
                <w:rFonts w:eastAsia="Calibri" w:cs="Calibri"/>
              </w:rPr>
            </w:pPr>
            <w:r>
              <w:rPr>
                <w:rFonts w:eastAsia="Calibri" w:cs="Calibri"/>
              </w:rPr>
              <w:t>23.215.9.174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CB6473D" w14:textId="77777777" w:rsidR="00C90278" w:rsidRPr="00B17F14" w:rsidRDefault="00C90278" w:rsidP="001A1B54">
            <w:pPr>
              <w:spacing w:line="259" w:lineRule="auto"/>
              <w:jc w:val="center"/>
              <w:rPr>
                <w:rFonts w:eastAsia="Calibri" w:cs="Calibri"/>
              </w:rPr>
            </w:pPr>
            <w:r>
              <w:rPr>
                <w:rFonts w:eastAsia="Calibri" w:cs="Calibri"/>
              </w:rPr>
              <w:t>23.215.9.178</w:t>
            </w:r>
          </w:p>
        </w:tc>
      </w:tr>
      <w:tr w:rsidR="00C90278" w:rsidRPr="000D193B" w14:paraId="31FEEEF2"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B835F77" w14:textId="77777777" w:rsidR="00C90278" w:rsidRPr="00B17F14" w:rsidRDefault="00C90278" w:rsidP="001A1B54">
            <w:pPr>
              <w:spacing w:line="259" w:lineRule="auto"/>
              <w:jc w:val="center"/>
              <w:rPr>
                <w:rFonts w:eastAsia="Calibri" w:cs="Calibri"/>
              </w:rPr>
            </w:pPr>
            <w:r>
              <w:rPr>
                <w:rFonts w:eastAsia="Calibri" w:cs="Calibri"/>
              </w:rPr>
              <w:t>23.215.9.179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9F23D4F" w14:textId="77777777" w:rsidR="00C90278" w:rsidRPr="00B17F14" w:rsidRDefault="00C90278" w:rsidP="001A1B54">
            <w:pPr>
              <w:spacing w:line="259" w:lineRule="auto"/>
              <w:jc w:val="center"/>
              <w:rPr>
                <w:rFonts w:eastAsia="Calibri" w:cs="Calibri"/>
              </w:rPr>
            </w:pPr>
            <w:r>
              <w:rPr>
                <w:rFonts w:eastAsia="Calibri" w:cs="Calibri"/>
              </w:rPr>
              <w:t>23.215.11.214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D26DAE3" w14:textId="77777777" w:rsidR="00C90278" w:rsidRPr="00B17F14" w:rsidRDefault="00C90278" w:rsidP="001A1B54">
            <w:pPr>
              <w:spacing w:line="259" w:lineRule="auto"/>
              <w:jc w:val="center"/>
              <w:rPr>
                <w:rFonts w:eastAsia="Calibri" w:cs="Calibri"/>
              </w:rPr>
            </w:pPr>
            <w:r>
              <w:rPr>
                <w:rFonts w:eastAsia="Calibri" w:cs="Calibri"/>
              </w:rPr>
              <w:t>23.216.134.142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6A8127A" w14:textId="77777777" w:rsidR="00C90278" w:rsidRPr="00B17F14" w:rsidRDefault="00C90278" w:rsidP="001A1B54">
            <w:pPr>
              <w:spacing w:line="259" w:lineRule="auto"/>
              <w:jc w:val="center"/>
              <w:rPr>
                <w:rFonts w:eastAsia="Calibri" w:cs="Calibri"/>
              </w:rPr>
            </w:pPr>
            <w:r>
              <w:rPr>
                <w:rFonts w:eastAsia="Calibri" w:cs="Calibri"/>
              </w:rPr>
              <w:t>23.216.134.156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8D9AE42" w14:textId="77777777" w:rsidR="00C90278" w:rsidRPr="00B17F14" w:rsidRDefault="00C90278" w:rsidP="001A1B54">
            <w:pPr>
              <w:spacing w:line="259" w:lineRule="auto"/>
              <w:jc w:val="center"/>
              <w:rPr>
                <w:rFonts w:eastAsia="Calibri" w:cs="Calibri"/>
              </w:rPr>
            </w:pPr>
            <w:r>
              <w:rPr>
                <w:rFonts w:eastAsia="Calibri" w:cs="Calibri"/>
              </w:rPr>
              <w:t>23.216.145.72</w:t>
            </w:r>
          </w:p>
        </w:tc>
      </w:tr>
      <w:tr w:rsidR="00C90278" w:rsidRPr="000D193B" w14:paraId="2B22DD9E"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C219302" w14:textId="77777777" w:rsidR="00C90278" w:rsidRPr="00B17F14" w:rsidRDefault="00C90278" w:rsidP="001A1B54">
            <w:pPr>
              <w:spacing w:line="259" w:lineRule="auto"/>
              <w:jc w:val="center"/>
              <w:rPr>
                <w:rFonts w:eastAsia="Calibri" w:cs="Calibri"/>
              </w:rPr>
            </w:pPr>
            <w:r>
              <w:rPr>
                <w:rFonts w:eastAsia="Calibri" w:cs="Calibri"/>
              </w:rPr>
              <w:t>23.216.147.130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F116614" w14:textId="77777777" w:rsidR="00C90278" w:rsidRPr="00B17F14" w:rsidRDefault="00C90278" w:rsidP="001A1B54">
            <w:pPr>
              <w:spacing w:line="259" w:lineRule="auto"/>
              <w:jc w:val="center"/>
              <w:rPr>
                <w:rFonts w:eastAsia="Calibri" w:cs="Calibri"/>
              </w:rPr>
            </w:pPr>
            <w:r>
              <w:rPr>
                <w:rFonts w:eastAsia="Calibri" w:cs="Calibri"/>
              </w:rPr>
              <w:t>23.216.147.132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985E980" w14:textId="77777777" w:rsidR="00C90278" w:rsidRPr="00B17F14" w:rsidRDefault="00C90278" w:rsidP="001A1B54">
            <w:pPr>
              <w:spacing w:line="259" w:lineRule="auto"/>
              <w:jc w:val="center"/>
              <w:rPr>
                <w:rFonts w:eastAsia="Calibri" w:cs="Calibri"/>
              </w:rPr>
            </w:pPr>
            <w:r>
              <w:rPr>
                <w:rFonts w:eastAsia="Calibri" w:cs="Calibri"/>
              </w:rPr>
              <w:t>23.216.147.133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15BC457" w14:textId="77777777" w:rsidR="00C90278" w:rsidRPr="00B17F14" w:rsidRDefault="00C90278" w:rsidP="001A1B54">
            <w:pPr>
              <w:spacing w:line="259" w:lineRule="auto"/>
              <w:jc w:val="center"/>
              <w:rPr>
                <w:rFonts w:eastAsia="Calibri" w:cs="Calibri"/>
              </w:rPr>
            </w:pPr>
            <w:r>
              <w:rPr>
                <w:rFonts w:eastAsia="Calibri" w:cs="Calibri"/>
              </w:rPr>
              <w:t>23.216.147.134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8882C93" w14:textId="77777777" w:rsidR="00C90278" w:rsidRPr="00B17F14" w:rsidRDefault="00C90278" w:rsidP="001A1B54">
            <w:pPr>
              <w:spacing w:line="259" w:lineRule="auto"/>
              <w:jc w:val="center"/>
              <w:rPr>
                <w:rFonts w:eastAsia="Calibri" w:cs="Calibri"/>
              </w:rPr>
            </w:pPr>
            <w:r>
              <w:rPr>
                <w:rFonts w:eastAsia="Calibri" w:cs="Calibri"/>
              </w:rPr>
              <w:t>23.216.147.135</w:t>
            </w:r>
          </w:p>
        </w:tc>
      </w:tr>
      <w:tr w:rsidR="00C90278" w:rsidRPr="000D193B" w14:paraId="7D33647A"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39CC48C" w14:textId="77777777" w:rsidR="00C90278" w:rsidRPr="00B17F14" w:rsidRDefault="00C90278" w:rsidP="001A1B54">
            <w:pPr>
              <w:spacing w:line="259" w:lineRule="auto"/>
              <w:jc w:val="center"/>
              <w:rPr>
                <w:rFonts w:eastAsia="Calibri" w:cs="Calibri"/>
              </w:rPr>
            </w:pPr>
            <w:r>
              <w:rPr>
                <w:rFonts w:eastAsia="Calibri" w:cs="Calibri"/>
              </w:rPr>
              <w:t>23.216.147.137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02D1A01" w14:textId="77777777" w:rsidR="00C90278" w:rsidRPr="00B17F14" w:rsidRDefault="00C90278" w:rsidP="001A1B54">
            <w:pPr>
              <w:spacing w:line="259" w:lineRule="auto"/>
              <w:jc w:val="center"/>
              <w:rPr>
                <w:rFonts w:eastAsia="Calibri" w:cs="Calibri"/>
              </w:rPr>
            </w:pPr>
            <w:r>
              <w:rPr>
                <w:rFonts w:eastAsia="Calibri" w:cs="Calibri"/>
              </w:rPr>
              <w:t>23.216.147.138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D4B8EFA" w14:textId="77777777" w:rsidR="00C90278" w:rsidRPr="00B17F14" w:rsidRDefault="00C90278" w:rsidP="001A1B54">
            <w:pPr>
              <w:spacing w:line="259" w:lineRule="auto"/>
              <w:jc w:val="center"/>
              <w:rPr>
                <w:rFonts w:eastAsia="Calibri" w:cs="Calibri"/>
              </w:rPr>
            </w:pPr>
            <w:r>
              <w:rPr>
                <w:rFonts w:eastAsia="Calibri" w:cs="Calibri"/>
              </w:rPr>
              <w:t>23.216.147.139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6B8D4E7" w14:textId="77777777" w:rsidR="00C90278" w:rsidRPr="00B17F14" w:rsidRDefault="00C90278" w:rsidP="001A1B54">
            <w:pPr>
              <w:spacing w:line="259" w:lineRule="auto"/>
              <w:jc w:val="center"/>
              <w:rPr>
                <w:rFonts w:eastAsia="Calibri" w:cs="Calibri"/>
              </w:rPr>
            </w:pPr>
            <w:r>
              <w:rPr>
                <w:rFonts w:eastAsia="Calibri" w:cs="Calibri"/>
              </w:rPr>
              <w:t>23.216.147.141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BCC71B7" w14:textId="77777777" w:rsidR="00C90278" w:rsidRPr="00B17F14" w:rsidRDefault="00C90278" w:rsidP="001A1B54">
            <w:pPr>
              <w:spacing w:line="259" w:lineRule="auto"/>
              <w:jc w:val="center"/>
              <w:rPr>
                <w:rFonts w:eastAsia="Calibri" w:cs="Calibri"/>
              </w:rPr>
            </w:pPr>
            <w:r>
              <w:rPr>
                <w:rFonts w:eastAsia="Calibri" w:cs="Calibri"/>
              </w:rPr>
              <w:t>23.216.147.143</w:t>
            </w:r>
          </w:p>
        </w:tc>
      </w:tr>
      <w:tr w:rsidR="00C90278" w:rsidRPr="000D193B" w14:paraId="37E059C6"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7A284D9" w14:textId="77777777" w:rsidR="00C90278" w:rsidRPr="00B17F14" w:rsidRDefault="00C90278" w:rsidP="001A1B54">
            <w:pPr>
              <w:spacing w:line="259" w:lineRule="auto"/>
              <w:jc w:val="center"/>
              <w:rPr>
                <w:rFonts w:eastAsia="Calibri" w:cs="Calibri"/>
              </w:rPr>
            </w:pPr>
            <w:r>
              <w:rPr>
                <w:rFonts w:eastAsia="Calibri" w:cs="Calibri"/>
              </w:rPr>
              <w:t>23.216.147.144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0CF3B4A" w14:textId="77777777" w:rsidR="00C90278" w:rsidRPr="00B17F14" w:rsidRDefault="00C90278" w:rsidP="001A1B54">
            <w:pPr>
              <w:spacing w:line="259" w:lineRule="auto"/>
              <w:jc w:val="center"/>
              <w:rPr>
                <w:rFonts w:eastAsia="Calibri" w:cs="Calibri"/>
              </w:rPr>
            </w:pPr>
            <w:r>
              <w:rPr>
                <w:rFonts w:eastAsia="Calibri" w:cs="Calibri"/>
              </w:rPr>
              <w:t>23.216.147.194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9228A81" w14:textId="77777777" w:rsidR="00C90278" w:rsidRPr="00B17F14" w:rsidRDefault="00C90278" w:rsidP="001A1B54">
            <w:pPr>
              <w:spacing w:line="259" w:lineRule="auto"/>
              <w:jc w:val="center"/>
              <w:rPr>
                <w:rFonts w:eastAsia="Calibri" w:cs="Calibri"/>
              </w:rPr>
            </w:pPr>
            <w:r>
              <w:rPr>
                <w:rFonts w:eastAsia="Calibri" w:cs="Calibri"/>
              </w:rPr>
              <w:t>23.216.147.197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D286430" w14:textId="77777777" w:rsidR="00C90278" w:rsidRPr="00B17F14" w:rsidRDefault="00C90278" w:rsidP="001A1B54">
            <w:pPr>
              <w:spacing w:line="259" w:lineRule="auto"/>
              <w:jc w:val="center"/>
              <w:rPr>
                <w:rFonts w:eastAsia="Calibri" w:cs="Calibri"/>
              </w:rPr>
            </w:pPr>
            <w:r>
              <w:rPr>
                <w:rFonts w:eastAsia="Calibri" w:cs="Calibri"/>
              </w:rPr>
              <w:t>23.216.147.198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1983970" w14:textId="77777777" w:rsidR="00C90278" w:rsidRPr="00B17F14" w:rsidRDefault="00C90278" w:rsidP="001A1B54">
            <w:pPr>
              <w:spacing w:line="259" w:lineRule="auto"/>
              <w:jc w:val="center"/>
              <w:rPr>
                <w:rFonts w:eastAsia="Calibri" w:cs="Calibri"/>
              </w:rPr>
            </w:pPr>
            <w:r>
              <w:rPr>
                <w:rFonts w:eastAsia="Calibri" w:cs="Calibri"/>
              </w:rPr>
              <w:t>23.216.147.199</w:t>
            </w:r>
          </w:p>
        </w:tc>
      </w:tr>
      <w:tr w:rsidR="00C90278" w:rsidRPr="000D193B" w14:paraId="616AC910"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4E0E3D6" w14:textId="77777777" w:rsidR="00C90278" w:rsidRPr="00B17F14" w:rsidRDefault="00C90278" w:rsidP="001A1B54">
            <w:pPr>
              <w:spacing w:line="259" w:lineRule="auto"/>
              <w:jc w:val="center"/>
              <w:rPr>
                <w:rFonts w:eastAsia="Calibri" w:cs="Calibri"/>
              </w:rPr>
            </w:pPr>
            <w:r>
              <w:rPr>
                <w:rFonts w:eastAsia="Calibri" w:cs="Calibri"/>
              </w:rPr>
              <w:t>23.216.147.202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2915997" w14:textId="77777777" w:rsidR="00C90278" w:rsidRPr="00B17F14" w:rsidRDefault="00C90278" w:rsidP="001A1B54">
            <w:pPr>
              <w:spacing w:line="259" w:lineRule="auto"/>
              <w:jc w:val="center"/>
              <w:rPr>
                <w:rFonts w:eastAsia="Calibri" w:cs="Calibri"/>
              </w:rPr>
            </w:pPr>
            <w:r>
              <w:rPr>
                <w:rFonts w:eastAsia="Calibri" w:cs="Calibri"/>
              </w:rPr>
              <w:t>23.216.147.205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D26CF53" w14:textId="77777777" w:rsidR="00C90278" w:rsidRPr="00B17F14" w:rsidRDefault="00C90278" w:rsidP="001A1B54">
            <w:pPr>
              <w:spacing w:line="259" w:lineRule="auto"/>
              <w:jc w:val="center"/>
              <w:rPr>
                <w:rFonts w:eastAsia="Calibri" w:cs="Calibri"/>
              </w:rPr>
            </w:pPr>
            <w:r>
              <w:rPr>
                <w:rFonts w:eastAsia="Calibri" w:cs="Calibri"/>
              </w:rPr>
              <w:t>23.216.147.206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4EC51FC" w14:textId="77777777" w:rsidR="00C90278" w:rsidRPr="00B17F14" w:rsidRDefault="00C90278" w:rsidP="001A1B54">
            <w:pPr>
              <w:spacing w:line="259" w:lineRule="auto"/>
              <w:jc w:val="center"/>
              <w:rPr>
                <w:rFonts w:eastAsia="Calibri" w:cs="Calibri"/>
              </w:rPr>
            </w:pPr>
            <w:r>
              <w:rPr>
                <w:rFonts w:eastAsia="Calibri" w:cs="Calibri"/>
              </w:rPr>
              <w:t>23.216.147.207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911F82E" w14:textId="77777777" w:rsidR="00C90278" w:rsidRPr="00B17F14" w:rsidRDefault="00C90278" w:rsidP="001A1B54">
            <w:pPr>
              <w:spacing w:line="259" w:lineRule="auto"/>
              <w:jc w:val="center"/>
              <w:rPr>
                <w:rFonts w:eastAsia="Calibri" w:cs="Calibri"/>
              </w:rPr>
            </w:pPr>
            <w:r>
              <w:rPr>
                <w:rFonts w:eastAsia="Calibri" w:cs="Calibri"/>
              </w:rPr>
              <w:t>23.216.147.209</w:t>
            </w:r>
          </w:p>
        </w:tc>
      </w:tr>
      <w:tr w:rsidR="00C90278" w:rsidRPr="000D193B" w14:paraId="463E7036"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8B0482C" w14:textId="77777777" w:rsidR="00C90278" w:rsidRPr="00B17F14" w:rsidRDefault="00C90278" w:rsidP="001A1B54">
            <w:pPr>
              <w:spacing w:line="259" w:lineRule="auto"/>
              <w:jc w:val="center"/>
              <w:rPr>
                <w:rFonts w:eastAsia="Calibri" w:cs="Calibri"/>
              </w:rPr>
            </w:pPr>
            <w:r>
              <w:rPr>
                <w:rFonts w:eastAsia="Calibri" w:cs="Calibri"/>
              </w:rPr>
              <w:lastRenderedPageBreak/>
              <w:t>23.216.147.232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DCDA642" w14:textId="77777777" w:rsidR="00C90278" w:rsidRPr="00B17F14" w:rsidRDefault="00C90278" w:rsidP="001A1B54">
            <w:pPr>
              <w:spacing w:line="259" w:lineRule="auto"/>
              <w:jc w:val="center"/>
              <w:rPr>
                <w:rFonts w:eastAsia="Calibri" w:cs="Calibri"/>
              </w:rPr>
            </w:pPr>
            <w:r>
              <w:rPr>
                <w:rFonts w:eastAsia="Calibri" w:cs="Calibri"/>
              </w:rPr>
              <w:t>23.216.149.135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5702FDB" w14:textId="77777777" w:rsidR="00C90278" w:rsidRPr="00B17F14" w:rsidRDefault="00C90278" w:rsidP="001A1B54">
            <w:pPr>
              <w:spacing w:line="259" w:lineRule="auto"/>
              <w:jc w:val="center"/>
              <w:rPr>
                <w:rFonts w:eastAsia="Calibri" w:cs="Calibri"/>
              </w:rPr>
            </w:pPr>
            <w:r>
              <w:rPr>
                <w:rFonts w:eastAsia="Calibri" w:cs="Calibri"/>
              </w:rPr>
              <w:t>23.216.149.136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BE8C464" w14:textId="77777777" w:rsidR="00C90278" w:rsidRPr="00B17F14" w:rsidRDefault="00C90278" w:rsidP="001A1B54">
            <w:pPr>
              <w:spacing w:line="259" w:lineRule="auto"/>
              <w:jc w:val="center"/>
              <w:rPr>
                <w:rFonts w:eastAsia="Calibri" w:cs="Calibri"/>
              </w:rPr>
            </w:pPr>
            <w:r>
              <w:rPr>
                <w:rFonts w:eastAsia="Calibri" w:cs="Calibri"/>
              </w:rPr>
              <w:t>23.216.149.138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BC31662" w14:textId="77777777" w:rsidR="00C90278" w:rsidRPr="00B17F14" w:rsidRDefault="00C90278" w:rsidP="001A1B54">
            <w:pPr>
              <w:spacing w:line="259" w:lineRule="auto"/>
              <w:jc w:val="center"/>
              <w:rPr>
                <w:rFonts w:eastAsia="Calibri" w:cs="Calibri"/>
              </w:rPr>
            </w:pPr>
            <w:r>
              <w:rPr>
                <w:rFonts w:eastAsia="Calibri" w:cs="Calibri"/>
              </w:rPr>
              <w:t>23.216.149.153</w:t>
            </w:r>
          </w:p>
        </w:tc>
      </w:tr>
      <w:tr w:rsidR="00C90278" w:rsidRPr="000D193B" w14:paraId="34914245"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463B3D0" w14:textId="77777777" w:rsidR="00C90278" w:rsidRPr="00B17F14" w:rsidRDefault="00C90278" w:rsidP="001A1B54">
            <w:pPr>
              <w:spacing w:line="259" w:lineRule="auto"/>
              <w:jc w:val="center"/>
              <w:rPr>
                <w:rFonts w:eastAsia="Calibri" w:cs="Calibri"/>
              </w:rPr>
            </w:pPr>
            <w:r>
              <w:rPr>
                <w:rFonts w:eastAsia="Calibri" w:cs="Calibri"/>
              </w:rPr>
              <w:t>23.216.153.9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FF6177D" w14:textId="77777777" w:rsidR="00C90278" w:rsidRPr="00B17F14" w:rsidRDefault="00C90278" w:rsidP="001A1B54">
            <w:pPr>
              <w:spacing w:line="259" w:lineRule="auto"/>
              <w:jc w:val="center"/>
              <w:rPr>
                <w:rFonts w:eastAsia="Calibri" w:cs="Calibri"/>
              </w:rPr>
            </w:pPr>
            <w:r>
              <w:rPr>
                <w:rFonts w:eastAsia="Calibri" w:cs="Calibri"/>
              </w:rPr>
              <w:t>23.217.76.7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EF009F2" w14:textId="77777777" w:rsidR="00C90278" w:rsidRPr="00B17F14" w:rsidRDefault="00C90278" w:rsidP="001A1B54">
            <w:pPr>
              <w:spacing w:line="259" w:lineRule="auto"/>
              <w:jc w:val="center"/>
              <w:rPr>
                <w:rFonts w:eastAsia="Calibri" w:cs="Calibri"/>
              </w:rPr>
            </w:pPr>
            <w:r>
              <w:rPr>
                <w:rFonts w:eastAsia="Calibri" w:cs="Calibri"/>
              </w:rPr>
              <w:t>23.217.104.177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9BA8C90" w14:textId="77777777" w:rsidR="00C90278" w:rsidRPr="00B17F14" w:rsidRDefault="00C90278" w:rsidP="001A1B54">
            <w:pPr>
              <w:spacing w:line="259" w:lineRule="auto"/>
              <w:jc w:val="center"/>
              <w:rPr>
                <w:rFonts w:eastAsia="Calibri" w:cs="Calibri"/>
              </w:rPr>
            </w:pPr>
            <w:r>
              <w:rPr>
                <w:rFonts w:eastAsia="Calibri" w:cs="Calibri"/>
              </w:rPr>
              <w:t>23.217.104.179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4AF4FB2" w14:textId="77777777" w:rsidR="00C90278" w:rsidRPr="00B17F14" w:rsidRDefault="00C90278" w:rsidP="001A1B54">
            <w:pPr>
              <w:spacing w:line="259" w:lineRule="auto"/>
              <w:jc w:val="center"/>
              <w:rPr>
                <w:rFonts w:eastAsia="Calibri" w:cs="Calibri"/>
              </w:rPr>
            </w:pPr>
            <w:r>
              <w:rPr>
                <w:rFonts w:eastAsia="Calibri" w:cs="Calibri"/>
              </w:rPr>
              <w:t>23.217.201.143</w:t>
            </w:r>
          </w:p>
        </w:tc>
      </w:tr>
      <w:tr w:rsidR="00C90278" w:rsidRPr="000D193B" w14:paraId="393B47EA"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3A82C67" w14:textId="77777777" w:rsidR="00C90278" w:rsidRPr="00B17F14" w:rsidRDefault="00C90278" w:rsidP="001A1B54">
            <w:pPr>
              <w:spacing w:line="259" w:lineRule="auto"/>
              <w:jc w:val="center"/>
              <w:rPr>
                <w:rFonts w:eastAsia="Calibri" w:cs="Calibri"/>
              </w:rPr>
            </w:pPr>
            <w:r>
              <w:rPr>
                <w:rFonts w:eastAsia="Calibri" w:cs="Calibri"/>
              </w:rPr>
              <w:t>23.217.201.164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5BC555E" w14:textId="77777777" w:rsidR="00C90278" w:rsidRPr="00B17F14" w:rsidRDefault="00C90278" w:rsidP="001A1B54">
            <w:pPr>
              <w:spacing w:line="259" w:lineRule="auto"/>
              <w:jc w:val="center"/>
              <w:rPr>
                <w:rFonts w:eastAsia="Calibri" w:cs="Calibri"/>
              </w:rPr>
            </w:pPr>
            <w:r>
              <w:rPr>
                <w:rFonts w:eastAsia="Calibri" w:cs="Calibri"/>
              </w:rPr>
              <w:t>23.217.201.165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523CAD8" w14:textId="77777777" w:rsidR="00C90278" w:rsidRPr="00B17F14" w:rsidRDefault="00C90278" w:rsidP="001A1B54">
            <w:pPr>
              <w:spacing w:line="259" w:lineRule="auto"/>
              <w:jc w:val="center"/>
              <w:rPr>
                <w:rFonts w:eastAsia="Calibri" w:cs="Calibri"/>
              </w:rPr>
            </w:pPr>
            <w:r>
              <w:rPr>
                <w:rFonts w:eastAsia="Calibri" w:cs="Calibri"/>
              </w:rPr>
              <w:t>23.218.216.198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9299631" w14:textId="77777777" w:rsidR="00C90278" w:rsidRPr="00B17F14" w:rsidRDefault="00C90278" w:rsidP="001A1B54">
            <w:pPr>
              <w:spacing w:line="259" w:lineRule="auto"/>
              <w:jc w:val="center"/>
              <w:rPr>
                <w:rFonts w:eastAsia="Calibri" w:cs="Calibri"/>
              </w:rPr>
            </w:pPr>
            <w:r>
              <w:rPr>
                <w:rFonts w:eastAsia="Calibri" w:cs="Calibri"/>
              </w:rPr>
              <w:t>23.218.216.209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B73817D" w14:textId="77777777" w:rsidR="00C90278" w:rsidRPr="00B17F14" w:rsidRDefault="00C90278" w:rsidP="001A1B54">
            <w:pPr>
              <w:spacing w:line="259" w:lineRule="auto"/>
              <w:jc w:val="center"/>
              <w:rPr>
                <w:rFonts w:eastAsia="Calibri" w:cs="Calibri"/>
              </w:rPr>
            </w:pPr>
            <w:r>
              <w:rPr>
                <w:rFonts w:eastAsia="Calibri" w:cs="Calibri"/>
              </w:rPr>
              <w:t>23.218.216.215</w:t>
            </w:r>
          </w:p>
        </w:tc>
      </w:tr>
      <w:tr w:rsidR="00C90278" w:rsidRPr="000D193B" w14:paraId="45E9193A"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242BBFE" w14:textId="77777777" w:rsidR="00C90278" w:rsidRPr="00B17F14" w:rsidRDefault="00C90278" w:rsidP="001A1B54">
            <w:pPr>
              <w:spacing w:line="259" w:lineRule="auto"/>
              <w:jc w:val="center"/>
              <w:rPr>
                <w:rFonts w:eastAsia="Calibri" w:cs="Calibri"/>
              </w:rPr>
            </w:pPr>
            <w:r>
              <w:rPr>
                <w:rFonts w:eastAsia="Calibri" w:cs="Calibri"/>
              </w:rPr>
              <w:t>23.218.216.219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532CCE6" w14:textId="77777777" w:rsidR="00C90278" w:rsidRPr="00B17F14" w:rsidRDefault="00C90278" w:rsidP="001A1B54">
            <w:pPr>
              <w:spacing w:line="259" w:lineRule="auto"/>
              <w:jc w:val="center"/>
              <w:rPr>
                <w:rFonts w:eastAsia="Calibri" w:cs="Calibri"/>
              </w:rPr>
            </w:pPr>
            <w:r>
              <w:rPr>
                <w:rFonts w:eastAsia="Calibri" w:cs="Calibri"/>
              </w:rPr>
              <w:t>23.219.0.11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8EB7449" w14:textId="77777777" w:rsidR="00C90278" w:rsidRPr="00B17F14" w:rsidRDefault="00C90278" w:rsidP="001A1B54">
            <w:pPr>
              <w:spacing w:line="259" w:lineRule="auto"/>
              <w:jc w:val="center"/>
              <w:rPr>
                <w:rFonts w:eastAsia="Calibri" w:cs="Calibri"/>
              </w:rPr>
            </w:pPr>
            <w:r>
              <w:rPr>
                <w:rFonts w:eastAsia="Calibri" w:cs="Calibri"/>
              </w:rPr>
              <w:t>23.219.0.16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BD90178" w14:textId="77777777" w:rsidR="00C90278" w:rsidRPr="00B17F14" w:rsidRDefault="00C90278" w:rsidP="001A1B54">
            <w:pPr>
              <w:spacing w:line="259" w:lineRule="auto"/>
              <w:jc w:val="center"/>
              <w:rPr>
                <w:rFonts w:eastAsia="Calibri" w:cs="Calibri"/>
              </w:rPr>
            </w:pPr>
            <w:r>
              <w:rPr>
                <w:rFonts w:eastAsia="Calibri" w:cs="Calibri"/>
              </w:rPr>
              <w:t>23.219.2.156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F1A101E" w14:textId="77777777" w:rsidR="00C90278" w:rsidRPr="00B17F14" w:rsidRDefault="00C90278" w:rsidP="001A1B54">
            <w:pPr>
              <w:spacing w:line="259" w:lineRule="auto"/>
              <w:jc w:val="center"/>
              <w:rPr>
                <w:rFonts w:eastAsia="Calibri" w:cs="Calibri"/>
              </w:rPr>
            </w:pPr>
            <w:r>
              <w:rPr>
                <w:rFonts w:eastAsia="Calibri" w:cs="Calibri"/>
              </w:rPr>
              <w:t>23.219.64.19</w:t>
            </w:r>
          </w:p>
        </w:tc>
      </w:tr>
      <w:tr w:rsidR="00C90278" w:rsidRPr="000D193B" w14:paraId="311B32BB"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A79A71B" w14:textId="77777777" w:rsidR="00C90278" w:rsidRPr="00B17F14" w:rsidRDefault="00C90278" w:rsidP="001A1B54">
            <w:pPr>
              <w:spacing w:line="259" w:lineRule="auto"/>
              <w:jc w:val="center"/>
              <w:rPr>
                <w:rFonts w:eastAsia="Calibri" w:cs="Calibri"/>
              </w:rPr>
            </w:pPr>
            <w:r>
              <w:rPr>
                <w:rFonts w:eastAsia="Calibri" w:cs="Calibri"/>
              </w:rPr>
              <w:t>23.219.64.27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80C72E7" w14:textId="77777777" w:rsidR="00C90278" w:rsidRPr="00B17F14" w:rsidRDefault="00C90278" w:rsidP="001A1B54">
            <w:pPr>
              <w:spacing w:line="259" w:lineRule="auto"/>
              <w:jc w:val="center"/>
              <w:rPr>
                <w:rFonts w:eastAsia="Calibri" w:cs="Calibri"/>
              </w:rPr>
            </w:pPr>
            <w:r>
              <w:rPr>
                <w:rFonts w:eastAsia="Calibri" w:cs="Calibri"/>
              </w:rPr>
              <w:t>23.219.64.34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0A0D552" w14:textId="77777777" w:rsidR="00C90278" w:rsidRPr="00B17F14" w:rsidRDefault="00C90278" w:rsidP="001A1B54">
            <w:pPr>
              <w:spacing w:line="259" w:lineRule="auto"/>
              <w:jc w:val="center"/>
              <w:rPr>
                <w:rFonts w:eastAsia="Calibri" w:cs="Calibri"/>
              </w:rPr>
            </w:pPr>
            <w:r>
              <w:rPr>
                <w:rFonts w:eastAsia="Calibri" w:cs="Calibri"/>
              </w:rPr>
              <w:t>23.219.64.40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524769E" w14:textId="77777777" w:rsidR="00C90278" w:rsidRPr="00B17F14" w:rsidRDefault="00C90278" w:rsidP="001A1B54">
            <w:pPr>
              <w:spacing w:line="259" w:lineRule="auto"/>
              <w:jc w:val="center"/>
              <w:rPr>
                <w:rFonts w:eastAsia="Calibri" w:cs="Calibri"/>
              </w:rPr>
            </w:pPr>
            <w:r>
              <w:rPr>
                <w:rFonts w:eastAsia="Calibri" w:cs="Calibri"/>
              </w:rPr>
              <w:t>23.219.64.66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2E75E57" w14:textId="77777777" w:rsidR="00C90278" w:rsidRPr="00B17F14" w:rsidRDefault="00C90278" w:rsidP="001A1B54">
            <w:pPr>
              <w:spacing w:line="259" w:lineRule="auto"/>
              <w:jc w:val="center"/>
              <w:rPr>
                <w:rFonts w:eastAsia="Calibri" w:cs="Calibri"/>
              </w:rPr>
            </w:pPr>
            <w:r>
              <w:rPr>
                <w:rFonts w:eastAsia="Calibri" w:cs="Calibri"/>
              </w:rPr>
              <w:t>23.219.64.75</w:t>
            </w:r>
          </w:p>
        </w:tc>
      </w:tr>
      <w:tr w:rsidR="00C90278" w:rsidRPr="000D193B" w14:paraId="1EB2D0AC"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B7604F9" w14:textId="77777777" w:rsidR="00C90278" w:rsidRPr="00B17F14" w:rsidRDefault="00C90278" w:rsidP="001A1B54">
            <w:pPr>
              <w:spacing w:line="259" w:lineRule="auto"/>
              <w:jc w:val="center"/>
              <w:rPr>
                <w:rFonts w:eastAsia="Calibri" w:cs="Calibri"/>
              </w:rPr>
            </w:pPr>
            <w:r>
              <w:rPr>
                <w:rFonts w:eastAsia="Calibri" w:cs="Calibri"/>
              </w:rPr>
              <w:t>23.219.64.83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9A9CAE0" w14:textId="77777777" w:rsidR="00C90278" w:rsidRPr="00B17F14" w:rsidRDefault="00C90278" w:rsidP="001A1B54">
            <w:pPr>
              <w:spacing w:line="259" w:lineRule="auto"/>
              <w:jc w:val="center"/>
              <w:rPr>
                <w:rFonts w:eastAsia="Calibri" w:cs="Calibri"/>
              </w:rPr>
            </w:pPr>
            <w:r>
              <w:rPr>
                <w:rFonts w:eastAsia="Calibri" w:cs="Calibri"/>
              </w:rPr>
              <w:t>23.219.78.135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1D8EE7C" w14:textId="77777777" w:rsidR="00C90278" w:rsidRPr="00B17F14" w:rsidRDefault="00C90278" w:rsidP="001A1B54">
            <w:pPr>
              <w:spacing w:line="259" w:lineRule="auto"/>
              <w:jc w:val="center"/>
              <w:rPr>
                <w:rFonts w:eastAsia="Calibri" w:cs="Calibri"/>
              </w:rPr>
            </w:pPr>
            <w:r>
              <w:rPr>
                <w:rFonts w:eastAsia="Calibri" w:cs="Calibri"/>
              </w:rPr>
              <w:t>23.219.86.185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A41CF4E" w14:textId="77777777" w:rsidR="00C90278" w:rsidRPr="00B17F14" w:rsidRDefault="00C90278" w:rsidP="001A1B54">
            <w:pPr>
              <w:spacing w:line="259" w:lineRule="auto"/>
              <w:jc w:val="center"/>
              <w:rPr>
                <w:rFonts w:eastAsia="Calibri" w:cs="Calibri"/>
              </w:rPr>
            </w:pPr>
            <w:r>
              <w:rPr>
                <w:rFonts w:eastAsia="Calibri" w:cs="Calibri"/>
              </w:rPr>
              <w:t>23.219.86.195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9BACF62" w14:textId="77777777" w:rsidR="00C90278" w:rsidRPr="00B17F14" w:rsidRDefault="00C90278" w:rsidP="001A1B54">
            <w:pPr>
              <w:spacing w:line="259" w:lineRule="auto"/>
              <w:jc w:val="center"/>
              <w:rPr>
                <w:rFonts w:eastAsia="Calibri" w:cs="Calibri"/>
              </w:rPr>
            </w:pPr>
            <w:r>
              <w:rPr>
                <w:rFonts w:eastAsia="Calibri" w:cs="Calibri"/>
              </w:rPr>
              <w:t>23.219.89.146</w:t>
            </w:r>
          </w:p>
        </w:tc>
      </w:tr>
      <w:tr w:rsidR="00C90278" w:rsidRPr="000D193B" w14:paraId="28B4252C"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CFC29CE" w14:textId="77777777" w:rsidR="00C90278" w:rsidRPr="00B17F14" w:rsidRDefault="00C90278" w:rsidP="001A1B54">
            <w:pPr>
              <w:spacing w:line="259" w:lineRule="auto"/>
              <w:jc w:val="center"/>
              <w:rPr>
                <w:rFonts w:eastAsia="Calibri" w:cs="Calibri"/>
              </w:rPr>
            </w:pPr>
            <w:r>
              <w:rPr>
                <w:rFonts w:eastAsia="Calibri" w:cs="Calibri"/>
              </w:rPr>
              <w:t>23.219.89.147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0DC9D14" w14:textId="77777777" w:rsidR="00C90278" w:rsidRPr="00B17F14" w:rsidRDefault="00C90278" w:rsidP="001A1B54">
            <w:pPr>
              <w:spacing w:line="259" w:lineRule="auto"/>
              <w:jc w:val="center"/>
              <w:rPr>
                <w:rFonts w:eastAsia="Calibri" w:cs="Calibri"/>
              </w:rPr>
            </w:pPr>
            <w:r>
              <w:rPr>
                <w:rFonts w:eastAsia="Calibri" w:cs="Calibri"/>
              </w:rPr>
              <w:t>23.220.112.6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A82C88E" w14:textId="77777777" w:rsidR="00C90278" w:rsidRPr="00B17F14" w:rsidRDefault="00C90278" w:rsidP="001A1B54">
            <w:pPr>
              <w:spacing w:line="259" w:lineRule="auto"/>
              <w:jc w:val="center"/>
              <w:rPr>
                <w:rFonts w:eastAsia="Calibri" w:cs="Calibri"/>
              </w:rPr>
            </w:pPr>
            <w:r>
              <w:rPr>
                <w:rFonts w:eastAsia="Calibri" w:cs="Calibri"/>
              </w:rPr>
              <w:t>23.220.144.74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654C394" w14:textId="77777777" w:rsidR="00C90278" w:rsidRPr="00B17F14" w:rsidRDefault="00C90278" w:rsidP="001A1B54">
            <w:pPr>
              <w:spacing w:line="259" w:lineRule="auto"/>
              <w:jc w:val="center"/>
              <w:rPr>
                <w:rFonts w:eastAsia="Calibri" w:cs="Calibri"/>
              </w:rPr>
            </w:pPr>
            <w:r>
              <w:rPr>
                <w:rFonts w:eastAsia="Calibri" w:cs="Calibri"/>
              </w:rPr>
              <w:t>23.220.144.82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CE001DC" w14:textId="77777777" w:rsidR="00C90278" w:rsidRPr="00B17F14" w:rsidRDefault="00C90278" w:rsidP="001A1B54">
            <w:pPr>
              <w:spacing w:line="259" w:lineRule="auto"/>
              <w:jc w:val="center"/>
              <w:rPr>
                <w:rFonts w:eastAsia="Calibri" w:cs="Calibri"/>
              </w:rPr>
            </w:pPr>
            <w:r>
              <w:rPr>
                <w:rFonts w:eastAsia="Calibri" w:cs="Calibri"/>
              </w:rPr>
              <w:t>23.220.144.91</w:t>
            </w:r>
          </w:p>
        </w:tc>
      </w:tr>
      <w:tr w:rsidR="00C90278" w:rsidRPr="000D193B" w14:paraId="305BD564"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202D111" w14:textId="77777777" w:rsidR="00C90278" w:rsidRPr="00B17F14" w:rsidRDefault="00C90278" w:rsidP="001A1B54">
            <w:pPr>
              <w:spacing w:line="259" w:lineRule="auto"/>
              <w:jc w:val="center"/>
              <w:rPr>
                <w:rFonts w:eastAsia="Calibri" w:cs="Calibri"/>
              </w:rPr>
            </w:pPr>
            <w:r>
              <w:rPr>
                <w:rFonts w:eastAsia="Calibri" w:cs="Calibri"/>
              </w:rPr>
              <w:t>23.220.161.69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11B48F9" w14:textId="77777777" w:rsidR="00C90278" w:rsidRPr="00B17F14" w:rsidRDefault="00C90278" w:rsidP="001A1B54">
            <w:pPr>
              <w:spacing w:line="259" w:lineRule="auto"/>
              <w:jc w:val="center"/>
              <w:rPr>
                <w:rFonts w:eastAsia="Calibri" w:cs="Calibri"/>
              </w:rPr>
            </w:pPr>
            <w:r>
              <w:rPr>
                <w:rFonts w:eastAsia="Calibri" w:cs="Calibri"/>
              </w:rPr>
              <w:t>23.220.161.83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ECB6374" w14:textId="77777777" w:rsidR="00C90278" w:rsidRPr="00B17F14" w:rsidRDefault="00C90278" w:rsidP="001A1B54">
            <w:pPr>
              <w:spacing w:line="259" w:lineRule="auto"/>
              <w:jc w:val="center"/>
              <w:rPr>
                <w:rFonts w:eastAsia="Calibri" w:cs="Calibri"/>
              </w:rPr>
            </w:pPr>
            <w:r>
              <w:rPr>
                <w:rFonts w:eastAsia="Calibri" w:cs="Calibri"/>
              </w:rPr>
              <w:t>23.221.132.6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BB341AB" w14:textId="77777777" w:rsidR="00C90278" w:rsidRPr="00B17F14" w:rsidRDefault="00C90278" w:rsidP="001A1B54">
            <w:pPr>
              <w:spacing w:line="259" w:lineRule="auto"/>
              <w:jc w:val="center"/>
              <w:rPr>
                <w:rFonts w:eastAsia="Calibri" w:cs="Calibri"/>
              </w:rPr>
            </w:pPr>
            <w:r>
              <w:rPr>
                <w:rFonts w:eastAsia="Calibri" w:cs="Calibri"/>
              </w:rPr>
              <w:t>23.221.227.199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6EAFF94" w14:textId="77777777" w:rsidR="00C90278" w:rsidRPr="00B17F14" w:rsidRDefault="00C90278" w:rsidP="001A1B54">
            <w:pPr>
              <w:spacing w:line="259" w:lineRule="auto"/>
              <w:jc w:val="center"/>
              <w:rPr>
                <w:rFonts w:eastAsia="Calibri" w:cs="Calibri"/>
              </w:rPr>
            </w:pPr>
            <w:r>
              <w:rPr>
                <w:rFonts w:eastAsia="Calibri" w:cs="Calibri"/>
              </w:rPr>
              <w:t>23.221.227.202</w:t>
            </w:r>
          </w:p>
        </w:tc>
      </w:tr>
      <w:tr w:rsidR="00C90278" w:rsidRPr="000D193B" w14:paraId="1E00BF78"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E162449" w14:textId="77777777" w:rsidR="00C90278" w:rsidRPr="00B17F14" w:rsidRDefault="00C90278" w:rsidP="001A1B54">
            <w:pPr>
              <w:spacing w:line="259" w:lineRule="auto"/>
              <w:jc w:val="center"/>
              <w:rPr>
                <w:rFonts w:eastAsia="Calibri" w:cs="Calibri"/>
              </w:rPr>
            </w:pPr>
            <w:r>
              <w:rPr>
                <w:rFonts w:eastAsia="Calibri" w:cs="Calibri"/>
              </w:rPr>
              <w:t>23.221.227.204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27ADEE2" w14:textId="77777777" w:rsidR="00C90278" w:rsidRPr="00B17F14" w:rsidRDefault="00C90278" w:rsidP="001A1B54">
            <w:pPr>
              <w:spacing w:line="259" w:lineRule="auto"/>
              <w:jc w:val="center"/>
              <w:rPr>
                <w:rFonts w:eastAsia="Calibri" w:cs="Calibri"/>
              </w:rPr>
            </w:pPr>
            <w:r>
              <w:rPr>
                <w:rFonts w:eastAsia="Calibri" w:cs="Calibri"/>
              </w:rPr>
              <w:t>23.221.227.207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EC5602F" w14:textId="77777777" w:rsidR="00C90278" w:rsidRPr="00B17F14" w:rsidRDefault="00C90278" w:rsidP="001A1B54">
            <w:pPr>
              <w:spacing w:line="259" w:lineRule="auto"/>
              <w:jc w:val="center"/>
              <w:rPr>
                <w:rFonts w:eastAsia="Calibri" w:cs="Calibri"/>
              </w:rPr>
            </w:pPr>
            <w:r>
              <w:rPr>
                <w:rFonts w:eastAsia="Calibri" w:cs="Calibri"/>
              </w:rPr>
              <w:t>23.221.227.208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507F457" w14:textId="77777777" w:rsidR="00C90278" w:rsidRPr="00B17F14" w:rsidRDefault="00C90278" w:rsidP="001A1B54">
            <w:pPr>
              <w:spacing w:line="259" w:lineRule="auto"/>
              <w:jc w:val="center"/>
              <w:rPr>
                <w:rFonts w:eastAsia="Calibri" w:cs="Calibri"/>
              </w:rPr>
            </w:pPr>
            <w:r>
              <w:rPr>
                <w:rFonts w:eastAsia="Calibri" w:cs="Calibri"/>
              </w:rPr>
              <w:t>23.221.227.209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D35A4D1" w14:textId="77777777" w:rsidR="00C90278" w:rsidRPr="00B17F14" w:rsidRDefault="00C90278" w:rsidP="001A1B54">
            <w:pPr>
              <w:spacing w:line="259" w:lineRule="auto"/>
              <w:jc w:val="center"/>
              <w:rPr>
                <w:rFonts w:eastAsia="Calibri" w:cs="Calibri"/>
              </w:rPr>
            </w:pPr>
            <w:r>
              <w:rPr>
                <w:rFonts w:eastAsia="Calibri" w:cs="Calibri"/>
              </w:rPr>
              <w:t>23.221.227.217</w:t>
            </w:r>
          </w:p>
        </w:tc>
      </w:tr>
      <w:tr w:rsidR="00C90278" w:rsidRPr="000D193B" w14:paraId="1A3601C5"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DBE1465" w14:textId="77777777" w:rsidR="00C90278" w:rsidRPr="00B17F14" w:rsidRDefault="00C90278" w:rsidP="001A1B54">
            <w:pPr>
              <w:spacing w:line="259" w:lineRule="auto"/>
              <w:jc w:val="center"/>
              <w:rPr>
                <w:rFonts w:eastAsia="Calibri" w:cs="Calibri"/>
              </w:rPr>
            </w:pPr>
            <w:r>
              <w:rPr>
                <w:rFonts w:eastAsia="Calibri" w:cs="Calibri"/>
              </w:rPr>
              <w:t>23.221.227.222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0212A34" w14:textId="77777777" w:rsidR="00C90278" w:rsidRPr="00B17F14" w:rsidRDefault="00C90278" w:rsidP="001A1B54">
            <w:pPr>
              <w:spacing w:line="259" w:lineRule="auto"/>
              <w:jc w:val="center"/>
              <w:rPr>
                <w:rFonts w:eastAsia="Calibri" w:cs="Calibri"/>
              </w:rPr>
            </w:pPr>
            <w:r>
              <w:rPr>
                <w:rFonts w:eastAsia="Calibri" w:cs="Calibri"/>
              </w:rPr>
              <w:t>23.221.227.224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35CD99E" w14:textId="77777777" w:rsidR="00C90278" w:rsidRPr="00B17F14" w:rsidRDefault="00C90278" w:rsidP="001A1B54">
            <w:pPr>
              <w:spacing w:line="259" w:lineRule="auto"/>
              <w:jc w:val="center"/>
              <w:rPr>
                <w:rFonts w:eastAsia="Calibri" w:cs="Calibri"/>
              </w:rPr>
            </w:pPr>
            <w:r>
              <w:rPr>
                <w:rFonts w:eastAsia="Calibri" w:cs="Calibri"/>
              </w:rPr>
              <w:t>23.221.227.227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C155C3E" w14:textId="77777777" w:rsidR="00C90278" w:rsidRPr="00B17F14" w:rsidRDefault="00C90278" w:rsidP="001A1B54">
            <w:pPr>
              <w:spacing w:line="259" w:lineRule="auto"/>
              <w:jc w:val="center"/>
              <w:rPr>
                <w:rFonts w:eastAsia="Calibri" w:cs="Calibri"/>
              </w:rPr>
            </w:pPr>
            <w:r>
              <w:rPr>
                <w:rFonts w:eastAsia="Calibri" w:cs="Calibri"/>
              </w:rPr>
              <w:t>23.222.27.166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A8061D5" w14:textId="77777777" w:rsidR="00C90278" w:rsidRPr="00B17F14" w:rsidRDefault="00C90278" w:rsidP="001A1B54">
            <w:pPr>
              <w:spacing w:line="259" w:lineRule="auto"/>
              <w:jc w:val="center"/>
              <w:rPr>
                <w:rFonts w:eastAsia="Calibri" w:cs="Calibri"/>
              </w:rPr>
            </w:pPr>
            <w:r>
              <w:rPr>
                <w:rFonts w:eastAsia="Calibri" w:cs="Calibri"/>
              </w:rPr>
              <w:t>23.222.27.168</w:t>
            </w:r>
          </w:p>
        </w:tc>
      </w:tr>
      <w:tr w:rsidR="00C90278" w:rsidRPr="000D193B" w14:paraId="5E11F270"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4EEB0CB" w14:textId="77777777" w:rsidR="00C90278" w:rsidRPr="00B17F14" w:rsidRDefault="00C90278" w:rsidP="001A1B54">
            <w:pPr>
              <w:spacing w:line="259" w:lineRule="auto"/>
              <w:jc w:val="center"/>
              <w:rPr>
                <w:rFonts w:eastAsia="Calibri" w:cs="Calibri"/>
              </w:rPr>
            </w:pPr>
            <w:r>
              <w:rPr>
                <w:rFonts w:eastAsia="Calibri" w:cs="Calibri"/>
              </w:rPr>
              <w:t>23.222.27.170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401277F" w14:textId="77777777" w:rsidR="00C90278" w:rsidRPr="00B17F14" w:rsidRDefault="00C90278" w:rsidP="001A1B54">
            <w:pPr>
              <w:spacing w:line="259" w:lineRule="auto"/>
              <w:jc w:val="center"/>
              <w:rPr>
                <w:rFonts w:eastAsia="Calibri" w:cs="Calibri"/>
              </w:rPr>
            </w:pPr>
            <w:r>
              <w:rPr>
                <w:rFonts w:eastAsia="Calibri" w:cs="Calibri"/>
              </w:rPr>
              <w:t>23.222.200.7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B55257A" w14:textId="77777777" w:rsidR="00C90278" w:rsidRPr="00B17F14" w:rsidRDefault="00C90278" w:rsidP="001A1B54">
            <w:pPr>
              <w:spacing w:line="259" w:lineRule="auto"/>
              <w:jc w:val="center"/>
              <w:rPr>
                <w:rFonts w:eastAsia="Calibri" w:cs="Calibri"/>
              </w:rPr>
            </w:pPr>
            <w:r>
              <w:rPr>
                <w:rFonts w:eastAsia="Calibri" w:cs="Calibri"/>
              </w:rPr>
              <w:t>23.222.241.36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C8B9A5A" w14:textId="77777777" w:rsidR="00C90278" w:rsidRPr="00B17F14" w:rsidRDefault="00C90278" w:rsidP="001A1B54">
            <w:pPr>
              <w:spacing w:line="259" w:lineRule="auto"/>
              <w:jc w:val="center"/>
              <w:rPr>
                <w:rFonts w:eastAsia="Calibri" w:cs="Calibri"/>
              </w:rPr>
            </w:pPr>
            <w:r>
              <w:rPr>
                <w:rFonts w:eastAsia="Calibri" w:cs="Calibri"/>
              </w:rPr>
              <w:t>23.222.241.39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2AD513A" w14:textId="77777777" w:rsidR="00C90278" w:rsidRPr="00B17F14" w:rsidRDefault="00C90278" w:rsidP="001A1B54">
            <w:pPr>
              <w:spacing w:line="259" w:lineRule="auto"/>
              <w:jc w:val="center"/>
              <w:rPr>
                <w:rFonts w:eastAsia="Calibri" w:cs="Calibri"/>
              </w:rPr>
            </w:pPr>
            <w:r>
              <w:rPr>
                <w:rFonts w:eastAsia="Calibri" w:cs="Calibri"/>
              </w:rPr>
              <w:t>23.222.241.85</w:t>
            </w:r>
          </w:p>
        </w:tc>
      </w:tr>
      <w:tr w:rsidR="00C90278" w:rsidRPr="000D193B" w14:paraId="5423C2B9"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18EA0C1" w14:textId="77777777" w:rsidR="00C90278" w:rsidRPr="00B17F14" w:rsidRDefault="00C90278" w:rsidP="001A1B54">
            <w:pPr>
              <w:spacing w:line="259" w:lineRule="auto"/>
              <w:jc w:val="center"/>
              <w:rPr>
                <w:rFonts w:eastAsia="Calibri" w:cs="Calibri"/>
              </w:rPr>
            </w:pPr>
            <w:r>
              <w:rPr>
                <w:rFonts w:eastAsia="Calibri" w:cs="Calibri"/>
              </w:rPr>
              <w:t>23.222.241.89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7BA05CD" w14:textId="77777777" w:rsidR="00C90278" w:rsidRPr="00B17F14" w:rsidRDefault="00C90278" w:rsidP="001A1B54">
            <w:pPr>
              <w:spacing w:line="259" w:lineRule="auto"/>
              <w:jc w:val="center"/>
              <w:rPr>
                <w:rFonts w:eastAsia="Calibri" w:cs="Calibri"/>
              </w:rPr>
            </w:pPr>
            <w:r>
              <w:rPr>
                <w:rFonts w:eastAsia="Calibri" w:cs="Calibri"/>
              </w:rPr>
              <w:t>23.222.244.7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67D3C5A" w14:textId="77777777" w:rsidR="00C90278" w:rsidRPr="00B17F14" w:rsidRDefault="00C90278" w:rsidP="001A1B54">
            <w:pPr>
              <w:spacing w:line="259" w:lineRule="auto"/>
              <w:jc w:val="center"/>
              <w:rPr>
                <w:rFonts w:eastAsia="Calibri" w:cs="Calibri"/>
              </w:rPr>
            </w:pPr>
            <w:r>
              <w:rPr>
                <w:rFonts w:eastAsia="Calibri" w:cs="Calibri"/>
              </w:rPr>
              <w:t>23.222.250.4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D8108FD" w14:textId="77777777" w:rsidR="00C90278" w:rsidRPr="00B17F14" w:rsidRDefault="00C90278" w:rsidP="001A1B54">
            <w:pPr>
              <w:spacing w:line="259" w:lineRule="auto"/>
              <w:jc w:val="center"/>
              <w:rPr>
                <w:rFonts w:eastAsia="Calibri" w:cs="Calibri"/>
              </w:rPr>
            </w:pPr>
            <w:r>
              <w:rPr>
                <w:rFonts w:eastAsia="Calibri" w:cs="Calibri"/>
              </w:rPr>
              <w:t>23.222.250.7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A427F8B" w14:textId="77777777" w:rsidR="00C90278" w:rsidRPr="00B17F14" w:rsidRDefault="00C90278" w:rsidP="001A1B54">
            <w:pPr>
              <w:spacing w:line="259" w:lineRule="auto"/>
              <w:jc w:val="center"/>
              <w:rPr>
                <w:rFonts w:eastAsia="Calibri" w:cs="Calibri"/>
              </w:rPr>
            </w:pPr>
            <w:r>
              <w:rPr>
                <w:rFonts w:eastAsia="Calibri" w:cs="Calibri"/>
              </w:rPr>
              <w:t>23.222.250.10</w:t>
            </w:r>
          </w:p>
        </w:tc>
      </w:tr>
      <w:tr w:rsidR="00C90278" w:rsidRPr="000D193B" w14:paraId="0CE09BEF"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AF21B21" w14:textId="77777777" w:rsidR="00C90278" w:rsidRPr="00B17F14" w:rsidRDefault="00C90278" w:rsidP="001A1B54">
            <w:pPr>
              <w:spacing w:line="259" w:lineRule="auto"/>
              <w:jc w:val="center"/>
              <w:rPr>
                <w:rFonts w:eastAsia="Calibri" w:cs="Calibri"/>
              </w:rPr>
            </w:pPr>
            <w:r>
              <w:rPr>
                <w:rFonts w:eastAsia="Calibri" w:cs="Calibri"/>
              </w:rPr>
              <w:t>23.222.250.11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507BEB8" w14:textId="77777777" w:rsidR="00C90278" w:rsidRPr="00B17F14" w:rsidRDefault="00C90278" w:rsidP="001A1B54">
            <w:pPr>
              <w:spacing w:line="259" w:lineRule="auto"/>
              <w:jc w:val="center"/>
              <w:rPr>
                <w:rFonts w:eastAsia="Calibri" w:cs="Calibri"/>
              </w:rPr>
            </w:pPr>
            <w:r>
              <w:rPr>
                <w:rFonts w:eastAsia="Calibri" w:cs="Calibri"/>
              </w:rPr>
              <w:t>23.222.250.21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52C6AE5" w14:textId="77777777" w:rsidR="00C90278" w:rsidRPr="00B17F14" w:rsidRDefault="00C90278" w:rsidP="001A1B54">
            <w:pPr>
              <w:spacing w:line="259" w:lineRule="auto"/>
              <w:jc w:val="center"/>
              <w:rPr>
                <w:rFonts w:eastAsia="Calibri" w:cs="Calibri"/>
              </w:rPr>
            </w:pPr>
            <w:r>
              <w:rPr>
                <w:rFonts w:eastAsia="Calibri" w:cs="Calibri"/>
              </w:rPr>
              <w:t>23.222.250.29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40D82B3" w14:textId="77777777" w:rsidR="00C90278" w:rsidRPr="00B17F14" w:rsidRDefault="00C90278" w:rsidP="001A1B54">
            <w:pPr>
              <w:spacing w:line="259" w:lineRule="auto"/>
              <w:jc w:val="center"/>
              <w:rPr>
                <w:rFonts w:eastAsia="Calibri" w:cs="Calibri"/>
              </w:rPr>
            </w:pPr>
            <w:r>
              <w:rPr>
                <w:rFonts w:eastAsia="Calibri" w:cs="Calibri"/>
              </w:rPr>
              <w:t>23.222.250.234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55BC6A5" w14:textId="77777777" w:rsidR="00C90278" w:rsidRPr="00B17F14" w:rsidRDefault="00C90278" w:rsidP="001A1B54">
            <w:pPr>
              <w:spacing w:line="259" w:lineRule="auto"/>
              <w:jc w:val="center"/>
              <w:rPr>
                <w:rFonts w:eastAsia="Calibri" w:cs="Calibri"/>
              </w:rPr>
            </w:pPr>
            <w:r>
              <w:rPr>
                <w:rFonts w:eastAsia="Calibri" w:cs="Calibri"/>
              </w:rPr>
              <w:t>23.222.250.235</w:t>
            </w:r>
          </w:p>
        </w:tc>
      </w:tr>
      <w:tr w:rsidR="00C90278" w:rsidRPr="000D193B" w14:paraId="6F642AAE"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FCADA32" w14:textId="77777777" w:rsidR="00C90278" w:rsidRPr="00B17F14" w:rsidRDefault="00C90278" w:rsidP="001A1B54">
            <w:pPr>
              <w:spacing w:line="259" w:lineRule="auto"/>
              <w:jc w:val="center"/>
              <w:rPr>
                <w:rFonts w:eastAsia="Calibri" w:cs="Calibri"/>
              </w:rPr>
            </w:pPr>
            <w:r>
              <w:rPr>
                <w:rFonts w:eastAsia="Calibri" w:cs="Calibri"/>
              </w:rPr>
              <w:t>23.222.250.236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42176BF" w14:textId="77777777" w:rsidR="00C90278" w:rsidRPr="00B17F14" w:rsidRDefault="00C90278" w:rsidP="001A1B54">
            <w:pPr>
              <w:spacing w:line="259" w:lineRule="auto"/>
              <w:jc w:val="center"/>
              <w:rPr>
                <w:rFonts w:eastAsia="Calibri" w:cs="Calibri"/>
              </w:rPr>
            </w:pPr>
            <w:r>
              <w:rPr>
                <w:rFonts w:eastAsia="Calibri" w:cs="Calibri"/>
              </w:rPr>
              <w:t>23.222.250.238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2D55B45" w14:textId="77777777" w:rsidR="00C90278" w:rsidRPr="00B17F14" w:rsidRDefault="00C90278" w:rsidP="001A1B54">
            <w:pPr>
              <w:spacing w:line="259" w:lineRule="auto"/>
              <w:jc w:val="center"/>
              <w:rPr>
                <w:rFonts w:eastAsia="Calibri" w:cs="Calibri"/>
              </w:rPr>
            </w:pPr>
            <w:r>
              <w:rPr>
                <w:rFonts w:eastAsia="Calibri" w:cs="Calibri"/>
              </w:rPr>
              <w:t>23.222.250.239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E1B56C2" w14:textId="77777777" w:rsidR="00C90278" w:rsidRPr="00B17F14" w:rsidRDefault="00C90278" w:rsidP="001A1B54">
            <w:pPr>
              <w:spacing w:line="259" w:lineRule="auto"/>
              <w:jc w:val="center"/>
              <w:rPr>
                <w:rFonts w:eastAsia="Calibri" w:cs="Calibri"/>
              </w:rPr>
            </w:pPr>
            <w:r>
              <w:rPr>
                <w:rFonts w:eastAsia="Calibri" w:cs="Calibri"/>
              </w:rPr>
              <w:t>23.222.250.241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9DC3182" w14:textId="77777777" w:rsidR="00C90278" w:rsidRPr="00B17F14" w:rsidRDefault="00C90278" w:rsidP="001A1B54">
            <w:pPr>
              <w:spacing w:line="259" w:lineRule="auto"/>
              <w:jc w:val="center"/>
              <w:rPr>
                <w:rFonts w:eastAsia="Calibri" w:cs="Calibri"/>
              </w:rPr>
            </w:pPr>
            <w:r>
              <w:rPr>
                <w:rFonts w:eastAsia="Calibri" w:cs="Calibri"/>
              </w:rPr>
              <w:t>23.222.250.244</w:t>
            </w:r>
          </w:p>
        </w:tc>
      </w:tr>
      <w:tr w:rsidR="00C90278" w:rsidRPr="000D193B" w14:paraId="7ECF1D89"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0C648F9" w14:textId="77777777" w:rsidR="00C90278" w:rsidRPr="00B17F14" w:rsidRDefault="00C90278" w:rsidP="001A1B54">
            <w:pPr>
              <w:spacing w:line="259" w:lineRule="auto"/>
              <w:jc w:val="center"/>
              <w:rPr>
                <w:rFonts w:eastAsia="Calibri" w:cs="Calibri"/>
              </w:rPr>
            </w:pPr>
            <w:r>
              <w:rPr>
                <w:rFonts w:eastAsia="Calibri" w:cs="Calibri"/>
              </w:rPr>
              <w:t>23.222.250.246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1EA6ABA" w14:textId="77777777" w:rsidR="00C90278" w:rsidRPr="00B17F14" w:rsidRDefault="00C90278" w:rsidP="001A1B54">
            <w:pPr>
              <w:spacing w:line="259" w:lineRule="auto"/>
              <w:jc w:val="center"/>
              <w:rPr>
                <w:rFonts w:eastAsia="Calibri" w:cs="Calibri"/>
              </w:rPr>
            </w:pPr>
            <w:r>
              <w:rPr>
                <w:rFonts w:eastAsia="Calibri" w:cs="Calibri"/>
              </w:rPr>
              <w:t>23.223.134.70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90D1533" w14:textId="77777777" w:rsidR="00C90278" w:rsidRPr="00B17F14" w:rsidRDefault="00C90278" w:rsidP="001A1B54">
            <w:pPr>
              <w:spacing w:line="259" w:lineRule="auto"/>
              <w:jc w:val="center"/>
              <w:rPr>
                <w:rFonts w:eastAsia="Calibri" w:cs="Calibri"/>
              </w:rPr>
            </w:pPr>
            <w:r>
              <w:rPr>
                <w:rFonts w:eastAsia="Calibri" w:cs="Calibri"/>
              </w:rPr>
              <w:t>32.192.0.232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5F2FEC7" w14:textId="77777777" w:rsidR="00C90278" w:rsidRPr="00B17F14" w:rsidRDefault="00C90278" w:rsidP="001A1B54">
            <w:pPr>
              <w:spacing w:line="259" w:lineRule="auto"/>
              <w:jc w:val="center"/>
              <w:rPr>
                <w:rFonts w:eastAsia="Calibri" w:cs="Calibri"/>
              </w:rPr>
            </w:pPr>
            <w:r>
              <w:rPr>
                <w:rFonts w:eastAsia="Calibri" w:cs="Calibri"/>
              </w:rPr>
              <w:t>34.13.117.125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624DA14" w14:textId="77777777" w:rsidR="00C90278" w:rsidRPr="00B17F14" w:rsidRDefault="00C90278" w:rsidP="001A1B54">
            <w:pPr>
              <w:spacing w:line="259" w:lineRule="auto"/>
              <w:jc w:val="center"/>
              <w:rPr>
                <w:rFonts w:eastAsia="Calibri" w:cs="Calibri"/>
              </w:rPr>
            </w:pPr>
            <w:r>
              <w:rPr>
                <w:rFonts w:eastAsia="Calibri" w:cs="Calibri"/>
              </w:rPr>
              <w:t>34.196.226.99</w:t>
            </w:r>
          </w:p>
        </w:tc>
      </w:tr>
      <w:tr w:rsidR="00C90278" w:rsidRPr="000D193B" w14:paraId="250FCE28"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AACFCBD" w14:textId="77777777" w:rsidR="00C90278" w:rsidRPr="00B17F14" w:rsidRDefault="00C90278" w:rsidP="001A1B54">
            <w:pPr>
              <w:spacing w:line="259" w:lineRule="auto"/>
              <w:jc w:val="center"/>
              <w:rPr>
                <w:rFonts w:eastAsia="Calibri" w:cs="Calibri"/>
              </w:rPr>
            </w:pPr>
            <w:r>
              <w:rPr>
                <w:rFonts w:eastAsia="Calibri" w:cs="Calibri"/>
              </w:rPr>
              <w:t>34.226.35.92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968D520" w14:textId="77777777" w:rsidR="00C90278" w:rsidRPr="00B17F14" w:rsidRDefault="00C90278" w:rsidP="001A1B54">
            <w:pPr>
              <w:spacing w:line="259" w:lineRule="auto"/>
              <w:jc w:val="center"/>
              <w:rPr>
                <w:rFonts w:eastAsia="Calibri" w:cs="Calibri"/>
              </w:rPr>
            </w:pPr>
            <w:r>
              <w:rPr>
                <w:rFonts w:eastAsia="Calibri" w:cs="Calibri"/>
              </w:rPr>
              <w:t>35.166.83.120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5C4E6C6" w14:textId="77777777" w:rsidR="00C90278" w:rsidRPr="00B17F14" w:rsidRDefault="00C90278" w:rsidP="001A1B54">
            <w:pPr>
              <w:spacing w:line="259" w:lineRule="auto"/>
              <w:jc w:val="center"/>
              <w:rPr>
                <w:rFonts w:eastAsia="Calibri" w:cs="Calibri"/>
              </w:rPr>
            </w:pPr>
            <w:r>
              <w:rPr>
                <w:rFonts w:eastAsia="Calibri" w:cs="Calibri"/>
              </w:rPr>
              <w:t>40.93.192.4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DD5EB9C" w14:textId="77777777" w:rsidR="00C90278" w:rsidRPr="00B17F14" w:rsidRDefault="00C90278" w:rsidP="001A1B54">
            <w:pPr>
              <w:spacing w:line="259" w:lineRule="auto"/>
              <w:jc w:val="center"/>
              <w:rPr>
                <w:rFonts w:eastAsia="Calibri" w:cs="Calibri"/>
              </w:rPr>
            </w:pPr>
            <w:r>
              <w:rPr>
                <w:rFonts w:eastAsia="Calibri" w:cs="Calibri"/>
              </w:rPr>
              <w:t>40.99.8.200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2BC838E" w14:textId="77777777" w:rsidR="00C90278" w:rsidRPr="00B17F14" w:rsidRDefault="00C90278" w:rsidP="001A1B54">
            <w:pPr>
              <w:spacing w:line="259" w:lineRule="auto"/>
              <w:jc w:val="center"/>
              <w:rPr>
                <w:rFonts w:eastAsia="Calibri" w:cs="Calibri"/>
              </w:rPr>
            </w:pPr>
            <w:r>
              <w:rPr>
                <w:rFonts w:eastAsia="Calibri" w:cs="Calibri"/>
              </w:rPr>
              <w:t>40.99.9.104</w:t>
            </w:r>
          </w:p>
        </w:tc>
      </w:tr>
      <w:tr w:rsidR="00C90278" w:rsidRPr="000D193B" w14:paraId="2A5747AF"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A6499C3" w14:textId="77777777" w:rsidR="00C90278" w:rsidRPr="00B17F14" w:rsidRDefault="00C90278" w:rsidP="001A1B54">
            <w:pPr>
              <w:spacing w:line="259" w:lineRule="auto"/>
              <w:jc w:val="center"/>
              <w:rPr>
                <w:rFonts w:eastAsia="Calibri" w:cs="Calibri"/>
              </w:rPr>
            </w:pPr>
            <w:r>
              <w:rPr>
                <w:rFonts w:eastAsia="Calibri" w:cs="Calibri"/>
              </w:rPr>
              <w:t>40.99.133.216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06BC7C0" w14:textId="77777777" w:rsidR="00C90278" w:rsidRPr="00B17F14" w:rsidRDefault="00C90278" w:rsidP="001A1B54">
            <w:pPr>
              <w:spacing w:line="259" w:lineRule="auto"/>
              <w:jc w:val="center"/>
              <w:rPr>
                <w:rFonts w:eastAsia="Calibri" w:cs="Calibri"/>
              </w:rPr>
            </w:pPr>
            <w:r>
              <w:rPr>
                <w:rFonts w:eastAsia="Calibri" w:cs="Calibri"/>
              </w:rPr>
              <w:t>40.99.134.24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1DAD888" w14:textId="77777777" w:rsidR="00C90278" w:rsidRPr="00B17F14" w:rsidRDefault="00C90278" w:rsidP="001A1B54">
            <w:pPr>
              <w:spacing w:line="259" w:lineRule="auto"/>
              <w:jc w:val="center"/>
              <w:rPr>
                <w:rFonts w:eastAsia="Calibri" w:cs="Calibri"/>
              </w:rPr>
            </w:pPr>
            <w:r>
              <w:rPr>
                <w:rFonts w:eastAsia="Calibri" w:cs="Calibri"/>
              </w:rPr>
              <w:t>40.99.217.104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3B1B3B2" w14:textId="77777777" w:rsidR="00C90278" w:rsidRPr="00B17F14" w:rsidRDefault="00C90278" w:rsidP="001A1B54">
            <w:pPr>
              <w:spacing w:line="259" w:lineRule="auto"/>
              <w:jc w:val="center"/>
              <w:rPr>
                <w:rFonts w:eastAsia="Calibri" w:cs="Calibri"/>
              </w:rPr>
            </w:pPr>
            <w:r>
              <w:rPr>
                <w:rFonts w:eastAsia="Calibri" w:cs="Calibri"/>
              </w:rPr>
              <w:t>40.99.220.216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34788C8" w14:textId="77777777" w:rsidR="00C90278" w:rsidRPr="00B17F14" w:rsidRDefault="00C90278" w:rsidP="001A1B54">
            <w:pPr>
              <w:spacing w:line="259" w:lineRule="auto"/>
              <w:jc w:val="center"/>
              <w:rPr>
                <w:rFonts w:eastAsia="Calibri" w:cs="Calibri"/>
              </w:rPr>
            </w:pPr>
            <w:r>
              <w:rPr>
                <w:rFonts w:eastAsia="Calibri" w:cs="Calibri"/>
              </w:rPr>
              <w:t>40.99.232.216</w:t>
            </w:r>
          </w:p>
        </w:tc>
      </w:tr>
      <w:tr w:rsidR="00C90278" w:rsidRPr="000D193B" w14:paraId="676A5A08"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165D50B" w14:textId="77777777" w:rsidR="00C90278" w:rsidRPr="00B17F14" w:rsidRDefault="00C90278" w:rsidP="001A1B54">
            <w:pPr>
              <w:spacing w:line="259" w:lineRule="auto"/>
              <w:jc w:val="center"/>
              <w:rPr>
                <w:rFonts w:eastAsia="Calibri" w:cs="Calibri"/>
              </w:rPr>
            </w:pPr>
            <w:r>
              <w:rPr>
                <w:rFonts w:eastAsia="Calibri" w:cs="Calibri"/>
              </w:rPr>
              <w:t>40.103.64.232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AAB0A58" w14:textId="77777777" w:rsidR="00C90278" w:rsidRPr="00B17F14" w:rsidRDefault="00C90278" w:rsidP="001A1B54">
            <w:pPr>
              <w:spacing w:line="259" w:lineRule="auto"/>
              <w:jc w:val="center"/>
              <w:rPr>
                <w:rFonts w:eastAsia="Calibri" w:cs="Calibri"/>
              </w:rPr>
            </w:pPr>
            <w:r>
              <w:rPr>
                <w:rFonts w:eastAsia="Calibri" w:cs="Calibri"/>
              </w:rPr>
              <w:t>40.104.46.8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EB8BBD8" w14:textId="77777777" w:rsidR="00C90278" w:rsidRPr="00B17F14" w:rsidRDefault="00C90278" w:rsidP="001A1B54">
            <w:pPr>
              <w:spacing w:line="259" w:lineRule="auto"/>
              <w:jc w:val="center"/>
              <w:rPr>
                <w:rFonts w:eastAsia="Calibri" w:cs="Calibri"/>
              </w:rPr>
            </w:pPr>
            <w:r>
              <w:rPr>
                <w:rFonts w:eastAsia="Calibri" w:cs="Calibri"/>
              </w:rPr>
              <w:t>40.126.26.17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00B1A32" w14:textId="77777777" w:rsidR="00C90278" w:rsidRPr="00B17F14" w:rsidRDefault="00C90278" w:rsidP="001A1B54">
            <w:pPr>
              <w:spacing w:line="259" w:lineRule="auto"/>
              <w:jc w:val="center"/>
              <w:rPr>
                <w:rFonts w:eastAsia="Calibri" w:cs="Calibri"/>
              </w:rPr>
            </w:pPr>
            <w:r>
              <w:rPr>
                <w:rFonts w:eastAsia="Calibri" w:cs="Calibri"/>
              </w:rPr>
              <w:t>40.126.29.0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4F8CA01" w14:textId="77777777" w:rsidR="00C90278" w:rsidRPr="00B17F14" w:rsidRDefault="00C90278" w:rsidP="001A1B54">
            <w:pPr>
              <w:spacing w:line="259" w:lineRule="auto"/>
              <w:jc w:val="center"/>
              <w:rPr>
                <w:rFonts w:eastAsia="Calibri" w:cs="Calibri"/>
              </w:rPr>
            </w:pPr>
            <w:r>
              <w:rPr>
                <w:rFonts w:eastAsia="Calibri" w:cs="Calibri"/>
              </w:rPr>
              <w:t>44.209.172.153</w:t>
            </w:r>
          </w:p>
        </w:tc>
      </w:tr>
      <w:tr w:rsidR="00C90278" w:rsidRPr="000D193B" w14:paraId="4234CE3B"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60CE4A8" w14:textId="77777777" w:rsidR="00C90278" w:rsidRPr="00B17F14" w:rsidRDefault="00C90278" w:rsidP="001A1B54">
            <w:pPr>
              <w:spacing w:line="259" w:lineRule="auto"/>
              <w:jc w:val="center"/>
              <w:rPr>
                <w:rFonts w:eastAsia="Calibri" w:cs="Calibri"/>
              </w:rPr>
            </w:pPr>
            <w:r>
              <w:rPr>
                <w:rFonts w:eastAsia="Calibri" w:cs="Calibri"/>
              </w:rPr>
              <w:t>45.223.161.93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7ACF59E" w14:textId="77777777" w:rsidR="00C90278" w:rsidRPr="00B17F14" w:rsidRDefault="00C90278" w:rsidP="001A1B54">
            <w:pPr>
              <w:spacing w:line="259" w:lineRule="auto"/>
              <w:jc w:val="center"/>
              <w:rPr>
                <w:rFonts w:eastAsia="Calibri" w:cs="Calibri"/>
              </w:rPr>
            </w:pPr>
            <w:r>
              <w:rPr>
                <w:rFonts w:eastAsia="Calibri" w:cs="Calibri"/>
              </w:rPr>
              <w:t>45.223.165.93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157A083" w14:textId="77777777" w:rsidR="00C90278" w:rsidRPr="00B17F14" w:rsidRDefault="00C90278" w:rsidP="001A1B54">
            <w:pPr>
              <w:spacing w:line="259" w:lineRule="auto"/>
              <w:jc w:val="center"/>
              <w:rPr>
                <w:rFonts w:eastAsia="Calibri" w:cs="Calibri"/>
              </w:rPr>
            </w:pPr>
            <w:r>
              <w:rPr>
                <w:rFonts w:eastAsia="Calibri" w:cs="Calibri"/>
              </w:rPr>
              <w:t>45.223.169.93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9B5B3EE" w14:textId="77777777" w:rsidR="00C90278" w:rsidRPr="00B17F14" w:rsidRDefault="00C90278" w:rsidP="001A1B54">
            <w:pPr>
              <w:spacing w:line="259" w:lineRule="auto"/>
              <w:jc w:val="center"/>
              <w:rPr>
                <w:rFonts w:eastAsia="Calibri" w:cs="Calibri"/>
              </w:rPr>
            </w:pPr>
            <w:r>
              <w:rPr>
                <w:rFonts w:eastAsia="Calibri" w:cs="Calibri"/>
              </w:rPr>
              <w:t>45.223.173.93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AC4927E" w14:textId="77777777" w:rsidR="00C90278" w:rsidRPr="00B17F14" w:rsidRDefault="00C90278" w:rsidP="001A1B54">
            <w:pPr>
              <w:spacing w:line="259" w:lineRule="auto"/>
              <w:jc w:val="center"/>
              <w:rPr>
                <w:rFonts w:eastAsia="Calibri" w:cs="Calibri"/>
              </w:rPr>
            </w:pPr>
            <w:r>
              <w:rPr>
                <w:rFonts w:eastAsia="Calibri" w:cs="Calibri"/>
              </w:rPr>
              <w:t>45.223.177.93</w:t>
            </w:r>
          </w:p>
        </w:tc>
      </w:tr>
      <w:tr w:rsidR="00C90278" w:rsidRPr="000D193B" w14:paraId="146D3658"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ED87AD5" w14:textId="77777777" w:rsidR="00C90278" w:rsidRPr="00B17F14" w:rsidRDefault="00C90278" w:rsidP="001A1B54">
            <w:pPr>
              <w:spacing w:line="259" w:lineRule="auto"/>
              <w:jc w:val="center"/>
              <w:rPr>
                <w:rFonts w:eastAsia="Calibri" w:cs="Calibri"/>
              </w:rPr>
            </w:pPr>
            <w:r>
              <w:rPr>
                <w:rFonts w:eastAsia="Calibri" w:cs="Calibri"/>
              </w:rPr>
              <w:t>45.223.181.93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1ED2F92" w14:textId="77777777" w:rsidR="00C90278" w:rsidRPr="00B17F14" w:rsidRDefault="00C90278" w:rsidP="001A1B54">
            <w:pPr>
              <w:spacing w:line="259" w:lineRule="auto"/>
              <w:jc w:val="center"/>
              <w:rPr>
                <w:rFonts w:eastAsia="Calibri" w:cs="Calibri"/>
              </w:rPr>
            </w:pPr>
            <w:r>
              <w:rPr>
                <w:rFonts w:eastAsia="Calibri" w:cs="Calibri"/>
              </w:rPr>
              <w:t>50.56.234.111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346C6FD" w14:textId="77777777" w:rsidR="00C90278" w:rsidRPr="00B17F14" w:rsidRDefault="00C90278" w:rsidP="001A1B54">
            <w:pPr>
              <w:spacing w:line="259" w:lineRule="auto"/>
              <w:jc w:val="center"/>
              <w:rPr>
                <w:rFonts w:eastAsia="Calibri" w:cs="Calibri"/>
              </w:rPr>
            </w:pPr>
            <w:r>
              <w:rPr>
                <w:rFonts w:eastAsia="Calibri" w:cs="Calibri"/>
              </w:rPr>
              <w:t>50.56.244.90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D4C8E4F" w14:textId="77777777" w:rsidR="00C90278" w:rsidRPr="00B17F14" w:rsidRDefault="00C90278" w:rsidP="001A1B54">
            <w:pPr>
              <w:spacing w:line="259" w:lineRule="auto"/>
              <w:jc w:val="center"/>
              <w:rPr>
                <w:rFonts w:eastAsia="Calibri" w:cs="Calibri"/>
              </w:rPr>
            </w:pPr>
            <w:r>
              <w:rPr>
                <w:rFonts w:eastAsia="Calibri" w:cs="Calibri"/>
              </w:rPr>
              <w:t>50.240.104.162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CFC4198" w14:textId="77777777" w:rsidR="00C90278" w:rsidRPr="00B17F14" w:rsidRDefault="00C90278" w:rsidP="001A1B54">
            <w:pPr>
              <w:spacing w:line="259" w:lineRule="auto"/>
              <w:jc w:val="center"/>
              <w:rPr>
                <w:rFonts w:eastAsia="Calibri" w:cs="Calibri"/>
              </w:rPr>
            </w:pPr>
            <w:r>
              <w:rPr>
                <w:rFonts w:eastAsia="Calibri" w:cs="Calibri"/>
              </w:rPr>
              <w:t>50.240.104.164</w:t>
            </w:r>
          </w:p>
        </w:tc>
      </w:tr>
      <w:tr w:rsidR="00C90278" w:rsidRPr="000D193B" w14:paraId="195BF7CE"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CCA8471" w14:textId="77777777" w:rsidR="00C90278" w:rsidRPr="00B17F14" w:rsidRDefault="00C90278" w:rsidP="001A1B54">
            <w:pPr>
              <w:spacing w:line="259" w:lineRule="auto"/>
              <w:jc w:val="center"/>
              <w:rPr>
                <w:rFonts w:eastAsia="Calibri" w:cs="Calibri"/>
              </w:rPr>
            </w:pPr>
            <w:r>
              <w:rPr>
                <w:rFonts w:eastAsia="Calibri" w:cs="Calibri"/>
              </w:rPr>
              <w:t>52.7.151.139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047BEEA" w14:textId="77777777" w:rsidR="00C90278" w:rsidRPr="00B17F14" w:rsidRDefault="00C90278" w:rsidP="001A1B54">
            <w:pPr>
              <w:spacing w:line="259" w:lineRule="auto"/>
              <w:jc w:val="center"/>
              <w:rPr>
                <w:rFonts w:eastAsia="Calibri" w:cs="Calibri"/>
              </w:rPr>
            </w:pPr>
            <w:r>
              <w:rPr>
                <w:rFonts w:eastAsia="Calibri" w:cs="Calibri"/>
              </w:rPr>
              <w:t>52.54.111.103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B73E503" w14:textId="77777777" w:rsidR="00C90278" w:rsidRPr="00B17F14" w:rsidRDefault="00C90278" w:rsidP="001A1B54">
            <w:pPr>
              <w:spacing w:line="259" w:lineRule="auto"/>
              <w:jc w:val="center"/>
              <w:rPr>
                <w:rFonts w:eastAsia="Calibri" w:cs="Calibri"/>
              </w:rPr>
            </w:pPr>
            <w:r>
              <w:rPr>
                <w:rFonts w:eastAsia="Calibri" w:cs="Calibri"/>
              </w:rPr>
              <w:t>52.73.186.125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8255AF0" w14:textId="77777777" w:rsidR="00C90278" w:rsidRPr="00B17F14" w:rsidRDefault="00C90278" w:rsidP="001A1B54">
            <w:pPr>
              <w:spacing w:line="259" w:lineRule="auto"/>
              <w:jc w:val="center"/>
              <w:rPr>
                <w:rFonts w:eastAsia="Calibri" w:cs="Calibri"/>
              </w:rPr>
            </w:pPr>
            <w:r>
              <w:rPr>
                <w:rFonts w:eastAsia="Calibri" w:cs="Calibri"/>
              </w:rPr>
              <w:t>52.84.118.3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C1E8187" w14:textId="77777777" w:rsidR="00C90278" w:rsidRPr="00B17F14" w:rsidRDefault="00C90278" w:rsidP="001A1B54">
            <w:pPr>
              <w:spacing w:line="259" w:lineRule="auto"/>
              <w:jc w:val="center"/>
              <w:rPr>
                <w:rFonts w:eastAsia="Calibri" w:cs="Calibri"/>
              </w:rPr>
            </w:pPr>
            <w:r>
              <w:rPr>
                <w:rFonts w:eastAsia="Calibri" w:cs="Calibri"/>
              </w:rPr>
              <w:t>52.84.118.55</w:t>
            </w:r>
          </w:p>
        </w:tc>
      </w:tr>
      <w:tr w:rsidR="00C90278" w:rsidRPr="000D193B" w14:paraId="18269385"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83E528E" w14:textId="77777777" w:rsidR="00C90278" w:rsidRPr="00B17F14" w:rsidRDefault="00C90278" w:rsidP="001A1B54">
            <w:pPr>
              <w:spacing w:line="259" w:lineRule="auto"/>
              <w:jc w:val="center"/>
              <w:rPr>
                <w:rFonts w:eastAsia="Calibri" w:cs="Calibri"/>
              </w:rPr>
            </w:pPr>
            <w:r>
              <w:rPr>
                <w:rFonts w:eastAsia="Calibri" w:cs="Calibri"/>
              </w:rPr>
              <w:t>52.84.118.71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9F1FEAF" w14:textId="77777777" w:rsidR="00C90278" w:rsidRPr="00B17F14" w:rsidRDefault="00C90278" w:rsidP="001A1B54">
            <w:pPr>
              <w:spacing w:line="259" w:lineRule="auto"/>
              <w:jc w:val="center"/>
              <w:rPr>
                <w:rFonts w:eastAsia="Calibri" w:cs="Calibri"/>
              </w:rPr>
            </w:pPr>
            <w:r>
              <w:rPr>
                <w:rFonts w:eastAsia="Calibri" w:cs="Calibri"/>
              </w:rPr>
              <w:t>52.84.118.85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3C44509" w14:textId="77777777" w:rsidR="00C90278" w:rsidRPr="00B17F14" w:rsidRDefault="00C90278" w:rsidP="001A1B54">
            <w:pPr>
              <w:spacing w:line="259" w:lineRule="auto"/>
              <w:jc w:val="center"/>
              <w:rPr>
                <w:rFonts w:eastAsia="Calibri" w:cs="Calibri"/>
              </w:rPr>
            </w:pPr>
            <w:r>
              <w:rPr>
                <w:rFonts w:eastAsia="Calibri" w:cs="Calibri"/>
              </w:rPr>
              <w:t>52.85.12.10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B992C5B" w14:textId="77777777" w:rsidR="00C90278" w:rsidRPr="00B17F14" w:rsidRDefault="00C90278" w:rsidP="001A1B54">
            <w:pPr>
              <w:spacing w:line="259" w:lineRule="auto"/>
              <w:jc w:val="center"/>
              <w:rPr>
                <w:rFonts w:eastAsia="Calibri" w:cs="Calibri"/>
              </w:rPr>
            </w:pPr>
            <w:r>
              <w:rPr>
                <w:rFonts w:eastAsia="Calibri" w:cs="Calibri"/>
              </w:rPr>
              <w:t>52.85.12.68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E4780D6" w14:textId="77777777" w:rsidR="00C90278" w:rsidRPr="00B17F14" w:rsidRDefault="00C90278" w:rsidP="001A1B54">
            <w:pPr>
              <w:spacing w:line="259" w:lineRule="auto"/>
              <w:jc w:val="center"/>
              <w:rPr>
                <w:rFonts w:eastAsia="Calibri" w:cs="Calibri"/>
              </w:rPr>
            </w:pPr>
            <w:r>
              <w:rPr>
                <w:rFonts w:eastAsia="Calibri" w:cs="Calibri"/>
              </w:rPr>
              <w:t>52.85.12.75</w:t>
            </w:r>
          </w:p>
        </w:tc>
      </w:tr>
      <w:tr w:rsidR="00C90278" w:rsidRPr="000D193B" w14:paraId="0FE01604"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AF61FDF" w14:textId="77777777" w:rsidR="00C90278" w:rsidRPr="00B17F14" w:rsidRDefault="00C90278" w:rsidP="001A1B54">
            <w:pPr>
              <w:spacing w:line="259" w:lineRule="auto"/>
              <w:jc w:val="center"/>
              <w:rPr>
                <w:rFonts w:eastAsia="Calibri" w:cs="Calibri"/>
              </w:rPr>
            </w:pPr>
            <w:r>
              <w:rPr>
                <w:rFonts w:eastAsia="Calibri" w:cs="Calibri"/>
              </w:rPr>
              <w:t>52.85.12.120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F317D95" w14:textId="77777777" w:rsidR="00C90278" w:rsidRPr="00B17F14" w:rsidRDefault="00C90278" w:rsidP="001A1B54">
            <w:pPr>
              <w:spacing w:line="259" w:lineRule="auto"/>
              <w:jc w:val="center"/>
              <w:rPr>
                <w:rFonts w:eastAsia="Calibri" w:cs="Calibri"/>
              </w:rPr>
            </w:pPr>
            <w:r>
              <w:rPr>
                <w:rFonts w:eastAsia="Calibri" w:cs="Calibri"/>
              </w:rPr>
              <w:t>52.85.129.40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8ABB995" w14:textId="77777777" w:rsidR="00C90278" w:rsidRPr="00B17F14" w:rsidRDefault="00C90278" w:rsidP="001A1B54">
            <w:pPr>
              <w:spacing w:line="259" w:lineRule="auto"/>
              <w:jc w:val="center"/>
              <w:rPr>
                <w:rFonts w:eastAsia="Calibri" w:cs="Calibri"/>
              </w:rPr>
            </w:pPr>
            <w:r>
              <w:rPr>
                <w:rFonts w:eastAsia="Calibri" w:cs="Calibri"/>
              </w:rPr>
              <w:t>52.85.129.65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EFB7E17" w14:textId="77777777" w:rsidR="00C90278" w:rsidRPr="00B17F14" w:rsidRDefault="00C90278" w:rsidP="001A1B54">
            <w:pPr>
              <w:spacing w:line="259" w:lineRule="auto"/>
              <w:jc w:val="center"/>
              <w:rPr>
                <w:rFonts w:eastAsia="Calibri" w:cs="Calibri"/>
              </w:rPr>
            </w:pPr>
            <w:r>
              <w:rPr>
                <w:rFonts w:eastAsia="Calibri" w:cs="Calibri"/>
              </w:rPr>
              <w:t>52.85.129.79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12126F4" w14:textId="77777777" w:rsidR="00C90278" w:rsidRPr="00B17F14" w:rsidRDefault="00C90278" w:rsidP="001A1B54">
            <w:pPr>
              <w:spacing w:line="259" w:lineRule="auto"/>
              <w:jc w:val="center"/>
              <w:rPr>
                <w:rFonts w:eastAsia="Calibri" w:cs="Calibri"/>
              </w:rPr>
            </w:pPr>
            <w:r>
              <w:rPr>
                <w:rFonts w:eastAsia="Calibri" w:cs="Calibri"/>
              </w:rPr>
              <w:t>52.85.129.112</w:t>
            </w:r>
          </w:p>
        </w:tc>
      </w:tr>
      <w:tr w:rsidR="00C90278" w:rsidRPr="000D193B" w14:paraId="193A3536"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2B953D9" w14:textId="77777777" w:rsidR="00C90278" w:rsidRPr="00B17F14" w:rsidRDefault="00C90278" w:rsidP="001A1B54">
            <w:pPr>
              <w:spacing w:line="259" w:lineRule="auto"/>
              <w:jc w:val="center"/>
              <w:rPr>
                <w:rFonts w:eastAsia="Calibri" w:cs="Calibri"/>
              </w:rPr>
            </w:pPr>
            <w:r>
              <w:rPr>
                <w:rFonts w:eastAsia="Calibri" w:cs="Calibri"/>
              </w:rPr>
              <w:t>52.86.38.90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AD26EBE" w14:textId="77777777" w:rsidR="00C90278" w:rsidRPr="00B17F14" w:rsidRDefault="00C90278" w:rsidP="001A1B54">
            <w:pPr>
              <w:spacing w:line="259" w:lineRule="auto"/>
              <w:jc w:val="center"/>
              <w:rPr>
                <w:rFonts w:eastAsia="Calibri" w:cs="Calibri"/>
              </w:rPr>
            </w:pPr>
            <w:r>
              <w:rPr>
                <w:rFonts w:eastAsia="Calibri" w:cs="Calibri"/>
              </w:rPr>
              <w:t>52.96.42.72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5EF50BB" w14:textId="77777777" w:rsidR="00C90278" w:rsidRPr="00B17F14" w:rsidRDefault="00C90278" w:rsidP="001A1B54">
            <w:pPr>
              <w:spacing w:line="259" w:lineRule="auto"/>
              <w:jc w:val="center"/>
              <w:rPr>
                <w:rFonts w:eastAsia="Calibri" w:cs="Calibri"/>
              </w:rPr>
            </w:pPr>
            <w:r>
              <w:rPr>
                <w:rFonts w:eastAsia="Calibri" w:cs="Calibri"/>
              </w:rPr>
              <w:t>52.96.43.168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8F8EA61" w14:textId="77777777" w:rsidR="00C90278" w:rsidRPr="00B17F14" w:rsidRDefault="00C90278" w:rsidP="001A1B54">
            <w:pPr>
              <w:spacing w:line="259" w:lineRule="auto"/>
              <w:jc w:val="center"/>
              <w:rPr>
                <w:rFonts w:eastAsia="Calibri" w:cs="Calibri"/>
              </w:rPr>
            </w:pPr>
            <w:r>
              <w:rPr>
                <w:rFonts w:eastAsia="Calibri" w:cs="Calibri"/>
              </w:rPr>
              <w:t>52.96.48.56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04459EA" w14:textId="77777777" w:rsidR="00C90278" w:rsidRPr="00B17F14" w:rsidRDefault="00C90278" w:rsidP="001A1B54">
            <w:pPr>
              <w:spacing w:line="259" w:lineRule="auto"/>
              <w:jc w:val="center"/>
              <w:rPr>
                <w:rFonts w:eastAsia="Calibri" w:cs="Calibri"/>
              </w:rPr>
            </w:pPr>
            <w:r>
              <w:rPr>
                <w:rFonts w:eastAsia="Calibri" w:cs="Calibri"/>
              </w:rPr>
              <w:t>52.96.79.8</w:t>
            </w:r>
          </w:p>
        </w:tc>
      </w:tr>
      <w:tr w:rsidR="00C90278" w:rsidRPr="000D193B" w14:paraId="489DFE81"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9180BDE" w14:textId="77777777" w:rsidR="00C90278" w:rsidRPr="00B17F14" w:rsidRDefault="00C90278" w:rsidP="001A1B54">
            <w:pPr>
              <w:spacing w:line="259" w:lineRule="auto"/>
              <w:jc w:val="center"/>
              <w:rPr>
                <w:rFonts w:eastAsia="Calibri" w:cs="Calibri"/>
              </w:rPr>
            </w:pPr>
            <w:r>
              <w:rPr>
                <w:rFonts w:eastAsia="Calibri" w:cs="Calibri"/>
              </w:rPr>
              <w:t>52.96.91.40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A8C26C7" w14:textId="77777777" w:rsidR="00C90278" w:rsidRPr="00B17F14" w:rsidRDefault="00C90278" w:rsidP="001A1B54">
            <w:pPr>
              <w:spacing w:line="259" w:lineRule="auto"/>
              <w:jc w:val="center"/>
              <w:rPr>
                <w:rFonts w:eastAsia="Calibri" w:cs="Calibri"/>
              </w:rPr>
            </w:pPr>
            <w:r>
              <w:rPr>
                <w:rFonts w:eastAsia="Calibri" w:cs="Calibri"/>
              </w:rPr>
              <w:t>52.96.97.152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DB8860C" w14:textId="77777777" w:rsidR="00C90278" w:rsidRPr="00B17F14" w:rsidRDefault="00C90278" w:rsidP="001A1B54">
            <w:pPr>
              <w:spacing w:line="259" w:lineRule="auto"/>
              <w:jc w:val="center"/>
              <w:rPr>
                <w:rFonts w:eastAsia="Calibri" w:cs="Calibri"/>
              </w:rPr>
            </w:pPr>
            <w:r>
              <w:rPr>
                <w:rFonts w:eastAsia="Calibri" w:cs="Calibri"/>
              </w:rPr>
              <w:t>52.96.97.168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AFB4776" w14:textId="77777777" w:rsidR="00C90278" w:rsidRPr="00B17F14" w:rsidRDefault="00C90278" w:rsidP="001A1B54">
            <w:pPr>
              <w:spacing w:line="259" w:lineRule="auto"/>
              <w:jc w:val="center"/>
              <w:rPr>
                <w:rFonts w:eastAsia="Calibri" w:cs="Calibri"/>
              </w:rPr>
            </w:pPr>
            <w:r>
              <w:rPr>
                <w:rFonts w:eastAsia="Calibri" w:cs="Calibri"/>
              </w:rPr>
              <w:t>52.96.104.8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4F1502F" w14:textId="77777777" w:rsidR="00C90278" w:rsidRPr="00B17F14" w:rsidRDefault="00C90278" w:rsidP="001A1B54">
            <w:pPr>
              <w:spacing w:line="259" w:lineRule="auto"/>
              <w:jc w:val="center"/>
              <w:rPr>
                <w:rFonts w:eastAsia="Calibri" w:cs="Calibri"/>
              </w:rPr>
            </w:pPr>
            <w:r>
              <w:rPr>
                <w:rFonts w:eastAsia="Calibri" w:cs="Calibri"/>
              </w:rPr>
              <w:t>52.96.104.40</w:t>
            </w:r>
          </w:p>
        </w:tc>
      </w:tr>
      <w:tr w:rsidR="00C90278" w:rsidRPr="000D193B" w14:paraId="5D7C7712"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0397620" w14:textId="77777777" w:rsidR="00C90278" w:rsidRPr="00B17F14" w:rsidRDefault="00C90278" w:rsidP="001A1B54">
            <w:pPr>
              <w:spacing w:line="259" w:lineRule="auto"/>
              <w:jc w:val="center"/>
              <w:rPr>
                <w:rFonts w:eastAsia="Calibri" w:cs="Calibri"/>
              </w:rPr>
            </w:pPr>
            <w:r>
              <w:rPr>
                <w:rFonts w:eastAsia="Calibri" w:cs="Calibri"/>
              </w:rPr>
              <w:lastRenderedPageBreak/>
              <w:t>52.96.104.56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7758C9A" w14:textId="77777777" w:rsidR="00C90278" w:rsidRPr="00B17F14" w:rsidRDefault="00C90278" w:rsidP="001A1B54">
            <w:pPr>
              <w:spacing w:line="259" w:lineRule="auto"/>
              <w:jc w:val="center"/>
              <w:rPr>
                <w:rFonts w:eastAsia="Calibri" w:cs="Calibri"/>
              </w:rPr>
            </w:pPr>
            <w:r>
              <w:rPr>
                <w:rFonts w:eastAsia="Calibri" w:cs="Calibri"/>
              </w:rPr>
              <w:t>52.96.113.168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39FEE34" w14:textId="77777777" w:rsidR="00C90278" w:rsidRPr="00B17F14" w:rsidRDefault="00C90278" w:rsidP="001A1B54">
            <w:pPr>
              <w:spacing w:line="259" w:lineRule="auto"/>
              <w:jc w:val="center"/>
              <w:rPr>
                <w:rFonts w:eastAsia="Calibri" w:cs="Calibri"/>
              </w:rPr>
            </w:pPr>
            <w:r>
              <w:rPr>
                <w:rFonts w:eastAsia="Calibri" w:cs="Calibri"/>
              </w:rPr>
              <w:t>52.96.113.184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981F6D7" w14:textId="77777777" w:rsidR="00C90278" w:rsidRPr="00B17F14" w:rsidRDefault="00C90278" w:rsidP="001A1B54">
            <w:pPr>
              <w:spacing w:line="259" w:lineRule="auto"/>
              <w:jc w:val="center"/>
              <w:rPr>
                <w:rFonts w:eastAsia="Calibri" w:cs="Calibri"/>
              </w:rPr>
            </w:pPr>
            <w:r>
              <w:rPr>
                <w:rFonts w:eastAsia="Calibri" w:cs="Calibri"/>
              </w:rPr>
              <w:t>52.96.122.24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9E7678E" w14:textId="77777777" w:rsidR="00C90278" w:rsidRPr="00B17F14" w:rsidRDefault="00C90278" w:rsidP="001A1B54">
            <w:pPr>
              <w:spacing w:line="259" w:lineRule="auto"/>
              <w:jc w:val="center"/>
              <w:rPr>
                <w:rFonts w:eastAsia="Calibri" w:cs="Calibri"/>
              </w:rPr>
            </w:pPr>
            <w:r>
              <w:rPr>
                <w:rFonts w:eastAsia="Calibri" w:cs="Calibri"/>
              </w:rPr>
              <w:t>52.96.122.56</w:t>
            </w:r>
          </w:p>
        </w:tc>
      </w:tr>
      <w:tr w:rsidR="00C90278" w:rsidRPr="000D193B" w14:paraId="499C62DF"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AF0C822" w14:textId="77777777" w:rsidR="00C90278" w:rsidRPr="00B17F14" w:rsidRDefault="00C90278" w:rsidP="001A1B54">
            <w:pPr>
              <w:spacing w:line="259" w:lineRule="auto"/>
              <w:jc w:val="center"/>
              <w:rPr>
                <w:rFonts w:eastAsia="Calibri" w:cs="Calibri"/>
              </w:rPr>
            </w:pPr>
            <w:r>
              <w:rPr>
                <w:rFonts w:eastAsia="Calibri" w:cs="Calibri"/>
              </w:rPr>
              <w:t>52.96.122.72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23A649E" w14:textId="77777777" w:rsidR="00C90278" w:rsidRPr="00B17F14" w:rsidRDefault="00C90278" w:rsidP="001A1B54">
            <w:pPr>
              <w:spacing w:line="259" w:lineRule="auto"/>
              <w:jc w:val="center"/>
              <w:rPr>
                <w:rFonts w:eastAsia="Calibri" w:cs="Calibri"/>
              </w:rPr>
            </w:pPr>
            <w:r>
              <w:rPr>
                <w:rFonts w:eastAsia="Calibri" w:cs="Calibri"/>
              </w:rPr>
              <w:t>52.96.122.88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532D7F1" w14:textId="77777777" w:rsidR="00C90278" w:rsidRPr="00B17F14" w:rsidRDefault="00C90278" w:rsidP="001A1B54">
            <w:pPr>
              <w:spacing w:line="259" w:lineRule="auto"/>
              <w:jc w:val="center"/>
              <w:rPr>
                <w:rFonts w:eastAsia="Calibri" w:cs="Calibri"/>
              </w:rPr>
            </w:pPr>
            <w:r>
              <w:rPr>
                <w:rFonts w:eastAsia="Calibri" w:cs="Calibri"/>
              </w:rPr>
              <w:t>52.96.157.120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A930A86" w14:textId="77777777" w:rsidR="00C90278" w:rsidRPr="00B17F14" w:rsidRDefault="00C90278" w:rsidP="001A1B54">
            <w:pPr>
              <w:spacing w:line="259" w:lineRule="auto"/>
              <w:jc w:val="center"/>
              <w:rPr>
                <w:rFonts w:eastAsia="Calibri" w:cs="Calibri"/>
              </w:rPr>
            </w:pPr>
            <w:r>
              <w:rPr>
                <w:rFonts w:eastAsia="Calibri" w:cs="Calibri"/>
              </w:rPr>
              <w:t>52.96.163.8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6078594" w14:textId="77777777" w:rsidR="00C90278" w:rsidRPr="00B17F14" w:rsidRDefault="00C90278" w:rsidP="001A1B54">
            <w:pPr>
              <w:spacing w:line="259" w:lineRule="auto"/>
              <w:jc w:val="center"/>
              <w:rPr>
                <w:rFonts w:eastAsia="Calibri" w:cs="Calibri"/>
              </w:rPr>
            </w:pPr>
            <w:r>
              <w:rPr>
                <w:rFonts w:eastAsia="Calibri" w:cs="Calibri"/>
              </w:rPr>
              <w:t>52.97.214.152</w:t>
            </w:r>
          </w:p>
        </w:tc>
      </w:tr>
      <w:tr w:rsidR="00C90278" w:rsidRPr="000D193B" w14:paraId="4EB7748B"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F89D244" w14:textId="77777777" w:rsidR="00C90278" w:rsidRPr="00B17F14" w:rsidRDefault="00C90278" w:rsidP="001A1B54">
            <w:pPr>
              <w:spacing w:line="259" w:lineRule="auto"/>
              <w:jc w:val="center"/>
              <w:rPr>
                <w:rFonts w:eastAsia="Calibri" w:cs="Calibri"/>
              </w:rPr>
            </w:pPr>
            <w:r>
              <w:rPr>
                <w:rFonts w:eastAsia="Calibri" w:cs="Calibri"/>
              </w:rPr>
              <w:t>52.97.233.56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5543898" w14:textId="77777777" w:rsidR="00C90278" w:rsidRPr="00B17F14" w:rsidRDefault="00C90278" w:rsidP="001A1B54">
            <w:pPr>
              <w:spacing w:line="259" w:lineRule="auto"/>
              <w:jc w:val="center"/>
              <w:rPr>
                <w:rFonts w:eastAsia="Calibri" w:cs="Calibri"/>
              </w:rPr>
            </w:pPr>
            <w:r>
              <w:rPr>
                <w:rFonts w:eastAsia="Calibri" w:cs="Calibri"/>
              </w:rPr>
              <w:t>52.98.8.72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B0BFA67" w14:textId="77777777" w:rsidR="00C90278" w:rsidRPr="00B17F14" w:rsidRDefault="00C90278" w:rsidP="001A1B54">
            <w:pPr>
              <w:spacing w:line="259" w:lineRule="auto"/>
              <w:jc w:val="center"/>
              <w:rPr>
                <w:rFonts w:eastAsia="Calibri" w:cs="Calibri"/>
              </w:rPr>
            </w:pPr>
            <w:r>
              <w:rPr>
                <w:rFonts w:eastAsia="Calibri" w:cs="Calibri"/>
              </w:rPr>
              <w:t>52.98.38.72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59243CC" w14:textId="77777777" w:rsidR="00C90278" w:rsidRPr="00B17F14" w:rsidRDefault="00C90278" w:rsidP="001A1B54">
            <w:pPr>
              <w:spacing w:line="259" w:lineRule="auto"/>
              <w:jc w:val="center"/>
              <w:rPr>
                <w:rFonts w:eastAsia="Calibri" w:cs="Calibri"/>
              </w:rPr>
            </w:pPr>
            <w:r>
              <w:rPr>
                <w:rFonts w:eastAsia="Calibri" w:cs="Calibri"/>
              </w:rPr>
              <w:t>52.98.142.136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73F9EAF" w14:textId="77777777" w:rsidR="00C90278" w:rsidRPr="00B17F14" w:rsidRDefault="00C90278" w:rsidP="001A1B54">
            <w:pPr>
              <w:spacing w:line="259" w:lineRule="auto"/>
              <w:jc w:val="center"/>
              <w:rPr>
                <w:rFonts w:eastAsia="Calibri" w:cs="Calibri"/>
              </w:rPr>
            </w:pPr>
            <w:r>
              <w:rPr>
                <w:rFonts w:eastAsia="Calibri" w:cs="Calibri"/>
              </w:rPr>
              <w:t>52.98.143.88</w:t>
            </w:r>
          </w:p>
        </w:tc>
      </w:tr>
      <w:tr w:rsidR="00C90278" w:rsidRPr="000D193B" w14:paraId="3A31398F"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EFED195" w14:textId="77777777" w:rsidR="00C90278" w:rsidRPr="00B17F14" w:rsidRDefault="00C90278" w:rsidP="001A1B54">
            <w:pPr>
              <w:spacing w:line="259" w:lineRule="auto"/>
              <w:jc w:val="center"/>
              <w:rPr>
                <w:rFonts w:eastAsia="Calibri" w:cs="Calibri"/>
              </w:rPr>
            </w:pPr>
            <w:r>
              <w:rPr>
                <w:rFonts w:eastAsia="Calibri" w:cs="Calibri"/>
              </w:rPr>
              <w:t>52.101.8.35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0BB4035" w14:textId="77777777" w:rsidR="00C90278" w:rsidRPr="00B17F14" w:rsidRDefault="00C90278" w:rsidP="001A1B54">
            <w:pPr>
              <w:spacing w:line="259" w:lineRule="auto"/>
              <w:jc w:val="center"/>
              <w:rPr>
                <w:rFonts w:eastAsia="Calibri" w:cs="Calibri"/>
              </w:rPr>
            </w:pPr>
            <w:r>
              <w:rPr>
                <w:rFonts w:eastAsia="Calibri" w:cs="Calibri"/>
              </w:rPr>
              <w:t>52.101.8.71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A9B0D7D" w14:textId="77777777" w:rsidR="00C90278" w:rsidRPr="00B17F14" w:rsidRDefault="00C90278" w:rsidP="001A1B54">
            <w:pPr>
              <w:spacing w:line="259" w:lineRule="auto"/>
              <w:jc w:val="center"/>
              <w:rPr>
                <w:rFonts w:eastAsia="Calibri" w:cs="Calibri"/>
              </w:rPr>
            </w:pPr>
            <w:r>
              <w:rPr>
                <w:rFonts w:eastAsia="Calibri" w:cs="Calibri"/>
              </w:rPr>
              <w:t>52.101.9.4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9616540" w14:textId="77777777" w:rsidR="00C90278" w:rsidRPr="00B17F14" w:rsidRDefault="00C90278" w:rsidP="001A1B54">
            <w:pPr>
              <w:spacing w:line="259" w:lineRule="auto"/>
              <w:jc w:val="center"/>
              <w:rPr>
                <w:rFonts w:eastAsia="Calibri" w:cs="Calibri"/>
              </w:rPr>
            </w:pPr>
            <w:r>
              <w:rPr>
                <w:rFonts w:eastAsia="Calibri" w:cs="Calibri"/>
              </w:rPr>
              <w:t>52.101.9.11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8763739" w14:textId="77777777" w:rsidR="00C90278" w:rsidRPr="00B17F14" w:rsidRDefault="00C90278" w:rsidP="001A1B54">
            <w:pPr>
              <w:spacing w:line="259" w:lineRule="auto"/>
              <w:jc w:val="center"/>
              <w:rPr>
                <w:rFonts w:eastAsia="Calibri" w:cs="Calibri"/>
              </w:rPr>
            </w:pPr>
            <w:r>
              <w:rPr>
                <w:rFonts w:eastAsia="Calibri" w:cs="Calibri"/>
              </w:rPr>
              <w:t>52.101.10.5</w:t>
            </w:r>
          </w:p>
        </w:tc>
      </w:tr>
      <w:tr w:rsidR="00C90278" w:rsidRPr="000D193B" w14:paraId="69EA8E9B"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D79F11A" w14:textId="77777777" w:rsidR="00C90278" w:rsidRPr="00B17F14" w:rsidRDefault="00C90278" w:rsidP="001A1B54">
            <w:pPr>
              <w:spacing w:line="259" w:lineRule="auto"/>
              <w:jc w:val="center"/>
              <w:rPr>
                <w:rFonts w:eastAsia="Calibri" w:cs="Calibri"/>
              </w:rPr>
            </w:pPr>
            <w:r>
              <w:rPr>
                <w:rFonts w:eastAsia="Calibri" w:cs="Calibri"/>
              </w:rPr>
              <w:t>52.101.10.10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A23373B" w14:textId="77777777" w:rsidR="00C90278" w:rsidRPr="00B17F14" w:rsidRDefault="00C90278" w:rsidP="001A1B54">
            <w:pPr>
              <w:spacing w:line="259" w:lineRule="auto"/>
              <w:jc w:val="center"/>
              <w:rPr>
                <w:rFonts w:eastAsia="Calibri" w:cs="Calibri"/>
              </w:rPr>
            </w:pPr>
            <w:r>
              <w:rPr>
                <w:rFonts w:eastAsia="Calibri" w:cs="Calibri"/>
              </w:rPr>
              <w:t>52.101.10.14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40AA288" w14:textId="77777777" w:rsidR="00C90278" w:rsidRPr="00B17F14" w:rsidRDefault="00C90278" w:rsidP="001A1B54">
            <w:pPr>
              <w:spacing w:line="259" w:lineRule="auto"/>
              <w:jc w:val="center"/>
              <w:rPr>
                <w:rFonts w:eastAsia="Calibri" w:cs="Calibri"/>
              </w:rPr>
            </w:pPr>
            <w:r>
              <w:rPr>
                <w:rFonts w:eastAsia="Calibri" w:cs="Calibri"/>
              </w:rPr>
              <w:t>52.101.10.18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70A1BEA" w14:textId="77777777" w:rsidR="00C90278" w:rsidRPr="00B17F14" w:rsidRDefault="00C90278" w:rsidP="001A1B54">
            <w:pPr>
              <w:spacing w:line="259" w:lineRule="auto"/>
              <w:jc w:val="center"/>
              <w:rPr>
                <w:rFonts w:eastAsia="Calibri" w:cs="Calibri"/>
              </w:rPr>
            </w:pPr>
            <w:r>
              <w:rPr>
                <w:rFonts w:eastAsia="Calibri" w:cs="Calibri"/>
              </w:rPr>
              <w:t>52.101.11.15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9DDB80D" w14:textId="77777777" w:rsidR="00C90278" w:rsidRPr="00B17F14" w:rsidRDefault="00C90278" w:rsidP="001A1B54">
            <w:pPr>
              <w:spacing w:line="259" w:lineRule="auto"/>
              <w:jc w:val="center"/>
              <w:rPr>
                <w:rFonts w:eastAsia="Calibri" w:cs="Calibri"/>
              </w:rPr>
            </w:pPr>
            <w:r>
              <w:rPr>
                <w:rFonts w:eastAsia="Calibri" w:cs="Calibri"/>
              </w:rPr>
              <w:t>52.101.40.26</w:t>
            </w:r>
          </w:p>
        </w:tc>
      </w:tr>
      <w:tr w:rsidR="00C90278" w:rsidRPr="000D193B" w14:paraId="09822D0E"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66DBFE0" w14:textId="77777777" w:rsidR="00C90278" w:rsidRPr="00B17F14" w:rsidRDefault="00C90278" w:rsidP="001A1B54">
            <w:pPr>
              <w:spacing w:line="259" w:lineRule="auto"/>
              <w:jc w:val="center"/>
              <w:rPr>
                <w:rFonts w:eastAsia="Calibri" w:cs="Calibri"/>
              </w:rPr>
            </w:pPr>
            <w:r>
              <w:rPr>
                <w:rFonts w:eastAsia="Calibri" w:cs="Calibri"/>
              </w:rPr>
              <w:t>52.101.41.26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B66DFF9" w14:textId="77777777" w:rsidR="00C90278" w:rsidRPr="00B17F14" w:rsidRDefault="00C90278" w:rsidP="001A1B54">
            <w:pPr>
              <w:spacing w:line="259" w:lineRule="auto"/>
              <w:jc w:val="center"/>
              <w:rPr>
                <w:rFonts w:eastAsia="Calibri" w:cs="Calibri"/>
              </w:rPr>
            </w:pPr>
            <w:r>
              <w:rPr>
                <w:rFonts w:eastAsia="Calibri" w:cs="Calibri"/>
              </w:rPr>
              <w:t>52.101.41.192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4AB2700" w14:textId="77777777" w:rsidR="00C90278" w:rsidRPr="00B17F14" w:rsidRDefault="00C90278" w:rsidP="001A1B54">
            <w:pPr>
              <w:spacing w:line="259" w:lineRule="auto"/>
              <w:jc w:val="center"/>
              <w:rPr>
                <w:rFonts w:eastAsia="Calibri" w:cs="Calibri"/>
              </w:rPr>
            </w:pPr>
            <w:r>
              <w:rPr>
                <w:rFonts w:eastAsia="Calibri" w:cs="Calibri"/>
              </w:rPr>
              <w:t>52.101.60.148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5041925" w14:textId="77777777" w:rsidR="00C90278" w:rsidRPr="00B17F14" w:rsidRDefault="00C90278" w:rsidP="001A1B54">
            <w:pPr>
              <w:spacing w:line="259" w:lineRule="auto"/>
              <w:jc w:val="center"/>
              <w:rPr>
                <w:rFonts w:eastAsia="Calibri" w:cs="Calibri"/>
              </w:rPr>
            </w:pPr>
            <w:r>
              <w:rPr>
                <w:rFonts w:eastAsia="Calibri" w:cs="Calibri"/>
              </w:rPr>
              <w:t>52.168.116.128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9457ABB" w14:textId="77777777" w:rsidR="00C90278" w:rsidRPr="00B17F14" w:rsidRDefault="00C90278" w:rsidP="001A1B54">
            <w:pPr>
              <w:spacing w:line="259" w:lineRule="auto"/>
              <w:jc w:val="center"/>
              <w:rPr>
                <w:rFonts w:eastAsia="Calibri" w:cs="Calibri"/>
              </w:rPr>
            </w:pPr>
            <w:r>
              <w:rPr>
                <w:rFonts w:eastAsia="Calibri" w:cs="Calibri"/>
              </w:rPr>
              <w:t>52.170.164.178</w:t>
            </w:r>
          </w:p>
        </w:tc>
      </w:tr>
      <w:tr w:rsidR="00C90278" w:rsidRPr="000D193B" w14:paraId="3BBD7ADA"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20732BF" w14:textId="77777777" w:rsidR="00C90278" w:rsidRPr="00B17F14" w:rsidRDefault="00C90278" w:rsidP="001A1B54">
            <w:pPr>
              <w:spacing w:line="259" w:lineRule="auto"/>
              <w:jc w:val="center"/>
              <w:rPr>
                <w:rFonts w:eastAsia="Calibri" w:cs="Calibri"/>
              </w:rPr>
            </w:pPr>
            <w:r>
              <w:rPr>
                <w:rFonts w:eastAsia="Calibri" w:cs="Calibri"/>
              </w:rPr>
              <w:t>52.182.141.192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932C039" w14:textId="77777777" w:rsidR="00C90278" w:rsidRPr="00B17F14" w:rsidRDefault="00C90278" w:rsidP="001A1B54">
            <w:pPr>
              <w:spacing w:line="259" w:lineRule="auto"/>
              <w:jc w:val="center"/>
              <w:rPr>
                <w:rFonts w:eastAsia="Calibri" w:cs="Calibri"/>
              </w:rPr>
            </w:pPr>
            <w:r>
              <w:rPr>
                <w:rFonts w:eastAsia="Calibri" w:cs="Calibri"/>
              </w:rPr>
              <w:t>52.213.47.89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B0527B2" w14:textId="77777777" w:rsidR="00C90278" w:rsidRPr="00B17F14" w:rsidRDefault="00C90278" w:rsidP="001A1B54">
            <w:pPr>
              <w:spacing w:line="259" w:lineRule="auto"/>
              <w:jc w:val="center"/>
              <w:rPr>
                <w:rFonts w:eastAsia="Calibri" w:cs="Calibri"/>
              </w:rPr>
            </w:pPr>
            <w:r>
              <w:rPr>
                <w:rFonts w:eastAsia="Calibri" w:cs="Calibri"/>
              </w:rPr>
              <w:t>54.88.152.129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FD09B19" w14:textId="77777777" w:rsidR="00C90278" w:rsidRPr="00B17F14" w:rsidRDefault="00C90278" w:rsidP="001A1B54">
            <w:pPr>
              <w:spacing w:line="259" w:lineRule="auto"/>
              <w:jc w:val="center"/>
              <w:rPr>
                <w:rFonts w:eastAsia="Calibri" w:cs="Calibri"/>
              </w:rPr>
            </w:pPr>
            <w:r>
              <w:rPr>
                <w:rFonts w:eastAsia="Calibri" w:cs="Calibri"/>
              </w:rPr>
              <w:t>54.196.94.140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0DAFA35" w14:textId="77777777" w:rsidR="00C90278" w:rsidRPr="00B17F14" w:rsidRDefault="00C90278" w:rsidP="001A1B54">
            <w:pPr>
              <w:spacing w:line="259" w:lineRule="auto"/>
              <w:jc w:val="center"/>
              <w:rPr>
                <w:rFonts w:eastAsia="Calibri" w:cs="Calibri"/>
              </w:rPr>
            </w:pPr>
            <w:r>
              <w:rPr>
                <w:rFonts w:eastAsia="Calibri" w:cs="Calibri"/>
              </w:rPr>
              <w:t>54.230.79.47</w:t>
            </w:r>
          </w:p>
        </w:tc>
      </w:tr>
      <w:tr w:rsidR="00C90278" w:rsidRPr="000D193B" w14:paraId="1667D901"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F1ECE7D" w14:textId="77777777" w:rsidR="00C90278" w:rsidRPr="00B17F14" w:rsidRDefault="00C90278" w:rsidP="001A1B54">
            <w:pPr>
              <w:spacing w:line="259" w:lineRule="auto"/>
              <w:jc w:val="center"/>
              <w:rPr>
                <w:rFonts w:eastAsia="Calibri" w:cs="Calibri"/>
              </w:rPr>
            </w:pPr>
            <w:r>
              <w:rPr>
                <w:rFonts w:eastAsia="Calibri" w:cs="Calibri"/>
              </w:rPr>
              <w:t>54.230.79.67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BE494B0" w14:textId="77777777" w:rsidR="00C90278" w:rsidRPr="00B17F14" w:rsidRDefault="00C90278" w:rsidP="001A1B54">
            <w:pPr>
              <w:spacing w:line="259" w:lineRule="auto"/>
              <w:jc w:val="center"/>
              <w:rPr>
                <w:rFonts w:eastAsia="Calibri" w:cs="Calibri"/>
              </w:rPr>
            </w:pPr>
            <w:r>
              <w:rPr>
                <w:rFonts w:eastAsia="Calibri" w:cs="Calibri"/>
              </w:rPr>
              <w:t>54.230.79.70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B28E067" w14:textId="77777777" w:rsidR="00C90278" w:rsidRPr="00B17F14" w:rsidRDefault="00C90278" w:rsidP="001A1B54">
            <w:pPr>
              <w:spacing w:line="259" w:lineRule="auto"/>
              <w:jc w:val="center"/>
              <w:rPr>
                <w:rFonts w:eastAsia="Calibri" w:cs="Calibri"/>
              </w:rPr>
            </w:pPr>
            <w:r>
              <w:rPr>
                <w:rFonts w:eastAsia="Calibri" w:cs="Calibri"/>
              </w:rPr>
              <w:t>54.230.79.77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A35BFA9" w14:textId="77777777" w:rsidR="00C90278" w:rsidRPr="00B17F14" w:rsidRDefault="00C90278" w:rsidP="001A1B54">
            <w:pPr>
              <w:spacing w:line="259" w:lineRule="auto"/>
              <w:jc w:val="center"/>
              <w:rPr>
                <w:rFonts w:eastAsia="Calibri" w:cs="Calibri"/>
              </w:rPr>
            </w:pPr>
            <w:r>
              <w:rPr>
                <w:rFonts w:eastAsia="Calibri" w:cs="Calibri"/>
              </w:rPr>
              <w:t>54.230.253.16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B0693FC" w14:textId="77777777" w:rsidR="00C90278" w:rsidRPr="00B17F14" w:rsidRDefault="00C90278" w:rsidP="001A1B54">
            <w:pPr>
              <w:spacing w:line="259" w:lineRule="auto"/>
              <w:jc w:val="center"/>
              <w:rPr>
                <w:rFonts w:eastAsia="Calibri" w:cs="Calibri"/>
              </w:rPr>
            </w:pPr>
            <w:r>
              <w:rPr>
                <w:rFonts w:eastAsia="Calibri" w:cs="Calibri"/>
              </w:rPr>
              <w:t>54.230.253.32</w:t>
            </w:r>
          </w:p>
        </w:tc>
      </w:tr>
      <w:tr w:rsidR="00C90278" w:rsidRPr="000D193B" w14:paraId="2B0C4C7C"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8FCC685" w14:textId="77777777" w:rsidR="00C90278" w:rsidRPr="00B17F14" w:rsidRDefault="00C90278" w:rsidP="001A1B54">
            <w:pPr>
              <w:spacing w:line="259" w:lineRule="auto"/>
              <w:jc w:val="center"/>
              <w:rPr>
                <w:rFonts w:eastAsia="Calibri" w:cs="Calibri"/>
              </w:rPr>
            </w:pPr>
            <w:r>
              <w:rPr>
                <w:rFonts w:eastAsia="Calibri" w:cs="Calibri"/>
              </w:rPr>
              <w:t>54.230.253.47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45896EA" w14:textId="77777777" w:rsidR="00C90278" w:rsidRPr="00B17F14" w:rsidRDefault="00C90278" w:rsidP="001A1B54">
            <w:pPr>
              <w:spacing w:line="259" w:lineRule="auto"/>
              <w:jc w:val="center"/>
              <w:rPr>
                <w:rFonts w:eastAsia="Calibri" w:cs="Calibri"/>
              </w:rPr>
            </w:pPr>
            <w:r>
              <w:rPr>
                <w:rFonts w:eastAsia="Calibri" w:cs="Calibri"/>
              </w:rPr>
              <w:t>54.230.253.84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5A24422" w14:textId="77777777" w:rsidR="00C90278" w:rsidRPr="00B17F14" w:rsidRDefault="00C90278" w:rsidP="001A1B54">
            <w:pPr>
              <w:spacing w:line="259" w:lineRule="auto"/>
              <w:jc w:val="center"/>
              <w:rPr>
                <w:rFonts w:eastAsia="Calibri" w:cs="Calibri"/>
              </w:rPr>
            </w:pPr>
            <w:r>
              <w:rPr>
                <w:rFonts w:eastAsia="Calibri" w:cs="Calibri"/>
              </w:rPr>
              <w:t>54.234.165.24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D1C9DE0" w14:textId="77777777" w:rsidR="00C90278" w:rsidRPr="00B17F14" w:rsidRDefault="00C90278" w:rsidP="001A1B54">
            <w:pPr>
              <w:spacing w:line="259" w:lineRule="auto"/>
              <w:jc w:val="center"/>
              <w:rPr>
                <w:rFonts w:eastAsia="Calibri" w:cs="Calibri"/>
              </w:rPr>
            </w:pPr>
            <w:r>
              <w:rPr>
                <w:rFonts w:eastAsia="Calibri" w:cs="Calibri"/>
              </w:rPr>
              <w:t>54.235.114.133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DE165D4" w14:textId="77777777" w:rsidR="00C90278" w:rsidRPr="00B17F14" w:rsidRDefault="00C90278" w:rsidP="001A1B54">
            <w:pPr>
              <w:spacing w:line="259" w:lineRule="auto"/>
              <w:jc w:val="center"/>
              <w:rPr>
                <w:rFonts w:eastAsia="Calibri" w:cs="Calibri"/>
              </w:rPr>
            </w:pPr>
            <w:r>
              <w:rPr>
                <w:rFonts w:eastAsia="Calibri" w:cs="Calibri"/>
              </w:rPr>
              <w:t>60.254.143.106</w:t>
            </w:r>
          </w:p>
        </w:tc>
      </w:tr>
      <w:tr w:rsidR="00C90278" w:rsidRPr="000D193B" w14:paraId="3F09FDAF"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1DEFC0E" w14:textId="77777777" w:rsidR="00C90278" w:rsidRPr="00B17F14" w:rsidRDefault="00C90278" w:rsidP="001A1B54">
            <w:pPr>
              <w:spacing w:line="259" w:lineRule="auto"/>
              <w:jc w:val="center"/>
              <w:rPr>
                <w:rFonts w:eastAsia="Calibri" w:cs="Calibri"/>
              </w:rPr>
            </w:pPr>
            <w:r>
              <w:rPr>
                <w:rFonts w:eastAsia="Calibri" w:cs="Calibri"/>
              </w:rPr>
              <w:t>60.254.143.250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27851BF" w14:textId="77777777" w:rsidR="00C90278" w:rsidRPr="00B17F14" w:rsidRDefault="00C90278" w:rsidP="001A1B54">
            <w:pPr>
              <w:spacing w:line="259" w:lineRule="auto"/>
              <w:jc w:val="center"/>
              <w:rPr>
                <w:rFonts w:eastAsia="Calibri" w:cs="Calibri"/>
              </w:rPr>
            </w:pPr>
            <w:r>
              <w:rPr>
                <w:rFonts w:eastAsia="Calibri" w:cs="Calibri"/>
              </w:rPr>
              <w:t>65.9.142.15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CE4C9C1" w14:textId="77777777" w:rsidR="00C90278" w:rsidRPr="00B17F14" w:rsidRDefault="00C90278" w:rsidP="001A1B54">
            <w:pPr>
              <w:spacing w:line="259" w:lineRule="auto"/>
              <w:jc w:val="center"/>
              <w:rPr>
                <w:rFonts w:eastAsia="Calibri" w:cs="Calibri"/>
              </w:rPr>
            </w:pPr>
            <w:r>
              <w:rPr>
                <w:rFonts w:eastAsia="Calibri" w:cs="Calibri"/>
              </w:rPr>
              <w:t>65.9.142.55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01CC1E4" w14:textId="77777777" w:rsidR="00C90278" w:rsidRPr="00B17F14" w:rsidRDefault="00C90278" w:rsidP="001A1B54">
            <w:pPr>
              <w:spacing w:line="259" w:lineRule="auto"/>
              <w:jc w:val="center"/>
              <w:rPr>
                <w:rFonts w:eastAsia="Calibri" w:cs="Calibri"/>
              </w:rPr>
            </w:pPr>
            <w:r>
              <w:rPr>
                <w:rFonts w:eastAsia="Calibri" w:cs="Calibri"/>
              </w:rPr>
              <w:t>65.9.142.98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A46F3F5" w14:textId="77777777" w:rsidR="00C90278" w:rsidRPr="00B17F14" w:rsidRDefault="00C90278" w:rsidP="001A1B54">
            <w:pPr>
              <w:spacing w:line="259" w:lineRule="auto"/>
              <w:jc w:val="center"/>
              <w:rPr>
                <w:rFonts w:eastAsia="Calibri" w:cs="Calibri"/>
              </w:rPr>
            </w:pPr>
            <w:r>
              <w:rPr>
                <w:rFonts w:eastAsia="Calibri" w:cs="Calibri"/>
              </w:rPr>
              <w:t>65.9.142.120</w:t>
            </w:r>
          </w:p>
        </w:tc>
      </w:tr>
      <w:tr w:rsidR="00C90278" w:rsidRPr="000D193B" w14:paraId="35A03886"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D55F837" w14:textId="77777777" w:rsidR="00C90278" w:rsidRPr="00B17F14" w:rsidRDefault="00C90278" w:rsidP="001A1B54">
            <w:pPr>
              <w:spacing w:line="259" w:lineRule="auto"/>
              <w:jc w:val="center"/>
              <w:rPr>
                <w:rFonts w:eastAsia="Calibri" w:cs="Calibri"/>
              </w:rPr>
            </w:pPr>
            <w:r>
              <w:rPr>
                <w:rFonts w:eastAsia="Calibri" w:cs="Calibri"/>
              </w:rPr>
              <w:t>69.64.24.135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620476B" w14:textId="77777777" w:rsidR="00C90278" w:rsidRPr="00B17F14" w:rsidRDefault="00C90278" w:rsidP="001A1B54">
            <w:pPr>
              <w:spacing w:line="259" w:lineRule="auto"/>
              <w:jc w:val="center"/>
              <w:rPr>
                <w:rFonts w:eastAsia="Calibri" w:cs="Calibri"/>
              </w:rPr>
            </w:pPr>
            <w:r>
              <w:rPr>
                <w:rFonts w:eastAsia="Calibri" w:cs="Calibri"/>
              </w:rPr>
              <w:t>69.64.24.138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F60D45F" w14:textId="77777777" w:rsidR="00C90278" w:rsidRPr="00B17F14" w:rsidRDefault="00C90278" w:rsidP="001A1B54">
            <w:pPr>
              <w:spacing w:line="259" w:lineRule="auto"/>
              <w:jc w:val="center"/>
              <w:rPr>
                <w:rFonts w:eastAsia="Calibri" w:cs="Calibri"/>
              </w:rPr>
            </w:pPr>
            <w:r>
              <w:rPr>
                <w:rFonts w:eastAsia="Calibri" w:cs="Calibri"/>
              </w:rPr>
              <w:t>69.64.24.139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0C02E0F" w14:textId="77777777" w:rsidR="00C90278" w:rsidRPr="00B17F14" w:rsidRDefault="00C90278" w:rsidP="001A1B54">
            <w:pPr>
              <w:spacing w:line="259" w:lineRule="auto"/>
              <w:jc w:val="center"/>
              <w:rPr>
                <w:rFonts w:eastAsia="Calibri" w:cs="Calibri"/>
              </w:rPr>
            </w:pPr>
            <w:r>
              <w:rPr>
                <w:rFonts w:eastAsia="Calibri" w:cs="Calibri"/>
              </w:rPr>
              <w:t>69.64.24.141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7B3BE82" w14:textId="77777777" w:rsidR="00C90278" w:rsidRPr="00B17F14" w:rsidRDefault="00C90278" w:rsidP="001A1B54">
            <w:pPr>
              <w:spacing w:line="259" w:lineRule="auto"/>
              <w:jc w:val="center"/>
              <w:rPr>
                <w:rFonts w:eastAsia="Calibri" w:cs="Calibri"/>
              </w:rPr>
            </w:pPr>
            <w:r>
              <w:rPr>
                <w:rFonts w:eastAsia="Calibri" w:cs="Calibri"/>
              </w:rPr>
              <w:t>69.64.24.144</w:t>
            </w:r>
          </w:p>
        </w:tc>
      </w:tr>
      <w:tr w:rsidR="00C90278" w:rsidRPr="000D193B" w14:paraId="69F0B5C6"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EA54877" w14:textId="77777777" w:rsidR="00C90278" w:rsidRPr="00B17F14" w:rsidRDefault="00C90278" w:rsidP="001A1B54">
            <w:pPr>
              <w:spacing w:line="259" w:lineRule="auto"/>
              <w:jc w:val="center"/>
              <w:rPr>
                <w:rFonts w:eastAsia="Calibri" w:cs="Calibri"/>
              </w:rPr>
            </w:pPr>
            <w:r>
              <w:rPr>
                <w:rFonts w:eastAsia="Calibri" w:cs="Calibri"/>
              </w:rPr>
              <w:t>69.64.24.145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5D9EAA1" w14:textId="77777777" w:rsidR="00C90278" w:rsidRPr="00B17F14" w:rsidRDefault="00C90278" w:rsidP="001A1B54">
            <w:pPr>
              <w:spacing w:line="259" w:lineRule="auto"/>
              <w:jc w:val="center"/>
              <w:rPr>
                <w:rFonts w:eastAsia="Calibri" w:cs="Calibri"/>
              </w:rPr>
            </w:pPr>
            <w:r>
              <w:rPr>
                <w:rFonts w:eastAsia="Calibri" w:cs="Calibri"/>
              </w:rPr>
              <w:t>69.64.24.146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40ADD76" w14:textId="77777777" w:rsidR="00C90278" w:rsidRPr="00B17F14" w:rsidRDefault="00C90278" w:rsidP="001A1B54">
            <w:pPr>
              <w:spacing w:line="259" w:lineRule="auto"/>
              <w:jc w:val="center"/>
              <w:rPr>
                <w:rFonts w:eastAsia="Calibri" w:cs="Calibri"/>
              </w:rPr>
            </w:pPr>
            <w:r>
              <w:rPr>
                <w:rFonts w:eastAsia="Calibri" w:cs="Calibri"/>
              </w:rPr>
              <w:t>69.64.24.150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FDEA977" w14:textId="77777777" w:rsidR="00C90278" w:rsidRPr="00B17F14" w:rsidRDefault="00C90278" w:rsidP="001A1B54">
            <w:pPr>
              <w:spacing w:line="259" w:lineRule="auto"/>
              <w:jc w:val="center"/>
              <w:rPr>
                <w:rFonts w:eastAsia="Calibri" w:cs="Calibri"/>
              </w:rPr>
            </w:pPr>
            <w:r>
              <w:rPr>
                <w:rFonts w:eastAsia="Calibri" w:cs="Calibri"/>
              </w:rPr>
              <w:t>69.64.24.151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C1843E0" w14:textId="77777777" w:rsidR="00C90278" w:rsidRPr="00B17F14" w:rsidRDefault="00C90278" w:rsidP="001A1B54">
            <w:pPr>
              <w:spacing w:line="259" w:lineRule="auto"/>
              <w:jc w:val="center"/>
              <w:rPr>
                <w:rFonts w:eastAsia="Calibri" w:cs="Calibri"/>
              </w:rPr>
            </w:pPr>
            <w:r>
              <w:rPr>
                <w:rFonts w:eastAsia="Calibri" w:cs="Calibri"/>
              </w:rPr>
              <w:t>69.64.24.152</w:t>
            </w:r>
          </w:p>
        </w:tc>
      </w:tr>
      <w:tr w:rsidR="00C90278" w:rsidRPr="000D193B" w14:paraId="0D4115FB"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27A5F1F" w14:textId="77777777" w:rsidR="00C90278" w:rsidRPr="00B17F14" w:rsidRDefault="00C90278" w:rsidP="001A1B54">
            <w:pPr>
              <w:spacing w:line="259" w:lineRule="auto"/>
              <w:jc w:val="center"/>
              <w:rPr>
                <w:rFonts w:eastAsia="Calibri" w:cs="Calibri"/>
              </w:rPr>
            </w:pPr>
            <w:r>
              <w:rPr>
                <w:rFonts w:eastAsia="Calibri" w:cs="Calibri"/>
              </w:rPr>
              <w:t>69.64.24.156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B9FFB35" w14:textId="77777777" w:rsidR="00C90278" w:rsidRPr="00B17F14" w:rsidRDefault="00C90278" w:rsidP="001A1B54">
            <w:pPr>
              <w:spacing w:line="259" w:lineRule="auto"/>
              <w:jc w:val="center"/>
              <w:rPr>
                <w:rFonts w:eastAsia="Calibri" w:cs="Calibri"/>
              </w:rPr>
            </w:pPr>
            <w:r>
              <w:rPr>
                <w:rFonts w:eastAsia="Calibri" w:cs="Calibri"/>
              </w:rPr>
              <w:t>69.64.24.194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374FD05" w14:textId="77777777" w:rsidR="00C90278" w:rsidRPr="00B17F14" w:rsidRDefault="00C90278" w:rsidP="001A1B54">
            <w:pPr>
              <w:spacing w:line="259" w:lineRule="auto"/>
              <w:jc w:val="center"/>
              <w:rPr>
                <w:rFonts w:eastAsia="Calibri" w:cs="Calibri"/>
              </w:rPr>
            </w:pPr>
            <w:r>
              <w:rPr>
                <w:rFonts w:eastAsia="Calibri" w:cs="Calibri"/>
              </w:rPr>
              <w:t>69.64.24.213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A1B5759" w14:textId="77777777" w:rsidR="00C90278" w:rsidRPr="00B17F14" w:rsidRDefault="00C90278" w:rsidP="001A1B54">
            <w:pPr>
              <w:spacing w:line="259" w:lineRule="auto"/>
              <w:jc w:val="center"/>
              <w:rPr>
                <w:rFonts w:eastAsia="Calibri" w:cs="Calibri"/>
              </w:rPr>
            </w:pPr>
            <w:r>
              <w:rPr>
                <w:rFonts w:eastAsia="Calibri" w:cs="Calibri"/>
              </w:rPr>
              <w:t>69.64.25.153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5F2C374" w14:textId="77777777" w:rsidR="00C90278" w:rsidRPr="00B17F14" w:rsidRDefault="00C90278" w:rsidP="001A1B54">
            <w:pPr>
              <w:spacing w:line="259" w:lineRule="auto"/>
              <w:jc w:val="center"/>
              <w:rPr>
                <w:rFonts w:eastAsia="Calibri" w:cs="Calibri"/>
              </w:rPr>
            </w:pPr>
            <w:r>
              <w:rPr>
                <w:rFonts w:eastAsia="Calibri" w:cs="Calibri"/>
              </w:rPr>
              <w:t>69.64.25.251</w:t>
            </w:r>
          </w:p>
        </w:tc>
      </w:tr>
      <w:tr w:rsidR="00C90278" w:rsidRPr="000D193B" w14:paraId="723ED8EF"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4F4F3AF" w14:textId="77777777" w:rsidR="00C90278" w:rsidRPr="00B17F14" w:rsidRDefault="00C90278" w:rsidP="001A1B54">
            <w:pPr>
              <w:spacing w:line="259" w:lineRule="auto"/>
              <w:jc w:val="center"/>
              <w:rPr>
                <w:rFonts w:eastAsia="Calibri" w:cs="Calibri"/>
              </w:rPr>
            </w:pPr>
            <w:r>
              <w:rPr>
                <w:rFonts w:eastAsia="Calibri" w:cs="Calibri"/>
              </w:rPr>
              <w:t>69.87.210.6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4354E94" w14:textId="77777777" w:rsidR="00C90278" w:rsidRPr="00B17F14" w:rsidRDefault="00C90278" w:rsidP="001A1B54">
            <w:pPr>
              <w:spacing w:line="259" w:lineRule="auto"/>
              <w:jc w:val="center"/>
              <w:rPr>
                <w:rFonts w:eastAsia="Calibri" w:cs="Calibri"/>
              </w:rPr>
            </w:pPr>
            <w:r>
              <w:rPr>
                <w:rFonts w:eastAsia="Calibri" w:cs="Calibri"/>
              </w:rPr>
              <w:t>69.87.210.158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C143A9D" w14:textId="77777777" w:rsidR="00C90278" w:rsidRPr="00B17F14" w:rsidRDefault="00C90278" w:rsidP="001A1B54">
            <w:pPr>
              <w:spacing w:line="259" w:lineRule="auto"/>
              <w:jc w:val="center"/>
              <w:rPr>
                <w:rFonts w:eastAsia="Calibri" w:cs="Calibri"/>
              </w:rPr>
            </w:pPr>
            <w:r>
              <w:rPr>
                <w:rFonts w:eastAsia="Calibri" w:cs="Calibri"/>
              </w:rPr>
              <w:t>69.87.210.161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F197161" w14:textId="77777777" w:rsidR="00C90278" w:rsidRPr="00B17F14" w:rsidRDefault="00C90278" w:rsidP="001A1B54">
            <w:pPr>
              <w:spacing w:line="259" w:lineRule="auto"/>
              <w:jc w:val="center"/>
              <w:rPr>
                <w:rFonts w:eastAsia="Calibri" w:cs="Calibri"/>
              </w:rPr>
            </w:pPr>
            <w:r>
              <w:rPr>
                <w:rFonts w:eastAsia="Calibri" w:cs="Calibri"/>
              </w:rPr>
              <w:t>69.87.210.167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E1F4FA2" w14:textId="77777777" w:rsidR="00C90278" w:rsidRPr="00B17F14" w:rsidRDefault="00C90278" w:rsidP="001A1B54">
            <w:pPr>
              <w:spacing w:line="259" w:lineRule="auto"/>
              <w:jc w:val="center"/>
              <w:rPr>
                <w:rFonts w:eastAsia="Calibri" w:cs="Calibri"/>
              </w:rPr>
            </w:pPr>
            <w:r>
              <w:rPr>
                <w:rFonts w:eastAsia="Calibri" w:cs="Calibri"/>
              </w:rPr>
              <w:t>69.87.210.200</w:t>
            </w:r>
          </w:p>
        </w:tc>
      </w:tr>
      <w:tr w:rsidR="00C90278" w:rsidRPr="000D193B" w14:paraId="0029C971"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01535EB" w14:textId="77777777" w:rsidR="00C90278" w:rsidRPr="00B17F14" w:rsidRDefault="00C90278" w:rsidP="001A1B54">
            <w:pPr>
              <w:spacing w:line="259" w:lineRule="auto"/>
              <w:jc w:val="center"/>
              <w:rPr>
                <w:rFonts w:eastAsia="Calibri" w:cs="Calibri"/>
              </w:rPr>
            </w:pPr>
            <w:r>
              <w:rPr>
                <w:rFonts w:eastAsia="Calibri" w:cs="Calibri"/>
              </w:rPr>
              <w:t>69.87.210.213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8C26431" w14:textId="77777777" w:rsidR="00C90278" w:rsidRPr="00B17F14" w:rsidRDefault="00C90278" w:rsidP="001A1B54">
            <w:pPr>
              <w:spacing w:line="259" w:lineRule="auto"/>
              <w:jc w:val="center"/>
              <w:rPr>
                <w:rFonts w:eastAsia="Calibri" w:cs="Calibri"/>
              </w:rPr>
            </w:pPr>
            <w:r>
              <w:rPr>
                <w:rFonts w:eastAsia="Calibri" w:cs="Calibri"/>
              </w:rPr>
              <w:t>69.192.93.150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48A9453" w14:textId="77777777" w:rsidR="00C90278" w:rsidRPr="00B17F14" w:rsidRDefault="00C90278" w:rsidP="001A1B54">
            <w:pPr>
              <w:spacing w:line="259" w:lineRule="auto"/>
              <w:jc w:val="center"/>
              <w:rPr>
                <w:rFonts w:eastAsia="Calibri" w:cs="Calibri"/>
              </w:rPr>
            </w:pPr>
            <w:r>
              <w:rPr>
                <w:rFonts w:eastAsia="Calibri" w:cs="Calibri"/>
              </w:rPr>
              <w:t>72.247.223.163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3691CFA" w14:textId="77777777" w:rsidR="00C90278" w:rsidRPr="00B17F14" w:rsidRDefault="00C90278" w:rsidP="001A1B54">
            <w:pPr>
              <w:spacing w:line="259" w:lineRule="auto"/>
              <w:jc w:val="center"/>
              <w:rPr>
                <w:rFonts w:eastAsia="Calibri" w:cs="Calibri"/>
              </w:rPr>
            </w:pPr>
            <w:r>
              <w:rPr>
                <w:rFonts w:eastAsia="Calibri" w:cs="Calibri"/>
              </w:rPr>
              <w:t>75.2.0.180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2898114" w14:textId="77777777" w:rsidR="00C90278" w:rsidRPr="00B17F14" w:rsidRDefault="00C90278" w:rsidP="001A1B54">
            <w:pPr>
              <w:spacing w:line="259" w:lineRule="auto"/>
              <w:jc w:val="center"/>
              <w:rPr>
                <w:rFonts w:eastAsia="Calibri" w:cs="Calibri"/>
              </w:rPr>
            </w:pPr>
            <w:r>
              <w:rPr>
                <w:rFonts w:eastAsia="Calibri" w:cs="Calibri"/>
              </w:rPr>
              <w:t>76.223.58.8</w:t>
            </w:r>
          </w:p>
        </w:tc>
      </w:tr>
      <w:tr w:rsidR="00C90278" w:rsidRPr="000D193B" w14:paraId="38088FAA"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E219A1D" w14:textId="77777777" w:rsidR="00C90278" w:rsidRPr="00B17F14" w:rsidRDefault="00C90278" w:rsidP="001A1B54">
            <w:pPr>
              <w:spacing w:line="259" w:lineRule="auto"/>
              <w:jc w:val="center"/>
              <w:rPr>
                <w:rFonts w:eastAsia="Calibri" w:cs="Calibri"/>
              </w:rPr>
            </w:pPr>
            <w:r>
              <w:rPr>
                <w:rFonts w:eastAsia="Calibri" w:cs="Calibri"/>
              </w:rPr>
              <w:t>88.221.123.32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A222EDE" w14:textId="77777777" w:rsidR="00C90278" w:rsidRPr="00B17F14" w:rsidRDefault="00C90278" w:rsidP="001A1B54">
            <w:pPr>
              <w:spacing w:line="259" w:lineRule="auto"/>
              <w:jc w:val="center"/>
              <w:rPr>
                <w:rFonts w:eastAsia="Calibri" w:cs="Calibri"/>
              </w:rPr>
            </w:pPr>
            <w:r>
              <w:rPr>
                <w:rFonts w:eastAsia="Calibri" w:cs="Calibri"/>
              </w:rPr>
              <w:t>88.221.123.51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C6CC4D4" w14:textId="77777777" w:rsidR="00C90278" w:rsidRPr="00B17F14" w:rsidRDefault="00C90278" w:rsidP="001A1B54">
            <w:pPr>
              <w:spacing w:line="259" w:lineRule="auto"/>
              <w:jc w:val="center"/>
              <w:rPr>
                <w:rFonts w:eastAsia="Calibri" w:cs="Calibri"/>
              </w:rPr>
            </w:pPr>
            <w:r>
              <w:rPr>
                <w:rFonts w:eastAsia="Calibri" w:cs="Calibri"/>
              </w:rPr>
              <w:t>95.100.104.5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3C7CC1D" w14:textId="77777777" w:rsidR="00C90278" w:rsidRPr="00B17F14" w:rsidRDefault="00C90278" w:rsidP="001A1B54">
            <w:pPr>
              <w:spacing w:line="259" w:lineRule="auto"/>
              <w:jc w:val="center"/>
              <w:rPr>
                <w:rFonts w:eastAsia="Calibri" w:cs="Calibri"/>
              </w:rPr>
            </w:pPr>
            <w:r>
              <w:rPr>
                <w:rFonts w:eastAsia="Calibri" w:cs="Calibri"/>
              </w:rPr>
              <w:t>95.100.104.7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2EE38DE" w14:textId="77777777" w:rsidR="00C90278" w:rsidRPr="00B17F14" w:rsidRDefault="00C90278" w:rsidP="001A1B54">
            <w:pPr>
              <w:spacing w:line="259" w:lineRule="auto"/>
              <w:jc w:val="center"/>
              <w:rPr>
                <w:rFonts w:eastAsia="Calibri" w:cs="Calibri"/>
              </w:rPr>
            </w:pPr>
            <w:r>
              <w:rPr>
                <w:rFonts w:eastAsia="Calibri" w:cs="Calibri"/>
              </w:rPr>
              <w:t>95.100.104.11</w:t>
            </w:r>
          </w:p>
        </w:tc>
      </w:tr>
      <w:tr w:rsidR="00C90278" w:rsidRPr="000D193B" w14:paraId="037FA143"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B7C3FB4" w14:textId="77777777" w:rsidR="00C90278" w:rsidRPr="00B17F14" w:rsidRDefault="00C90278" w:rsidP="001A1B54">
            <w:pPr>
              <w:spacing w:line="259" w:lineRule="auto"/>
              <w:jc w:val="center"/>
              <w:rPr>
                <w:rFonts w:eastAsia="Calibri" w:cs="Calibri"/>
              </w:rPr>
            </w:pPr>
            <w:r>
              <w:rPr>
                <w:rFonts w:eastAsia="Calibri" w:cs="Calibri"/>
              </w:rPr>
              <w:t>95.100.104.22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8A4B927" w14:textId="77777777" w:rsidR="00C90278" w:rsidRPr="00B17F14" w:rsidRDefault="00C90278" w:rsidP="001A1B54">
            <w:pPr>
              <w:spacing w:line="259" w:lineRule="auto"/>
              <w:jc w:val="center"/>
              <w:rPr>
                <w:rFonts w:eastAsia="Calibri" w:cs="Calibri"/>
              </w:rPr>
            </w:pPr>
            <w:r>
              <w:rPr>
                <w:rFonts w:eastAsia="Calibri" w:cs="Calibri"/>
              </w:rPr>
              <w:t>95.100.104.28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25FE210" w14:textId="77777777" w:rsidR="00C90278" w:rsidRPr="00B17F14" w:rsidRDefault="00C90278" w:rsidP="001A1B54">
            <w:pPr>
              <w:spacing w:line="259" w:lineRule="auto"/>
              <w:jc w:val="center"/>
              <w:rPr>
                <w:rFonts w:eastAsia="Calibri" w:cs="Calibri"/>
              </w:rPr>
            </w:pPr>
            <w:r>
              <w:rPr>
                <w:rFonts w:eastAsia="Calibri" w:cs="Calibri"/>
              </w:rPr>
              <w:t>95.100.104.30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37051EF" w14:textId="77777777" w:rsidR="00C90278" w:rsidRPr="00B17F14" w:rsidRDefault="00C90278" w:rsidP="001A1B54">
            <w:pPr>
              <w:spacing w:line="259" w:lineRule="auto"/>
              <w:jc w:val="center"/>
              <w:rPr>
                <w:rFonts w:eastAsia="Calibri" w:cs="Calibri"/>
              </w:rPr>
            </w:pPr>
            <w:r>
              <w:rPr>
                <w:rFonts w:eastAsia="Calibri" w:cs="Calibri"/>
              </w:rPr>
              <w:t>95.100.104.32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7041AA9" w14:textId="77777777" w:rsidR="00C90278" w:rsidRPr="00B17F14" w:rsidRDefault="00C90278" w:rsidP="001A1B54">
            <w:pPr>
              <w:spacing w:line="259" w:lineRule="auto"/>
              <w:jc w:val="center"/>
              <w:rPr>
                <w:rFonts w:eastAsia="Calibri" w:cs="Calibri"/>
              </w:rPr>
            </w:pPr>
            <w:r>
              <w:rPr>
                <w:rFonts w:eastAsia="Calibri" w:cs="Calibri"/>
              </w:rPr>
              <w:t>95.100.104.33</w:t>
            </w:r>
          </w:p>
        </w:tc>
      </w:tr>
      <w:tr w:rsidR="00C90278" w:rsidRPr="000D193B" w14:paraId="3A069947"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25A2EFA" w14:textId="77777777" w:rsidR="00C90278" w:rsidRPr="00B17F14" w:rsidRDefault="00C90278" w:rsidP="001A1B54">
            <w:pPr>
              <w:spacing w:line="259" w:lineRule="auto"/>
              <w:jc w:val="center"/>
              <w:rPr>
                <w:rFonts w:eastAsia="Calibri" w:cs="Calibri"/>
              </w:rPr>
            </w:pPr>
            <w:r>
              <w:rPr>
                <w:rFonts w:eastAsia="Calibri" w:cs="Calibri"/>
              </w:rPr>
              <w:t>95.100.104.138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8C90A07" w14:textId="77777777" w:rsidR="00C90278" w:rsidRPr="00B17F14" w:rsidRDefault="00C90278" w:rsidP="001A1B54">
            <w:pPr>
              <w:spacing w:line="259" w:lineRule="auto"/>
              <w:jc w:val="center"/>
              <w:rPr>
                <w:rFonts w:eastAsia="Calibri" w:cs="Calibri"/>
              </w:rPr>
            </w:pPr>
            <w:r>
              <w:rPr>
                <w:rFonts w:eastAsia="Calibri" w:cs="Calibri"/>
              </w:rPr>
              <w:t>95.100.104.139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392AD40" w14:textId="77777777" w:rsidR="00C90278" w:rsidRPr="00B17F14" w:rsidRDefault="00C90278" w:rsidP="001A1B54">
            <w:pPr>
              <w:spacing w:line="259" w:lineRule="auto"/>
              <w:jc w:val="center"/>
              <w:rPr>
                <w:rFonts w:eastAsia="Calibri" w:cs="Calibri"/>
              </w:rPr>
            </w:pPr>
            <w:r>
              <w:rPr>
                <w:rFonts w:eastAsia="Calibri" w:cs="Calibri"/>
              </w:rPr>
              <w:t>95.100.104.187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D0D29A6" w14:textId="77777777" w:rsidR="00C90278" w:rsidRPr="00B17F14" w:rsidRDefault="00C90278" w:rsidP="001A1B54">
            <w:pPr>
              <w:spacing w:line="259" w:lineRule="auto"/>
              <w:jc w:val="center"/>
              <w:rPr>
                <w:rFonts w:eastAsia="Calibri" w:cs="Calibri"/>
              </w:rPr>
            </w:pPr>
            <w:r>
              <w:rPr>
                <w:rFonts w:eastAsia="Calibri" w:cs="Calibri"/>
              </w:rPr>
              <w:t>95.100.104.188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D037E06" w14:textId="77777777" w:rsidR="00C90278" w:rsidRPr="00B17F14" w:rsidRDefault="00C90278" w:rsidP="001A1B54">
            <w:pPr>
              <w:spacing w:line="259" w:lineRule="auto"/>
              <w:jc w:val="center"/>
              <w:rPr>
                <w:rFonts w:eastAsia="Calibri" w:cs="Calibri"/>
              </w:rPr>
            </w:pPr>
            <w:r>
              <w:rPr>
                <w:rFonts w:eastAsia="Calibri" w:cs="Calibri"/>
              </w:rPr>
              <w:t>95.100.104.192</w:t>
            </w:r>
          </w:p>
        </w:tc>
      </w:tr>
      <w:tr w:rsidR="00C90278" w:rsidRPr="000D193B" w14:paraId="51815294"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A32FE41" w14:textId="77777777" w:rsidR="00C90278" w:rsidRPr="00B17F14" w:rsidRDefault="00C90278" w:rsidP="001A1B54">
            <w:pPr>
              <w:spacing w:line="259" w:lineRule="auto"/>
              <w:jc w:val="center"/>
              <w:rPr>
                <w:rFonts w:eastAsia="Calibri" w:cs="Calibri"/>
              </w:rPr>
            </w:pPr>
            <w:r>
              <w:rPr>
                <w:rFonts w:eastAsia="Calibri" w:cs="Calibri"/>
              </w:rPr>
              <w:t>95.100.110.4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150C5B4" w14:textId="77777777" w:rsidR="00C90278" w:rsidRPr="00B17F14" w:rsidRDefault="00C90278" w:rsidP="001A1B54">
            <w:pPr>
              <w:spacing w:line="259" w:lineRule="auto"/>
              <w:jc w:val="center"/>
              <w:rPr>
                <w:rFonts w:eastAsia="Calibri" w:cs="Calibri"/>
              </w:rPr>
            </w:pPr>
            <w:r>
              <w:rPr>
                <w:rFonts w:eastAsia="Calibri" w:cs="Calibri"/>
              </w:rPr>
              <w:t>95.100.110.8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2BD45D0" w14:textId="77777777" w:rsidR="00C90278" w:rsidRPr="00B17F14" w:rsidRDefault="00C90278" w:rsidP="001A1B54">
            <w:pPr>
              <w:spacing w:line="259" w:lineRule="auto"/>
              <w:jc w:val="center"/>
              <w:rPr>
                <w:rFonts w:eastAsia="Calibri" w:cs="Calibri"/>
              </w:rPr>
            </w:pPr>
            <w:r>
              <w:rPr>
                <w:rFonts w:eastAsia="Calibri" w:cs="Calibri"/>
              </w:rPr>
              <w:t>95.100.110.9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22BF19E" w14:textId="77777777" w:rsidR="00C90278" w:rsidRPr="00B17F14" w:rsidRDefault="00C90278" w:rsidP="001A1B54">
            <w:pPr>
              <w:spacing w:line="259" w:lineRule="auto"/>
              <w:jc w:val="center"/>
              <w:rPr>
                <w:rFonts w:eastAsia="Calibri" w:cs="Calibri"/>
              </w:rPr>
            </w:pPr>
            <w:r>
              <w:rPr>
                <w:rFonts w:eastAsia="Calibri" w:cs="Calibri"/>
              </w:rPr>
              <w:t>95.100.110.11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AE0EA17" w14:textId="77777777" w:rsidR="00C90278" w:rsidRPr="00B17F14" w:rsidRDefault="00C90278" w:rsidP="001A1B54">
            <w:pPr>
              <w:spacing w:line="259" w:lineRule="auto"/>
              <w:jc w:val="center"/>
              <w:rPr>
                <w:rFonts w:eastAsia="Calibri" w:cs="Calibri"/>
              </w:rPr>
            </w:pPr>
            <w:r>
              <w:rPr>
                <w:rFonts w:eastAsia="Calibri" w:cs="Calibri"/>
              </w:rPr>
              <w:t>95.100.110.20</w:t>
            </w:r>
          </w:p>
        </w:tc>
      </w:tr>
      <w:tr w:rsidR="00C90278" w:rsidRPr="000D193B" w14:paraId="086FD4E1"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949E562" w14:textId="77777777" w:rsidR="00C90278" w:rsidRPr="00B17F14" w:rsidRDefault="00C90278" w:rsidP="001A1B54">
            <w:pPr>
              <w:spacing w:line="259" w:lineRule="auto"/>
              <w:jc w:val="center"/>
              <w:rPr>
                <w:rFonts w:eastAsia="Calibri" w:cs="Calibri"/>
              </w:rPr>
            </w:pPr>
            <w:r>
              <w:rPr>
                <w:rFonts w:eastAsia="Calibri" w:cs="Calibri"/>
              </w:rPr>
              <w:t>95.100.110.24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2F1D6D6" w14:textId="77777777" w:rsidR="00C90278" w:rsidRPr="00B17F14" w:rsidRDefault="00C90278" w:rsidP="001A1B54">
            <w:pPr>
              <w:spacing w:line="259" w:lineRule="auto"/>
              <w:jc w:val="center"/>
              <w:rPr>
                <w:rFonts w:eastAsia="Calibri" w:cs="Calibri"/>
              </w:rPr>
            </w:pPr>
            <w:r>
              <w:rPr>
                <w:rFonts w:eastAsia="Calibri" w:cs="Calibri"/>
              </w:rPr>
              <w:t>95.100.110.26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2CBC1B6" w14:textId="77777777" w:rsidR="00C90278" w:rsidRPr="00B17F14" w:rsidRDefault="00C90278" w:rsidP="001A1B54">
            <w:pPr>
              <w:spacing w:line="259" w:lineRule="auto"/>
              <w:jc w:val="center"/>
              <w:rPr>
                <w:rFonts w:eastAsia="Calibri" w:cs="Calibri"/>
              </w:rPr>
            </w:pPr>
            <w:r>
              <w:rPr>
                <w:rFonts w:eastAsia="Calibri" w:cs="Calibri"/>
              </w:rPr>
              <w:t>95.100.110.77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DD32128" w14:textId="77777777" w:rsidR="00C90278" w:rsidRPr="00B17F14" w:rsidRDefault="00C90278" w:rsidP="001A1B54">
            <w:pPr>
              <w:spacing w:line="259" w:lineRule="auto"/>
              <w:jc w:val="center"/>
              <w:rPr>
                <w:rFonts w:eastAsia="Calibri" w:cs="Calibri"/>
              </w:rPr>
            </w:pPr>
            <w:r>
              <w:rPr>
                <w:rFonts w:eastAsia="Calibri" w:cs="Calibri"/>
              </w:rPr>
              <w:t>95.100.110.82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7ABE4A8" w14:textId="77777777" w:rsidR="00C90278" w:rsidRPr="00B17F14" w:rsidRDefault="00C90278" w:rsidP="001A1B54">
            <w:pPr>
              <w:spacing w:line="259" w:lineRule="auto"/>
              <w:jc w:val="center"/>
              <w:rPr>
                <w:rFonts w:eastAsia="Calibri" w:cs="Calibri"/>
              </w:rPr>
            </w:pPr>
            <w:r>
              <w:rPr>
                <w:rFonts w:eastAsia="Calibri" w:cs="Calibri"/>
              </w:rPr>
              <w:t>95.100.110.84</w:t>
            </w:r>
          </w:p>
        </w:tc>
      </w:tr>
      <w:tr w:rsidR="00C90278" w:rsidRPr="000D193B" w14:paraId="53F38BAA"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5467908" w14:textId="77777777" w:rsidR="00C90278" w:rsidRPr="00B17F14" w:rsidRDefault="00C90278" w:rsidP="001A1B54">
            <w:pPr>
              <w:spacing w:line="259" w:lineRule="auto"/>
              <w:jc w:val="center"/>
              <w:rPr>
                <w:rFonts w:eastAsia="Calibri" w:cs="Calibri"/>
              </w:rPr>
            </w:pPr>
            <w:r>
              <w:rPr>
                <w:rFonts w:eastAsia="Calibri" w:cs="Calibri"/>
              </w:rPr>
              <w:t>95.100.195.8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B9DF1B6" w14:textId="77777777" w:rsidR="00C90278" w:rsidRPr="00B17F14" w:rsidRDefault="00C90278" w:rsidP="001A1B54">
            <w:pPr>
              <w:spacing w:line="259" w:lineRule="auto"/>
              <w:jc w:val="center"/>
              <w:rPr>
                <w:rFonts w:eastAsia="Calibri" w:cs="Calibri"/>
              </w:rPr>
            </w:pPr>
            <w:r>
              <w:rPr>
                <w:rFonts w:eastAsia="Calibri" w:cs="Calibri"/>
              </w:rPr>
              <w:t>95.100.195.21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54EA9BC" w14:textId="77777777" w:rsidR="00C90278" w:rsidRPr="00B17F14" w:rsidRDefault="00C90278" w:rsidP="001A1B54">
            <w:pPr>
              <w:spacing w:line="259" w:lineRule="auto"/>
              <w:jc w:val="center"/>
              <w:rPr>
                <w:rFonts w:eastAsia="Calibri" w:cs="Calibri"/>
              </w:rPr>
            </w:pPr>
            <w:r>
              <w:rPr>
                <w:rFonts w:eastAsia="Calibri" w:cs="Calibri"/>
              </w:rPr>
              <w:t>95.100.195.29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5D26A3D" w14:textId="77777777" w:rsidR="00C90278" w:rsidRPr="00B17F14" w:rsidRDefault="00C90278" w:rsidP="001A1B54">
            <w:pPr>
              <w:spacing w:line="259" w:lineRule="auto"/>
              <w:jc w:val="center"/>
              <w:rPr>
                <w:rFonts w:eastAsia="Calibri" w:cs="Calibri"/>
              </w:rPr>
            </w:pPr>
            <w:r>
              <w:rPr>
                <w:rFonts w:eastAsia="Calibri" w:cs="Calibri"/>
              </w:rPr>
              <w:t>96.7.218.216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44270F1" w14:textId="77777777" w:rsidR="00C90278" w:rsidRPr="00B17F14" w:rsidRDefault="00C90278" w:rsidP="001A1B54">
            <w:pPr>
              <w:spacing w:line="259" w:lineRule="auto"/>
              <w:jc w:val="center"/>
              <w:rPr>
                <w:rFonts w:eastAsia="Calibri" w:cs="Calibri"/>
              </w:rPr>
            </w:pPr>
            <w:r>
              <w:rPr>
                <w:rFonts w:eastAsia="Calibri" w:cs="Calibri"/>
              </w:rPr>
              <w:t>96.7.218.217</w:t>
            </w:r>
          </w:p>
        </w:tc>
      </w:tr>
      <w:tr w:rsidR="00C90278" w:rsidRPr="000D193B" w14:paraId="1995E7DD"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141E8DA" w14:textId="77777777" w:rsidR="00C90278" w:rsidRPr="00B17F14" w:rsidRDefault="00C90278" w:rsidP="001A1B54">
            <w:pPr>
              <w:spacing w:line="259" w:lineRule="auto"/>
              <w:jc w:val="center"/>
              <w:rPr>
                <w:rFonts w:eastAsia="Calibri" w:cs="Calibri"/>
              </w:rPr>
            </w:pPr>
            <w:r>
              <w:rPr>
                <w:rFonts w:eastAsia="Calibri" w:cs="Calibri"/>
              </w:rPr>
              <w:t>96.7.218.218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88EC2D9" w14:textId="77777777" w:rsidR="00C90278" w:rsidRPr="00B17F14" w:rsidRDefault="00C90278" w:rsidP="001A1B54">
            <w:pPr>
              <w:spacing w:line="259" w:lineRule="auto"/>
              <w:jc w:val="center"/>
              <w:rPr>
                <w:rFonts w:eastAsia="Calibri" w:cs="Calibri"/>
              </w:rPr>
            </w:pPr>
            <w:r>
              <w:rPr>
                <w:rFonts w:eastAsia="Calibri" w:cs="Calibri"/>
              </w:rPr>
              <w:t>96.7.218.219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7D5B588" w14:textId="77777777" w:rsidR="00C90278" w:rsidRPr="00B17F14" w:rsidRDefault="00C90278" w:rsidP="001A1B54">
            <w:pPr>
              <w:spacing w:line="259" w:lineRule="auto"/>
              <w:jc w:val="center"/>
              <w:rPr>
                <w:rFonts w:eastAsia="Calibri" w:cs="Calibri"/>
              </w:rPr>
            </w:pPr>
            <w:r>
              <w:rPr>
                <w:rFonts w:eastAsia="Calibri" w:cs="Calibri"/>
              </w:rPr>
              <w:t>96.7.218.224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CA1ECD0" w14:textId="77777777" w:rsidR="00C90278" w:rsidRPr="00B17F14" w:rsidRDefault="00C90278" w:rsidP="001A1B54">
            <w:pPr>
              <w:spacing w:line="259" w:lineRule="auto"/>
              <w:jc w:val="center"/>
              <w:rPr>
                <w:rFonts w:eastAsia="Calibri" w:cs="Calibri"/>
              </w:rPr>
            </w:pPr>
            <w:r>
              <w:rPr>
                <w:rFonts w:eastAsia="Calibri" w:cs="Calibri"/>
              </w:rPr>
              <w:t>96.7.218.225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B06A934" w14:textId="77777777" w:rsidR="00C90278" w:rsidRPr="00B17F14" w:rsidRDefault="00C90278" w:rsidP="001A1B54">
            <w:pPr>
              <w:spacing w:line="259" w:lineRule="auto"/>
              <w:jc w:val="center"/>
              <w:rPr>
                <w:rFonts w:eastAsia="Calibri" w:cs="Calibri"/>
              </w:rPr>
            </w:pPr>
            <w:r>
              <w:rPr>
                <w:rFonts w:eastAsia="Calibri" w:cs="Calibri"/>
              </w:rPr>
              <w:t>96.7.218.226</w:t>
            </w:r>
          </w:p>
        </w:tc>
      </w:tr>
      <w:tr w:rsidR="00C90278" w:rsidRPr="000D193B" w14:paraId="54E5A5B1"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6ECD710" w14:textId="77777777" w:rsidR="00C90278" w:rsidRPr="00B17F14" w:rsidRDefault="00C90278" w:rsidP="001A1B54">
            <w:pPr>
              <w:spacing w:line="259" w:lineRule="auto"/>
              <w:jc w:val="center"/>
              <w:rPr>
                <w:rFonts w:eastAsia="Calibri" w:cs="Calibri"/>
              </w:rPr>
            </w:pPr>
            <w:r>
              <w:rPr>
                <w:rFonts w:eastAsia="Calibri" w:cs="Calibri"/>
              </w:rPr>
              <w:t>96.7.218.227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703491E" w14:textId="77777777" w:rsidR="00C90278" w:rsidRPr="00B17F14" w:rsidRDefault="00C90278" w:rsidP="001A1B54">
            <w:pPr>
              <w:spacing w:line="259" w:lineRule="auto"/>
              <w:jc w:val="center"/>
              <w:rPr>
                <w:rFonts w:eastAsia="Calibri" w:cs="Calibri"/>
              </w:rPr>
            </w:pPr>
            <w:r>
              <w:rPr>
                <w:rFonts w:eastAsia="Calibri" w:cs="Calibri"/>
              </w:rPr>
              <w:t>96.7.218.233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418E89B" w14:textId="77777777" w:rsidR="00C90278" w:rsidRPr="00B17F14" w:rsidRDefault="00C90278" w:rsidP="001A1B54">
            <w:pPr>
              <w:spacing w:line="259" w:lineRule="auto"/>
              <w:jc w:val="center"/>
              <w:rPr>
                <w:rFonts w:eastAsia="Calibri" w:cs="Calibri"/>
              </w:rPr>
            </w:pPr>
            <w:r>
              <w:rPr>
                <w:rFonts w:eastAsia="Calibri" w:cs="Calibri"/>
              </w:rPr>
              <w:t>96.7.218.240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AA03A94" w14:textId="77777777" w:rsidR="00C90278" w:rsidRPr="00B17F14" w:rsidRDefault="00C90278" w:rsidP="001A1B54">
            <w:pPr>
              <w:spacing w:line="259" w:lineRule="auto"/>
              <w:jc w:val="center"/>
              <w:rPr>
                <w:rFonts w:eastAsia="Calibri" w:cs="Calibri"/>
              </w:rPr>
            </w:pPr>
            <w:r>
              <w:rPr>
                <w:rFonts w:eastAsia="Calibri" w:cs="Calibri"/>
              </w:rPr>
              <w:t>96.7.218.241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FF42969" w14:textId="77777777" w:rsidR="00C90278" w:rsidRPr="00B17F14" w:rsidRDefault="00C90278" w:rsidP="001A1B54">
            <w:pPr>
              <w:spacing w:line="259" w:lineRule="auto"/>
              <w:jc w:val="center"/>
              <w:rPr>
                <w:rFonts w:eastAsia="Calibri" w:cs="Calibri"/>
              </w:rPr>
            </w:pPr>
            <w:r>
              <w:rPr>
                <w:rFonts w:eastAsia="Calibri" w:cs="Calibri"/>
              </w:rPr>
              <w:t>96.16.248.132</w:t>
            </w:r>
          </w:p>
        </w:tc>
      </w:tr>
      <w:tr w:rsidR="00C90278" w:rsidRPr="000D193B" w14:paraId="73AEE5CD"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9125D95" w14:textId="77777777" w:rsidR="00C90278" w:rsidRPr="00B17F14" w:rsidRDefault="00C90278" w:rsidP="001A1B54">
            <w:pPr>
              <w:spacing w:line="259" w:lineRule="auto"/>
              <w:jc w:val="center"/>
              <w:rPr>
                <w:rFonts w:eastAsia="Calibri" w:cs="Calibri"/>
              </w:rPr>
            </w:pPr>
            <w:r>
              <w:rPr>
                <w:rFonts w:eastAsia="Calibri" w:cs="Calibri"/>
              </w:rPr>
              <w:t>96.16.248.134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09CCE49" w14:textId="77777777" w:rsidR="00C90278" w:rsidRPr="00B17F14" w:rsidRDefault="00C90278" w:rsidP="001A1B54">
            <w:pPr>
              <w:spacing w:line="259" w:lineRule="auto"/>
              <w:jc w:val="center"/>
              <w:rPr>
                <w:rFonts w:eastAsia="Calibri" w:cs="Calibri"/>
              </w:rPr>
            </w:pPr>
            <w:r>
              <w:rPr>
                <w:rFonts w:eastAsia="Calibri" w:cs="Calibri"/>
              </w:rPr>
              <w:t>96.16.248.137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AA27FFD" w14:textId="77777777" w:rsidR="00C90278" w:rsidRPr="00B17F14" w:rsidRDefault="00C90278" w:rsidP="001A1B54">
            <w:pPr>
              <w:spacing w:line="259" w:lineRule="auto"/>
              <w:jc w:val="center"/>
              <w:rPr>
                <w:rFonts w:eastAsia="Calibri" w:cs="Calibri"/>
              </w:rPr>
            </w:pPr>
            <w:r>
              <w:rPr>
                <w:rFonts w:eastAsia="Calibri" w:cs="Calibri"/>
              </w:rPr>
              <w:t>96.16.248.148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714F2F7" w14:textId="77777777" w:rsidR="00C90278" w:rsidRPr="00B17F14" w:rsidRDefault="00C90278" w:rsidP="001A1B54">
            <w:pPr>
              <w:spacing w:line="259" w:lineRule="auto"/>
              <w:jc w:val="center"/>
              <w:rPr>
                <w:rFonts w:eastAsia="Calibri" w:cs="Calibri"/>
              </w:rPr>
            </w:pPr>
            <w:r>
              <w:rPr>
                <w:rFonts w:eastAsia="Calibri" w:cs="Calibri"/>
              </w:rPr>
              <w:t>96.16.248.152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9B9B057" w14:textId="77777777" w:rsidR="00C90278" w:rsidRPr="00B17F14" w:rsidRDefault="00C90278" w:rsidP="001A1B54">
            <w:pPr>
              <w:spacing w:line="259" w:lineRule="auto"/>
              <w:jc w:val="center"/>
              <w:rPr>
                <w:rFonts w:eastAsia="Calibri" w:cs="Calibri"/>
              </w:rPr>
            </w:pPr>
            <w:r>
              <w:rPr>
                <w:rFonts w:eastAsia="Calibri" w:cs="Calibri"/>
              </w:rPr>
              <w:t>96.16.248.163</w:t>
            </w:r>
          </w:p>
        </w:tc>
      </w:tr>
      <w:tr w:rsidR="00C90278" w:rsidRPr="000D193B" w14:paraId="076BEB77"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7B2CE67" w14:textId="77777777" w:rsidR="00C90278" w:rsidRPr="00B17F14" w:rsidRDefault="00C90278" w:rsidP="001A1B54">
            <w:pPr>
              <w:spacing w:line="259" w:lineRule="auto"/>
              <w:jc w:val="center"/>
              <w:rPr>
                <w:rFonts w:eastAsia="Calibri" w:cs="Calibri"/>
              </w:rPr>
            </w:pPr>
            <w:r>
              <w:rPr>
                <w:rFonts w:eastAsia="Calibri" w:cs="Calibri"/>
              </w:rPr>
              <w:t>96.16.248.164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1A512AB" w14:textId="77777777" w:rsidR="00C90278" w:rsidRPr="00B17F14" w:rsidRDefault="00C90278" w:rsidP="001A1B54">
            <w:pPr>
              <w:spacing w:line="259" w:lineRule="auto"/>
              <w:jc w:val="center"/>
              <w:rPr>
                <w:rFonts w:eastAsia="Calibri" w:cs="Calibri"/>
              </w:rPr>
            </w:pPr>
            <w:r>
              <w:rPr>
                <w:rFonts w:eastAsia="Calibri" w:cs="Calibri"/>
              </w:rPr>
              <w:t>96.16.248.178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4CA0E5F" w14:textId="77777777" w:rsidR="00C90278" w:rsidRPr="00B17F14" w:rsidRDefault="00C90278" w:rsidP="001A1B54">
            <w:pPr>
              <w:spacing w:line="259" w:lineRule="auto"/>
              <w:jc w:val="center"/>
              <w:rPr>
                <w:rFonts w:eastAsia="Calibri" w:cs="Calibri"/>
              </w:rPr>
            </w:pPr>
            <w:r>
              <w:rPr>
                <w:rFonts w:eastAsia="Calibri" w:cs="Calibri"/>
              </w:rPr>
              <w:t>96.16.248.182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6965411" w14:textId="77777777" w:rsidR="00C90278" w:rsidRPr="00B17F14" w:rsidRDefault="00C90278" w:rsidP="001A1B54">
            <w:pPr>
              <w:spacing w:line="259" w:lineRule="auto"/>
              <w:jc w:val="center"/>
              <w:rPr>
                <w:rFonts w:eastAsia="Calibri" w:cs="Calibri"/>
              </w:rPr>
            </w:pPr>
            <w:r>
              <w:rPr>
                <w:rFonts w:eastAsia="Calibri" w:cs="Calibri"/>
              </w:rPr>
              <w:t>96.17.96.10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023C5E6" w14:textId="77777777" w:rsidR="00C90278" w:rsidRPr="00B17F14" w:rsidRDefault="00C90278" w:rsidP="001A1B54">
            <w:pPr>
              <w:spacing w:line="259" w:lineRule="auto"/>
              <w:jc w:val="center"/>
              <w:rPr>
                <w:rFonts w:eastAsia="Calibri" w:cs="Calibri"/>
              </w:rPr>
            </w:pPr>
            <w:r>
              <w:rPr>
                <w:rFonts w:eastAsia="Calibri" w:cs="Calibri"/>
              </w:rPr>
              <w:t>96.17.96.12</w:t>
            </w:r>
          </w:p>
        </w:tc>
      </w:tr>
      <w:tr w:rsidR="00C90278" w:rsidRPr="000D193B" w14:paraId="549606CC"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234DEB7" w14:textId="77777777" w:rsidR="00C90278" w:rsidRPr="00B17F14" w:rsidRDefault="00C90278" w:rsidP="001A1B54">
            <w:pPr>
              <w:spacing w:line="259" w:lineRule="auto"/>
              <w:jc w:val="center"/>
              <w:rPr>
                <w:rFonts w:eastAsia="Calibri" w:cs="Calibri"/>
              </w:rPr>
            </w:pPr>
            <w:r>
              <w:rPr>
                <w:rFonts w:eastAsia="Calibri" w:cs="Calibri"/>
              </w:rPr>
              <w:lastRenderedPageBreak/>
              <w:t>99.83.169.22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150EBF2" w14:textId="77777777" w:rsidR="00C90278" w:rsidRPr="00B17F14" w:rsidRDefault="00C90278" w:rsidP="001A1B54">
            <w:pPr>
              <w:spacing w:line="259" w:lineRule="auto"/>
              <w:jc w:val="center"/>
              <w:rPr>
                <w:rFonts w:eastAsia="Calibri" w:cs="Calibri"/>
              </w:rPr>
            </w:pPr>
            <w:r>
              <w:rPr>
                <w:rFonts w:eastAsia="Calibri" w:cs="Calibri"/>
              </w:rPr>
              <w:t>99.83.176.46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878781C" w14:textId="77777777" w:rsidR="00C90278" w:rsidRPr="00B17F14" w:rsidRDefault="00C90278" w:rsidP="001A1B54">
            <w:pPr>
              <w:spacing w:line="259" w:lineRule="auto"/>
              <w:jc w:val="center"/>
              <w:rPr>
                <w:rFonts w:eastAsia="Calibri" w:cs="Calibri"/>
              </w:rPr>
            </w:pPr>
            <w:r>
              <w:rPr>
                <w:rFonts w:eastAsia="Calibri" w:cs="Calibri"/>
              </w:rPr>
              <w:t>99.84.105.9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0A491CE" w14:textId="77777777" w:rsidR="00C90278" w:rsidRPr="00B17F14" w:rsidRDefault="00C90278" w:rsidP="001A1B54">
            <w:pPr>
              <w:spacing w:line="259" w:lineRule="auto"/>
              <w:jc w:val="center"/>
              <w:rPr>
                <w:rFonts w:eastAsia="Calibri" w:cs="Calibri"/>
              </w:rPr>
            </w:pPr>
            <w:r>
              <w:rPr>
                <w:rFonts w:eastAsia="Calibri" w:cs="Calibri"/>
              </w:rPr>
              <w:t>99.84.105.25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47A5830" w14:textId="77777777" w:rsidR="00C90278" w:rsidRPr="00B17F14" w:rsidRDefault="00C90278" w:rsidP="001A1B54">
            <w:pPr>
              <w:spacing w:line="259" w:lineRule="auto"/>
              <w:jc w:val="center"/>
              <w:rPr>
                <w:rFonts w:eastAsia="Calibri" w:cs="Calibri"/>
              </w:rPr>
            </w:pPr>
            <w:r>
              <w:rPr>
                <w:rFonts w:eastAsia="Calibri" w:cs="Calibri"/>
              </w:rPr>
              <w:t>99.84.105.74</w:t>
            </w:r>
          </w:p>
        </w:tc>
      </w:tr>
      <w:tr w:rsidR="00C90278" w:rsidRPr="000D193B" w14:paraId="31D55184"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A8FA664" w14:textId="77777777" w:rsidR="00C90278" w:rsidRPr="00B17F14" w:rsidRDefault="00C90278" w:rsidP="001A1B54">
            <w:pPr>
              <w:spacing w:line="259" w:lineRule="auto"/>
              <w:jc w:val="center"/>
              <w:rPr>
                <w:rFonts w:eastAsia="Calibri" w:cs="Calibri"/>
              </w:rPr>
            </w:pPr>
            <w:r>
              <w:rPr>
                <w:rFonts w:eastAsia="Calibri" w:cs="Calibri"/>
              </w:rPr>
              <w:t>99.84.105.89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3EEFB7C" w14:textId="77777777" w:rsidR="00C90278" w:rsidRPr="00B17F14" w:rsidRDefault="00C90278" w:rsidP="001A1B54">
            <w:pPr>
              <w:spacing w:line="259" w:lineRule="auto"/>
              <w:jc w:val="center"/>
              <w:rPr>
                <w:rFonts w:eastAsia="Calibri" w:cs="Calibri"/>
              </w:rPr>
            </w:pPr>
            <w:r>
              <w:rPr>
                <w:rFonts w:eastAsia="Calibri" w:cs="Calibri"/>
              </w:rPr>
              <w:t>99.84.118.10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2327D84" w14:textId="77777777" w:rsidR="00C90278" w:rsidRPr="00B17F14" w:rsidRDefault="00C90278" w:rsidP="001A1B54">
            <w:pPr>
              <w:spacing w:line="259" w:lineRule="auto"/>
              <w:jc w:val="center"/>
              <w:rPr>
                <w:rFonts w:eastAsia="Calibri" w:cs="Calibri"/>
              </w:rPr>
            </w:pPr>
            <w:r>
              <w:rPr>
                <w:rFonts w:eastAsia="Calibri" w:cs="Calibri"/>
              </w:rPr>
              <w:t>99.84.118.54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6061701" w14:textId="77777777" w:rsidR="00C90278" w:rsidRPr="00B17F14" w:rsidRDefault="00C90278" w:rsidP="001A1B54">
            <w:pPr>
              <w:spacing w:line="259" w:lineRule="auto"/>
              <w:jc w:val="center"/>
              <w:rPr>
                <w:rFonts w:eastAsia="Calibri" w:cs="Calibri"/>
              </w:rPr>
            </w:pPr>
            <w:r>
              <w:rPr>
                <w:rFonts w:eastAsia="Calibri" w:cs="Calibri"/>
              </w:rPr>
              <w:t>99.84.118.98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2AD6A56" w14:textId="77777777" w:rsidR="00C90278" w:rsidRPr="00B17F14" w:rsidRDefault="00C90278" w:rsidP="001A1B54">
            <w:pPr>
              <w:spacing w:line="259" w:lineRule="auto"/>
              <w:jc w:val="center"/>
              <w:rPr>
                <w:rFonts w:eastAsia="Calibri" w:cs="Calibri"/>
              </w:rPr>
            </w:pPr>
            <w:r>
              <w:rPr>
                <w:rFonts w:eastAsia="Calibri" w:cs="Calibri"/>
              </w:rPr>
              <w:t>99.84.118.127</w:t>
            </w:r>
          </w:p>
        </w:tc>
      </w:tr>
      <w:tr w:rsidR="00C90278" w:rsidRPr="000D193B" w14:paraId="14C0E74C"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FA4FA7C" w14:textId="77777777" w:rsidR="00C90278" w:rsidRPr="00B17F14" w:rsidRDefault="00C90278" w:rsidP="001A1B54">
            <w:pPr>
              <w:spacing w:line="259" w:lineRule="auto"/>
              <w:jc w:val="center"/>
              <w:rPr>
                <w:rFonts w:eastAsia="Calibri" w:cs="Calibri"/>
              </w:rPr>
            </w:pPr>
            <w:r>
              <w:rPr>
                <w:rFonts w:eastAsia="Calibri" w:cs="Calibri"/>
              </w:rPr>
              <w:t>99.86.101.37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72A5677" w14:textId="77777777" w:rsidR="00C90278" w:rsidRPr="00B17F14" w:rsidRDefault="00C90278" w:rsidP="001A1B54">
            <w:pPr>
              <w:spacing w:line="259" w:lineRule="auto"/>
              <w:jc w:val="center"/>
              <w:rPr>
                <w:rFonts w:eastAsia="Calibri" w:cs="Calibri"/>
              </w:rPr>
            </w:pPr>
            <w:r>
              <w:rPr>
                <w:rFonts w:eastAsia="Calibri" w:cs="Calibri"/>
              </w:rPr>
              <w:t>99.86.101.70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E43F0E5" w14:textId="77777777" w:rsidR="00C90278" w:rsidRPr="00B17F14" w:rsidRDefault="00C90278" w:rsidP="001A1B54">
            <w:pPr>
              <w:spacing w:line="259" w:lineRule="auto"/>
              <w:jc w:val="center"/>
              <w:rPr>
                <w:rFonts w:eastAsia="Calibri" w:cs="Calibri"/>
              </w:rPr>
            </w:pPr>
            <w:r>
              <w:rPr>
                <w:rFonts w:eastAsia="Calibri" w:cs="Calibri"/>
              </w:rPr>
              <w:t>99.86.101.97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F7D369D" w14:textId="77777777" w:rsidR="00C90278" w:rsidRPr="00B17F14" w:rsidRDefault="00C90278" w:rsidP="001A1B54">
            <w:pPr>
              <w:spacing w:line="259" w:lineRule="auto"/>
              <w:jc w:val="center"/>
              <w:rPr>
                <w:rFonts w:eastAsia="Calibri" w:cs="Calibri"/>
              </w:rPr>
            </w:pPr>
            <w:r>
              <w:rPr>
                <w:rFonts w:eastAsia="Calibri" w:cs="Calibri"/>
              </w:rPr>
              <w:t>99.86.101.102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1A5126E" w14:textId="77777777" w:rsidR="00C90278" w:rsidRPr="00B17F14" w:rsidRDefault="00C90278" w:rsidP="001A1B54">
            <w:pPr>
              <w:spacing w:line="259" w:lineRule="auto"/>
              <w:jc w:val="center"/>
              <w:rPr>
                <w:rFonts w:eastAsia="Calibri" w:cs="Calibri"/>
              </w:rPr>
            </w:pPr>
            <w:r>
              <w:rPr>
                <w:rFonts w:eastAsia="Calibri" w:cs="Calibri"/>
              </w:rPr>
              <w:t>100.31.34.16</w:t>
            </w:r>
          </w:p>
        </w:tc>
      </w:tr>
      <w:tr w:rsidR="00C90278" w:rsidRPr="000D193B" w14:paraId="1E1B82B7"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7760036" w14:textId="77777777" w:rsidR="00C90278" w:rsidRPr="00B17F14" w:rsidRDefault="00C90278" w:rsidP="001A1B54">
            <w:pPr>
              <w:spacing w:line="259" w:lineRule="auto"/>
              <w:jc w:val="center"/>
              <w:rPr>
                <w:rFonts w:eastAsia="Calibri" w:cs="Calibri"/>
              </w:rPr>
            </w:pPr>
            <w:r>
              <w:rPr>
                <w:rFonts w:eastAsia="Calibri" w:cs="Calibri"/>
              </w:rPr>
              <w:t>100.60.251.236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4F2FAE6" w14:textId="77777777" w:rsidR="00C90278" w:rsidRPr="00B17F14" w:rsidRDefault="00C90278" w:rsidP="001A1B54">
            <w:pPr>
              <w:spacing w:line="259" w:lineRule="auto"/>
              <w:jc w:val="center"/>
              <w:rPr>
                <w:rFonts w:eastAsia="Calibri" w:cs="Calibri"/>
              </w:rPr>
            </w:pPr>
            <w:r>
              <w:rPr>
                <w:rFonts w:eastAsia="Calibri" w:cs="Calibri"/>
              </w:rPr>
              <w:t>104.17.87.30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89016E1" w14:textId="77777777" w:rsidR="00C90278" w:rsidRPr="00B17F14" w:rsidRDefault="00C90278" w:rsidP="001A1B54">
            <w:pPr>
              <w:spacing w:line="259" w:lineRule="auto"/>
              <w:jc w:val="center"/>
              <w:rPr>
                <w:rFonts w:eastAsia="Calibri" w:cs="Calibri"/>
              </w:rPr>
            </w:pPr>
            <w:r>
              <w:rPr>
                <w:rFonts w:eastAsia="Calibri" w:cs="Calibri"/>
              </w:rPr>
              <w:t>104.17.88.30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ACAA0F6" w14:textId="77777777" w:rsidR="00C90278" w:rsidRPr="00B17F14" w:rsidRDefault="00C90278" w:rsidP="001A1B54">
            <w:pPr>
              <w:spacing w:line="259" w:lineRule="auto"/>
              <w:jc w:val="center"/>
              <w:rPr>
                <w:rFonts w:eastAsia="Calibri" w:cs="Calibri"/>
              </w:rPr>
            </w:pPr>
            <w:r>
              <w:rPr>
                <w:rFonts w:eastAsia="Calibri" w:cs="Calibri"/>
              </w:rPr>
              <w:t>104.17.89.30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A8DD46F" w14:textId="77777777" w:rsidR="00C90278" w:rsidRPr="00B17F14" w:rsidRDefault="00C90278" w:rsidP="001A1B54">
            <w:pPr>
              <w:spacing w:line="259" w:lineRule="auto"/>
              <w:jc w:val="center"/>
              <w:rPr>
                <w:rFonts w:eastAsia="Calibri" w:cs="Calibri"/>
              </w:rPr>
            </w:pPr>
            <w:r>
              <w:rPr>
                <w:rFonts w:eastAsia="Calibri" w:cs="Calibri"/>
              </w:rPr>
              <w:t>104.17.90.30</w:t>
            </w:r>
          </w:p>
        </w:tc>
      </w:tr>
      <w:tr w:rsidR="00C90278" w:rsidRPr="000D193B" w14:paraId="5B3B1178"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0725889" w14:textId="77777777" w:rsidR="00C90278" w:rsidRPr="00B17F14" w:rsidRDefault="00C90278" w:rsidP="001A1B54">
            <w:pPr>
              <w:spacing w:line="259" w:lineRule="auto"/>
              <w:jc w:val="center"/>
              <w:rPr>
                <w:rFonts w:eastAsia="Calibri" w:cs="Calibri"/>
              </w:rPr>
            </w:pPr>
            <w:r>
              <w:rPr>
                <w:rFonts w:eastAsia="Calibri" w:cs="Calibri"/>
              </w:rPr>
              <w:t>104.17.91.30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DBB4022" w14:textId="77777777" w:rsidR="00C90278" w:rsidRPr="00B17F14" w:rsidRDefault="00C90278" w:rsidP="001A1B54">
            <w:pPr>
              <w:spacing w:line="259" w:lineRule="auto"/>
              <w:jc w:val="center"/>
              <w:rPr>
                <w:rFonts w:eastAsia="Calibri" w:cs="Calibri"/>
              </w:rPr>
            </w:pPr>
            <w:r>
              <w:rPr>
                <w:rFonts w:eastAsia="Calibri" w:cs="Calibri"/>
              </w:rPr>
              <w:t>104.18.6.122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3983350" w14:textId="77777777" w:rsidR="00C90278" w:rsidRPr="00B17F14" w:rsidRDefault="00C90278" w:rsidP="001A1B54">
            <w:pPr>
              <w:spacing w:line="259" w:lineRule="auto"/>
              <w:jc w:val="center"/>
              <w:rPr>
                <w:rFonts w:eastAsia="Calibri" w:cs="Calibri"/>
              </w:rPr>
            </w:pPr>
            <w:r>
              <w:rPr>
                <w:rFonts w:eastAsia="Calibri" w:cs="Calibri"/>
              </w:rPr>
              <w:t>104.18.7.122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0F57189" w14:textId="77777777" w:rsidR="00C90278" w:rsidRPr="00B17F14" w:rsidRDefault="00C90278" w:rsidP="001A1B54">
            <w:pPr>
              <w:spacing w:line="259" w:lineRule="auto"/>
              <w:jc w:val="center"/>
              <w:rPr>
                <w:rFonts w:eastAsia="Calibri" w:cs="Calibri"/>
              </w:rPr>
            </w:pPr>
            <w:r>
              <w:rPr>
                <w:rFonts w:eastAsia="Calibri" w:cs="Calibri"/>
              </w:rPr>
              <w:t>104.21.12.53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31156C8" w14:textId="77777777" w:rsidR="00C90278" w:rsidRPr="00B17F14" w:rsidRDefault="00C90278" w:rsidP="001A1B54">
            <w:pPr>
              <w:spacing w:line="259" w:lineRule="auto"/>
              <w:jc w:val="center"/>
              <w:rPr>
                <w:rFonts w:eastAsia="Calibri" w:cs="Calibri"/>
              </w:rPr>
            </w:pPr>
            <w:r>
              <w:rPr>
                <w:rFonts w:eastAsia="Calibri" w:cs="Calibri"/>
              </w:rPr>
              <w:t>104.21.18.108</w:t>
            </w:r>
          </w:p>
        </w:tc>
      </w:tr>
      <w:tr w:rsidR="00C90278" w:rsidRPr="000D193B" w14:paraId="0650E07F"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41A0822" w14:textId="77777777" w:rsidR="00C90278" w:rsidRPr="00B17F14" w:rsidRDefault="00C90278" w:rsidP="001A1B54">
            <w:pPr>
              <w:spacing w:line="259" w:lineRule="auto"/>
              <w:jc w:val="center"/>
              <w:rPr>
                <w:rFonts w:eastAsia="Calibri" w:cs="Calibri"/>
              </w:rPr>
            </w:pPr>
            <w:r>
              <w:rPr>
                <w:rFonts w:eastAsia="Calibri" w:cs="Calibri"/>
              </w:rPr>
              <w:t>104.46.162.96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5B6A42A" w14:textId="77777777" w:rsidR="00C90278" w:rsidRPr="00B17F14" w:rsidRDefault="00C90278" w:rsidP="001A1B54">
            <w:pPr>
              <w:spacing w:line="259" w:lineRule="auto"/>
              <w:jc w:val="center"/>
              <w:rPr>
                <w:rFonts w:eastAsia="Calibri" w:cs="Calibri"/>
              </w:rPr>
            </w:pPr>
            <w:r>
              <w:rPr>
                <w:rFonts w:eastAsia="Calibri" w:cs="Calibri"/>
              </w:rPr>
              <w:t>104.69.222.8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AC4D8B7" w14:textId="77777777" w:rsidR="00C90278" w:rsidRPr="00B17F14" w:rsidRDefault="00C90278" w:rsidP="001A1B54">
            <w:pPr>
              <w:spacing w:line="259" w:lineRule="auto"/>
              <w:jc w:val="center"/>
              <w:rPr>
                <w:rFonts w:eastAsia="Calibri" w:cs="Calibri"/>
              </w:rPr>
            </w:pPr>
            <w:r>
              <w:rPr>
                <w:rFonts w:eastAsia="Calibri" w:cs="Calibri"/>
              </w:rPr>
              <w:t>104.69.222.67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CBACF40" w14:textId="77777777" w:rsidR="00C90278" w:rsidRPr="00B17F14" w:rsidRDefault="00C90278" w:rsidP="001A1B54">
            <w:pPr>
              <w:spacing w:line="259" w:lineRule="auto"/>
              <w:jc w:val="center"/>
              <w:rPr>
                <w:rFonts w:eastAsia="Calibri" w:cs="Calibri"/>
              </w:rPr>
            </w:pPr>
            <w:r>
              <w:rPr>
                <w:rFonts w:eastAsia="Calibri" w:cs="Calibri"/>
              </w:rPr>
              <w:t>104.69.222.99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5ADC44F" w14:textId="77777777" w:rsidR="00C90278" w:rsidRPr="00B17F14" w:rsidRDefault="00C90278" w:rsidP="001A1B54">
            <w:pPr>
              <w:spacing w:line="259" w:lineRule="auto"/>
              <w:jc w:val="center"/>
              <w:rPr>
                <w:rFonts w:eastAsia="Calibri" w:cs="Calibri"/>
              </w:rPr>
            </w:pPr>
            <w:r>
              <w:rPr>
                <w:rFonts w:eastAsia="Calibri" w:cs="Calibri"/>
              </w:rPr>
              <w:t>104.69.222.123</w:t>
            </w:r>
          </w:p>
        </w:tc>
      </w:tr>
      <w:tr w:rsidR="00C90278" w:rsidRPr="000D193B" w14:paraId="1D47C52A"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7C11AC9" w14:textId="77777777" w:rsidR="00C90278" w:rsidRPr="00B17F14" w:rsidRDefault="00C90278" w:rsidP="001A1B54">
            <w:pPr>
              <w:spacing w:line="259" w:lineRule="auto"/>
              <w:jc w:val="center"/>
              <w:rPr>
                <w:rFonts w:eastAsia="Calibri" w:cs="Calibri"/>
              </w:rPr>
            </w:pPr>
            <w:r>
              <w:rPr>
                <w:rFonts w:eastAsia="Calibri" w:cs="Calibri"/>
              </w:rPr>
              <w:t>104.71.143.7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62D8920" w14:textId="77777777" w:rsidR="00C90278" w:rsidRPr="00B17F14" w:rsidRDefault="00C90278" w:rsidP="001A1B54">
            <w:pPr>
              <w:spacing w:line="259" w:lineRule="auto"/>
              <w:jc w:val="center"/>
              <w:rPr>
                <w:rFonts w:eastAsia="Calibri" w:cs="Calibri"/>
              </w:rPr>
            </w:pPr>
            <w:r>
              <w:rPr>
                <w:rFonts w:eastAsia="Calibri" w:cs="Calibri"/>
              </w:rPr>
              <w:t>104.71.143.8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BF29758" w14:textId="77777777" w:rsidR="00C90278" w:rsidRPr="00B17F14" w:rsidRDefault="00C90278" w:rsidP="001A1B54">
            <w:pPr>
              <w:spacing w:line="259" w:lineRule="auto"/>
              <w:jc w:val="center"/>
              <w:rPr>
                <w:rFonts w:eastAsia="Calibri" w:cs="Calibri"/>
              </w:rPr>
            </w:pPr>
            <w:r>
              <w:rPr>
                <w:rFonts w:eastAsia="Calibri" w:cs="Calibri"/>
              </w:rPr>
              <w:t>104.71.143.9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4A4FB96" w14:textId="77777777" w:rsidR="00C90278" w:rsidRPr="00B17F14" w:rsidRDefault="00C90278" w:rsidP="001A1B54">
            <w:pPr>
              <w:spacing w:line="259" w:lineRule="auto"/>
              <w:jc w:val="center"/>
              <w:rPr>
                <w:rFonts w:eastAsia="Calibri" w:cs="Calibri"/>
              </w:rPr>
            </w:pPr>
            <w:r>
              <w:rPr>
                <w:rFonts w:eastAsia="Calibri" w:cs="Calibri"/>
              </w:rPr>
              <w:t>104.71.143.10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854838F" w14:textId="77777777" w:rsidR="00C90278" w:rsidRPr="00B17F14" w:rsidRDefault="00C90278" w:rsidP="001A1B54">
            <w:pPr>
              <w:spacing w:line="259" w:lineRule="auto"/>
              <w:jc w:val="center"/>
              <w:rPr>
                <w:rFonts w:eastAsia="Calibri" w:cs="Calibri"/>
              </w:rPr>
            </w:pPr>
            <w:r>
              <w:rPr>
                <w:rFonts w:eastAsia="Calibri" w:cs="Calibri"/>
              </w:rPr>
              <w:t>104.71.143.15</w:t>
            </w:r>
          </w:p>
        </w:tc>
      </w:tr>
      <w:tr w:rsidR="00C90278" w:rsidRPr="000D193B" w14:paraId="36153526"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563A948" w14:textId="77777777" w:rsidR="00C90278" w:rsidRPr="00B17F14" w:rsidRDefault="00C90278" w:rsidP="001A1B54">
            <w:pPr>
              <w:spacing w:line="259" w:lineRule="auto"/>
              <w:jc w:val="center"/>
              <w:rPr>
                <w:rFonts w:eastAsia="Calibri" w:cs="Calibri"/>
              </w:rPr>
            </w:pPr>
            <w:r>
              <w:rPr>
                <w:rFonts w:eastAsia="Calibri" w:cs="Calibri"/>
              </w:rPr>
              <w:t>104.71.143.17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B6224DF" w14:textId="77777777" w:rsidR="00C90278" w:rsidRPr="00B17F14" w:rsidRDefault="00C90278" w:rsidP="001A1B54">
            <w:pPr>
              <w:spacing w:line="259" w:lineRule="auto"/>
              <w:jc w:val="center"/>
              <w:rPr>
                <w:rFonts w:eastAsia="Calibri" w:cs="Calibri"/>
              </w:rPr>
            </w:pPr>
            <w:r>
              <w:rPr>
                <w:rFonts w:eastAsia="Calibri" w:cs="Calibri"/>
              </w:rPr>
              <w:t>104.71.143.18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F2D4033" w14:textId="77777777" w:rsidR="00C90278" w:rsidRPr="00B17F14" w:rsidRDefault="00C90278" w:rsidP="001A1B54">
            <w:pPr>
              <w:spacing w:line="259" w:lineRule="auto"/>
              <w:jc w:val="center"/>
              <w:rPr>
                <w:rFonts w:eastAsia="Calibri" w:cs="Calibri"/>
              </w:rPr>
            </w:pPr>
            <w:r>
              <w:rPr>
                <w:rFonts w:eastAsia="Calibri" w:cs="Calibri"/>
              </w:rPr>
              <w:t>104.71.143.19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604BF6A" w14:textId="77777777" w:rsidR="00C90278" w:rsidRPr="00B17F14" w:rsidRDefault="00C90278" w:rsidP="001A1B54">
            <w:pPr>
              <w:spacing w:line="259" w:lineRule="auto"/>
              <w:jc w:val="center"/>
              <w:rPr>
                <w:rFonts w:eastAsia="Calibri" w:cs="Calibri"/>
              </w:rPr>
            </w:pPr>
            <w:r>
              <w:rPr>
                <w:rFonts w:eastAsia="Calibri" w:cs="Calibri"/>
              </w:rPr>
              <w:t>104.71.143.20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F302C03" w14:textId="77777777" w:rsidR="00C90278" w:rsidRPr="00B17F14" w:rsidRDefault="00C90278" w:rsidP="001A1B54">
            <w:pPr>
              <w:spacing w:line="259" w:lineRule="auto"/>
              <w:jc w:val="center"/>
              <w:rPr>
                <w:rFonts w:eastAsia="Calibri" w:cs="Calibri"/>
              </w:rPr>
            </w:pPr>
            <w:r>
              <w:rPr>
                <w:rFonts w:eastAsia="Calibri" w:cs="Calibri"/>
              </w:rPr>
              <w:t>104.71.143.25</w:t>
            </w:r>
          </w:p>
        </w:tc>
      </w:tr>
      <w:tr w:rsidR="00C90278" w:rsidRPr="000D193B" w14:paraId="5D685EB6"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6A4C646" w14:textId="77777777" w:rsidR="00C90278" w:rsidRPr="00B17F14" w:rsidRDefault="00C90278" w:rsidP="001A1B54">
            <w:pPr>
              <w:spacing w:line="259" w:lineRule="auto"/>
              <w:jc w:val="center"/>
              <w:rPr>
                <w:rFonts w:eastAsia="Calibri" w:cs="Calibri"/>
              </w:rPr>
            </w:pPr>
            <w:r>
              <w:rPr>
                <w:rFonts w:eastAsia="Calibri" w:cs="Calibri"/>
              </w:rPr>
              <w:t>104.71.143.29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A57529B" w14:textId="77777777" w:rsidR="00C90278" w:rsidRPr="00B17F14" w:rsidRDefault="00C90278" w:rsidP="001A1B54">
            <w:pPr>
              <w:spacing w:line="259" w:lineRule="auto"/>
              <w:jc w:val="center"/>
              <w:rPr>
                <w:rFonts w:eastAsia="Calibri" w:cs="Calibri"/>
              </w:rPr>
            </w:pPr>
            <w:r>
              <w:rPr>
                <w:rFonts w:eastAsia="Calibri" w:cs="Calibri"/>
              </w:rPr>
              <w:t>104.71.143.41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308E2B7" w14:textId="77777777" w:rsidR="00C90278" w:rsidRPr="00B17F14" w:rsidRDefault="00C90278" w:rsidP="001A1B54">
            <w:pPr>
              <w:spacing w:line="259" w:lineRule="auto"/>
              <w:jc w:val="center"/>
              <w:rPr>
                <w:rFonts w:eastAsia="Calibri" w:cs="Calibri"/>
              </w:rPr>
            </w:pPr>
            <w:r>
              <w:rPr>
                <w:rFonts w:eastAsia="Calibri" w:cs="Calibri"/>
              </w:rPr>
              <w:t>104.71.143.43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6EE8196" w14:textId="77777777" w:rsidR="00C90278" w:rsidRPr="00B17F14" w:rsidRDefault="00C90278" w:rsidP="001A1B54">
            <w:pPr>
              <w:spacing w:line="259" w:lineRule="auto"/>
              <w:jc w:val="center"/>
              <w:rPr>
                <w:rFonts w:eastAsia="Calibri" w:cs="Calibri"/>
              </w:rPr>
            </w:pPr>
            <w:r>
              <w:rPr>
                <w:rFonts w:eastAsia="Calibri" w:cs="Calibri"/>
              </w:rPr>
              <w:t>104.71.143.47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6EE420A" w14:textId="77777777" w:rsidR="00C90278" w:rsidRPr="00B17F14" w:rsidRDefault="00C90278" w:rsidP="001A1B54">
            <w:pPr>
              <w:spacing w:line="259" w:lineRule="auto"/>
              <w:jc w:val="center"/>
              <w:rPr>
                <w:rFonts w:eastAsia="Calibri" w:cs="Calibri"/>
              </w:rPr>
            </w:pPr>
            <w:r>
              <w:rPr>
                <w:rFonts w:eastAsia="Calibri" w:cs="Calibri"/>
              </w:rPr>
              <w:t>104.71.143.59</w:t>
            </w:r>
          </w:p>
        </w:tc>
      </w:tr>
      <w:tr w:rsidR="00C90278" w:rsidRPr="000D193B" w14:paraId="5367EA03"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806473C" w14:textId="77777777" w:rsidR="00C90278" w:rsidRPr="00B17F14" w:rsidRDefault="00C90278" w:rsidP="001A1B54">
            <w:pPr>
              <w:spacing w:line="259" w:lineRule="auto"/>
              <w:jc w:val="center"/>
              <w:rPr>
                <w:rFonts w:eastAsia="Calibri" w:cs="Calibri"/>
              </w:rPr>
            </w:pPr>
            <w:r>
              <w:rPr>
                <w:rFonts w:eastAsia="Calibri" w:cs="Calibri"/>
              </w:rPr>
              <w:t>104.71.143.77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3E77779" w14:textId="77777777" w:rsidR="00C90278" w:rsidRPr="00B17F14" w:rsidRDefault="00C90278" w:rsidP="001A1B54">
            <w:pPr>
              <w:spacing w:line="259" w:lineRule="auto"/>
              <w:jc w:val="center"/>
              <w:rPr>
                <w:rFonts w:eastAsia="Calibri" w:cs="Calibri"/>
              </w:rPr>
            </w:pPr>
            <w:r>
              <w:rPr>
                <w:rFonts w:eastAsia="Calibri" w:cs="Calibri"/>
              </w:rPr>
              <w:t>104.71.143.78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1DF6362" w14:textId="77777777" w:rsidR="00C90278" w:rsidRPr="00B17F14" w:rsidRDefault="00C90278" w:rsidP="001A1B54">
            <w:pPr>
              <w:spacing w:line="259" w:lineRule="auto"/>
              <w:jc w:val="center"/>
              <w:rPr>
                <w:rFonts w:eastAsia="Calibri" w:cs="Calibri"/>
              </w:rPr>
            </w:pPr>
            <w:r>
              <w:rPr>
                <w:rFonts w:eastAsia="Calibri" w:cs="Calibri"/>
              </w:rPr>
              <w:t>104.71.143.81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1F454FB" w14:textId="77777777" w:rsidR="00C90278" w:rsidRPr="00B17F14" w:rsidRDefault="00C90278" w:rsidP="001A1B54">
            <w:pPr>
              <w:spacing w:line="259" w:lineRule="auto"/>
              <w:jc w:val="center"/>
              <w:rPr>
                <w:rFonts w:eastAsia="Calibri" w:cs="Calibri"/>
              </w:rPr>
            </w:pPr>
            <w:r>
              <w:rPr>
                <w:rFonts w:eastAsia="Calibri" w:cs="Calibri"/>
              </w:rPr>
              <w:t>104.71.143.93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56D0BBB" w14:textId="77777777" w:rsidR="00C90278" w:rsidRPr="00B17F14" w:rsidRDefault="00C90278" w:rsidP="001A1B54">
            <w:pPr>
              <w:spacing w:line="259" w:lineRule="auto"/>
              <w:jc w:val="center"/>
              <w:rPr>
                <w:rFonts w:eastAsia="Calibri" w:cs="Calibri"/>
              </w:rPr>
            </w:pPr>
            <w:r>
              <w:rPr>
                <w:rFonts w:eastAsia="Calibri" w:cs="Calibri"/>
              </w:rPr>
              <w:t>104.71.143.102</w:t>
            </w:r>
          </w:p>
        </w:tc>
      </w:tr>
      <w:tr w:rsidR="00C90278" w:rsidRPr="000D193B" w14:paraId="5902209F"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4895034" w14:textId="77777777" w:rsidR="00C90278" w:rsidRPr="00B17F14" w:rsidRDefault="00C90278" w:rsidP="001A1B54">
            <w:pPr>
              <w:spacing w:line="259" w:lineRule="auto"/>
              <w:jc w:val="center"/>
              <w:rPr>
                <w:rFonts w:eastAsia="Calibri" w:cs="Calibri"/>
              </w:rPr>
            </w:pPr>
            <w:r>
              <w:rPr>
                <w:rFonts w:eastAsia="Calibri" w:cs="Calibri"/>
              </w:rPr>
              <w:t>104.71.143.103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2D6AFEF" w14:textId="77777777" w:rsidR="00C90278" w:rsidRPr="00B17F14" w:rsidRDefault="00C90278" w:rsidP="001A1B54">
            <w:pPr>
              <w:spacing w:line="259" w:lineRule="auto"/>
              <w:jc w:val="center"/>
              <w:rPr>
                <w:rFonts w:eastAsia="Calibri" w:cs="Calibri"/>
              </w:rPr>
            </w:pPr>
            <w:r>
              <w:rPr>
                <w:rFonts w:eastAsia="Calibri" w:cs="Calibri"/>
              </w:rPr>
              <w:t>104.71.143.107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12843E1" w14:textId="77777777" w:rsidR="00C90278" w:rsidRPr="00B17F14" w:rsidRDefault="00C90278" w:rsidP="001A1B54">
            <w:pPr>
              <w:spacing w:line="259" w:lineRule="auto"/>
              <w:jc w:val="center"/>
              <w:rPr>
                <w:rFonts w:eastAsia="Calibri" w:cs="Calibri"/>
              </w:rPr>
            </w:pPr>
            <w:r>
              <w:rPr>
                <w:rFonts w:eastAsia="Calibri" w:cs="Calibri"/>
              </w:rPr>
              <w:t>104.71.143.110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0C109B2" w14:textId="77777777" w:rsidR="00C90278" w:rsidRPr="00B17F14" w:rsidRDefault="00C90278" w:rsidP="001A1B54">
            <w:pPr>
              <w:spacing w:line="259" w:lineRule="auto"/>
              <w:jc w:val="center"/>
              <w:rPr>
                <w:rFonts w:eastAsia="Calibri" w:cs="Calibri"/>
              </w:rPr>
            </w:pPr>
            <w:r>
              <w:rPr>
                <w:rFonts w:eastAsia="Calibri" w:cs="Calibri"/>
              </w:rPr>
              <w:t>104.71.143.119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89DCE59" w14:textId="77777777" w:rsidR="00C90278" w:rsidRPr="00B17F14" w:rsidRDefault="00C90278" w:rsidP="001A1B54">
            <w:pPr>
              <w:spacing w:line="259" w:lineRule="auto"/>
              <w:jc w:val="center"/>
              <w:rPr>
                <w:rFonts w:eastAsia="Calibri" w:cs="Calibri"/>
              </w:rPr>
            </w:pPr>
            <w:r>
              <w:rPr>
                <w:rFonts w:eastAsia="Calibri" w:cs="Calibri"/>
              </w:rPr>
              <w:t>104.71.143.154</w:t>
            </w:r>
          </w:p>
        </w:tc>
      </w:tr>
      <w:tr w:rsidR="00C90278" w:rsidRPr="000D193B" w14:paraId="7E825910"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1AA4A01" w14:textId="77777777" w:rsidR="00C90278" w:rsidRPr="00B17F14" w:rsidRDefault="00C90278" w:rsidP="001A1B54">
            <w:pPr>
              <w:spacing w:line="259" w:lineRule="auto"/>
              <w:jc w:val="center"/>
              <w:rPr>
                <w:rFonts w:eastAsia="Calibri" w:cs="Calibri"/>
              </w:rPr>
            </w:pPr>
            <w:r>
              <w:rPr>
                <w:rFonts w:eastAsia="Calibri" w:cs="Calibri"/>
              </w:rPr>
              <w:t>104.71.143.173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CE5E4D3" w14:textId="77777777" w:rsidR="00C90278" w:rsidRPr="00B17F14" w:rsidRDefault="00C90278" w:rsidP="001A1B54">
            <w:pPr>
              <w:spacing w:line="259" w:lineRule="auto"/>
              <w:jc w:val="center"/>
              <w:rPr>
                <w:rFonts w:eastAsia="Calibri" w:cs="Calibri"/>
              </w:rPr>
            </w:pPr>
            <w:r>
              <w:rPr>
                <w:rFonts w:eastAsia="Calibri" w:cs="Calibri"/>
              </w:rPr>
              <w:t>104.71.143.176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A885209" w14:textId="77777777" w:rsidR="00C90278" w:rsidRPr="00B17F14" w:rsidRDefault="00C90278" w:rsidP="001A1B54">
            <w:pPr>
              <w:spacing w:line="259" w:lineRule="auto"/>
              <w:jc w:val="center"/>
              <w:rPr>
                <w:rFonts w:eastAsia="Calibri" w:cs="Calibri"/>
              </w:rPr>
            </w:pPr>
            <w:r>
              <w:rPr>
                <w:rFonts w:eastAsia="Calibri" w:cs="Calibri"/>
              </w:rPr>
              <w:t>104.72.70.87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AC005E0" w14:textId="77777777" w:rsidR="00C90278" w:rsidRPr="00B17F14" w:rsidRDefault="00C90278" w:rsidP="001A1B54">
            <w:pPr>
              <w:spacing w:line="259" w:lineRule="auto"/>
              <w:jc w:val="center"/>
              <w:rPr>
                <w:rFonts w:eastAsia="Calibri" w:cs="Calibri"/>
              </w:rPr>
            </w:pPr>
            <w:r>
              <w:rPr>
                <w:rFonts w:eastAsia="Calibri" w:cs="Calibri"/>
              </w:rPr>
              <w:t>104.72.70.91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3AE3DB6" w14:textId="77777777" w:rsidR="00C90278" w:rsidRPr="00B17F14" w:rsidRDefault="00C90278" w:rsidP="001A1B54">
            <w:pPr>
              <w:spacing w:line="259" w:lineRule="auto"/>
              <w:jc w:val="center"/>
              <w:rPr>
                <w:rFonts w:eastAsia="Calibri" w:cs="Calibri"/>
              </w:rPr>
            </w:pPr>
            <w:r>
              <w:rPr>
                <w:rFonts w:eastAsia="Calibri" w:cs="Calibri"/>
              </w:rPr>
              <w:t>104.72.70.118</w:t>
            </w:r>
          </w:p>
        </w:tc>
      </w:tr>
      <w:tr w:rsidR="00C90278" w:rsidRPr="000D193B" w14:paraId="7AF6F68F"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99FB505" w14:textId="77777777" w:rsidR="00C90278" w:rsidRPr="00B17F14" w:rsidRDefault="00C90278" w:rsidP="001A1B54">
            <w:pPr>
              <w:spacing w:line="259" w:lineRule="auto"/>
              <w:jc w:val="center"/>
              <w:rPr>
                <w:rFonts w:eastAsia="Calibri" w:cs="Calibri"/>
              </w:rPr>
            </w:pPr>
            <w:r>
              <w:rPr>
                <w:rFonts w:eastAsia="Calibri" w:cs="Calibri"/>
              </w:rPr>
              <w:t>104.72.70.170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EF0648C" w14:textId="77777777" w:rsidR="00C90278" w:rsidRPr="00B17F14" w:rsidRDefault="00C90278" w:rsidP="001A1B54">
            <w:pPr>
              <w:spacing w:line="259" w:lineRule="auto"/>
              <w:jc w:val="center"/>
              <w:rPr>
                <w:rFonts w:eastAsia="Calibri" w:cs="Calibri"/>
              </w:rPr>
            </w:pPr>
            <w:r>
              <w:rPr>
                <w:rFonts w:eastAsia="Calibri" w:cs="Calibri"/>
              </w:rPr>
              <w:t>104.76.210.149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74E1FA2" w14:textId="77777777" w:rsidR="00C90278" w:rsidRPr="00B17F14" w:rsidRDefault="00C90278" w:rsidP="001A1B54">
            <w:pPr>
              <w:spacing w:line="259" w:lineRule="auto"/>
              <w:jc w:val="center"/>
              <w:rPr>
                <w:rFonts w:eastAsia="Calibri" w:cs="Calibri"/>
              </w:rPr>
            </w:pPr>
            <w:r>
              <w:rPr>
                <w:rFonts w:eastAsia="Calibri" w:cs="Calibri"/>
              </w:rPr>
              <w:t>104.77.178.143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B205C58" w14:textId="77777777" w:rsidR="00C90278" w:rsidRPr="00B17F14" w:rsidRDefault="00C90278" w:rsidP="001A1B54">
            <w:pPr>
              <w:spacing w:line="259" w:lineRule="auto"/>
              <w:jc w:val="center"/>
              <w:rPr>
                <w:rFonts w:eastAsia="Calibri" w:cs="Calibri"/>
              </w:rPr>
            </w:pPr>
            <w:r>
              <w:rPr>
                <w:rFonts w:eastAsia="Calibri" w:cs="Calibri"/>
              </w:rPr>
              <w:t>104.77.178.154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3839BA5" w14:textId="77777777" w:rsidR="00C90278" w:rsidRPr="00B17F14" w:rsidRDefault="00C90278" w:rsidP="001A1B54">
            <w:pPr>
              <w:spacing w:line="259" w:lineRule="auto"/>
              <w:jc w:val="center"/>
              <w:rPr>
                <w:rFonts w:eastAsia="Calibri" w:cs="Calibri"/>
              </w:rPr>
            </w:pPr>
            <w:r>
              <w:rPr>
                <w:rFonts w:eastAsia="Calibri" w:cs="Calibri"/>
              </w:rPr>
              <w:t>104.77.178.168</w:t>
            </w:r>
          </w:p>
        </w:tc>
      </w:tr>
      <w:tr w:rsidR="00C90278" w:rsidRPr="000D193B" w14:paraId="64543F62"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F5DC22F" w14:textId="77777777" w:rsidR="00C90278" w:rsidRPr="00B17F14" w:rsidRDefault="00C90278" w:rsidP="001A1B54">
            <w:pPr>
              <w:spacing w:line="259" w:lineRule="auto"/>
              <w:jc w:val="center"/>
              <w:rPr>
                <w:rFonts w:eastAsia="Calibri" w:cs="Calibri"/>
              </w:rPr>
            </w:pPr>
            <w:r>
              <w:rPr>
                <w:rFonts w:eastAsia="Calibri" w:cs="Calibri"/>
              </w:rPr>
              <w:t>104.88.70.114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AEF7730" w14:textId="77777777" w:rsidR="00C90278" w:rsidRPr="00B17F14" w:rsidRDefault="00C90278" w:rsidP="001A1B54">
            <w:pPr>
              <w:spacing w:line="259" w:lineRule="auto"/>
              <w:jc w:val="center"/>
              <w:rPr>
                <w:rFonts w:eastAsia="Calibri" w:cs="Calibri"/>
              </w:rPr>
            </w:pPr>
            <w:r>
              <w:rPr>
                <w:rFonts w:eastAsia="Calibri" w:cs="Calibri"/>
              </w:rPr>
              <w:t>104.88.70.122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FBC5EDA" w14:textId="77777777" w:rsidR="00C90278" w:rsidRPr="00B17F14" w:rsidRDefault="00C90278" w:rsidP="001A1B54">
            <w:pPr>
              <w:spacing w:line="259" w:lineRule="auto"/>
              <w:jc w:val="center"/>
              <w:rPr>
                <w:rFonts w:eastAsia="Calibri" w:cs="Calibri"/>
              </w:rPr>
            </w:pPr>
            <w:r>
              <w:rPr>
                <w:rFonts w:eastAsia="Calibri" w:cs="Calibri"/>
              </w:rPr>
              <w:t>104.88.70.147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88FB920" w14:textId="77777777" w:rsidR="00C90278" w:rsidRPr="00B17F14" w:rsidRDefault="00C90278" w:rsidP="001A1B54">
            <w:pPr>
              <w:spacing w:line="259" w:lineRule="auto"/>
              <w:jc w:val="center"/>
              <w:rPr>
                <w:rFonts w:eastAsia="Calibri" w:cs="Calibri"/>
              </w:rPr>
            </w:pPr>
            <w:r>
              <w:rPr>
                <w:rFonts w:eastAsia="Calibri" w:cs="Calibri"/>
              </w:rPr>
              <w:t>104.88.71.8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CBDB1A2" w14:textId="77777777" w:rsidR="00C90278" w:rsidRPr="00B17F14" w:rsidRDefault="00C90278" w:rsidP="001A1B54">
            <w:pPr>
              <w:spacing w:line="259" w:lineRule="auto"/>
              <w:jc w:val="center"/>
              <w:rPr>
                <w:rFonts w:eastAsia="Calibri" w:cs="Calibri"/>
              </w:rPr>
            </w:pPr>
            <w:r>
              <w:rPr>
                <w:rFonts w:eastAsia="Calibri" w:cs="Calibri"/>
              </w:rPr>
              <w:t>104.88.71.83</w:t>
            </w:r>
          </w:p>
        </w:tc>
      </w:tr>
      <w:tr w:rsidR="00C90278" w:rsidRPr="000D193B" w14:paraId="7A0EBD76"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F1080E6" w14:textId="77777777" w:rsidR="00C90278" w:rsidRPr="00B17F14" w:rsidRDefault="00C90278" w:rsidP="001A1B54">
            <w:pPr>
              <w:spacing w:line="259" w:lineRule="auto"/>
              <w:jc w:val="center"/>
              <w:rPr>
                <w:rFonts w:eastAsia="Calibri" w:cs="Calibri"/>
              </w:rPr>
            </w:pPr>
            <w:r>
              <w:rPr>
                <w:rFonts w:eastAsia="Calibri" w:cs="Calibri"/>
              </w:rPr>
              <w:t>104.88.71.97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72DB96C" w14:textId="77777777" w:rsidR="00C90278" w:rsidRPr="00B17F14" w:rsidRDefault="00C90278" w:rsidP="001A1B54">
            <w:pPr>
              <w:spacing w:line="259" w:lineRule="auto"/>
              <w:jc w:val="center"/>
              <w:rPr>
                <w:rFonts w:eastAsia="Calibri" w:cs="Calibri"/>
              </w:rPr>
            </w:pPr>
            <w:r>
              <w:rPr>
                <w:rFonts w:eastAsia="Calibri" w:cs="Calibri"/>
              </w:rPr>
              <w:t>104.96.163.207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02F0AC0" w14:textId="77777777" w:rsidR="00C90278" w:rsidRPr="00B17F14" w:rsidRDefault="00C90278" w:rsidP="001A1B54">
            <w:pPr>
              <w:spacing w:line="259" w:lineRule="auto"/>
              <w:jc w:val="center"/>
              <w:rPr>
                <w:rFonts w:eastAsia="Calibri" w:cs="Calibri"/>
              </w:rPr>
            </w:pPr>
            <w:r>
              <w:rPr>
                <w:rFonts w:eastAsia="Calibri" w:cs="Calibri"/>
              </w:rPr>
              <w:t>104.97.14.131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7BC292A" w14:textId="77777777" w:rsidR="00C90278" w:rsidRPr="00B17F14" w:rsidRDefault="00C90278" w:rsidP="001A1B54">
            <w:pPr>
              <w:spacing w:line="259" w:lineRule="auto"/>
              <w:jc w:val="center"/>
              <w:rPr>
                <w:rFonts w:eastAsia="Calibri" w:cs="Calibri"/>
              </w:rPr>
            </w:pPr>
            <w:r>
              <w:rPr>
                <w:rFonts w:eastAsia="Calibri" w:cs="Calibri"/>
              </w:rPr>
              <w:t>104.102.244.112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883F9B0" w14:textId="77777777" w:rsidR="00C90278" w:rsidRPr="00B17F14" w:rsidRDefault="00C90278" w:rsidP="001A1B54">
            <w:pPr>
              <w:spacing w:line="259" w:lineRule="auto"/>
              <w:jc w:val="center"/>
              <w:rPr>
                <w:rFonts w:eastAsia="Calibri" w:cs="Calibri"/>
              </w:rPr>
            </w:pPr>
            <w:r>
              <w:rPr>
                <w:rFonts w:eastAsia="Calibri" w:cs="Calibri"/>
              </w:rPr>
              <w:t>104.110.240.152</w:t>
            </w:r>
          </w:p>
        </w:tc>
      </w:tr>
      <w:tr w:rsidR="00C90278" w:rsidRPr="000D193B" w14:paraId="7191023A"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28740B2" w14:textId="77777777" w:rsidR="00C90278" w:rsidRPr="00B17F14" w:rsidRDefault="00C90278" w:rsidP="001A1B54">
            <w:pPr>
              <w:spacing w:line="259" w:lineRule="auto"/>
              <w:jc w:val="center"/>
              <w:rPr>
                <w:rFonts w:eastAsia="Calibri" w:cs="Calibri"/>
              </w:rPr>
            </w:pPr>
            <w:r>
              <w:rPr>
                <w:rFonts w:eastAsia="Calibri" w:cs="Calibri"/>
              </w:rPr>
              <w:t>104.117.181.72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9C9A4A3" w14:textId="77777777" w:rsidR="00C90278" w:rsidRPr="00B17F14" w:rsidRDefault="00C90278" w:rsidP="001A1B54">
            <w:pPr>
              <w:spacing w:line="259" w:lineRule="auto"/>
              <w:jc w:val="center"/>
              <w:rPr>
                <w:rFonts w:eastAsia="Calibri" w:cs="Calibri"/>
              </w:rPr>
            </w:pPr>
            <w:r>
              <w:rPr>
                <w:rFonts w:eastAsia="Calibri" w:cs="Calibri"/>
              </w:rPr>
              <w:t>104.117.181.89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7BDCEFF" w14:textId="77777777" w:rsidR="00C90278" w:rsidRPr="00B17F14" w:rsidRDefault="00C90278" w:rsidP="001A1B54">
            <w:pPr>
              <w:spacing w:line="259" w:lineRule="auto"/>
              <w:jc w:val="center"/>
              <w:rPr>
                <w:rFonts w:eastAsia="Calibri" w:cs="Calibri"/>
              </w:rPr>
            </w:pPr>
            <w:r>
              <w:rPr>
                <w:rFonts w:eastAsia="Calibri" w:cs="Calibri"/>
              </w:rPr>
              <w:t>104.117.181.120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7BAAE95" w14:textId="77777777" w:rsidR="00C90278" w:rsidRPr="00B17F14" w:rsidRDefault="00C90278" w:rsidP="001A1B54">
            <w:pPr>
              <w:spacing w:line="259" w:lineRule="auto"/>
              <w:jc w:val="center"/>
              <w:rPr>
                <w:rFonts w:eastAsia="Calibri" w:cs="Calibri"/>
              </w:rPr>
            </w:pPr>
            <w:r>
              <w:rPr>
                <w:rFonts w:eastAsia="Calibri" w:cs="Calibri"/>
              </w:rPr>
              <w:t>104.117.181.162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FC84877" w14:textId="77777777" w:rsidR="00C90278" w:rsidRPr="00B17F14" w:rsidRDefault="00C90278" w:rsidP="001A1B54">
            <w:pPr>
              <w:spacing w:line="259" w:lineRule="auto"/>
              <w:jc w:val="center"/>
              <w:rPr>
                <w:rFonts w:eastAsia="Calibri" w:cs="Calibri"/>
              </w:rPr>
            </w:pPr>
            <w:r>
              <w:rPr>
                <w:rFonts w:eastAsia="Calibri" w:cs="Calibri"/>
              </w:rPr>
              <w:t>104.126.37.123</w:t>
            </w:r>
          </w:p>
        </w:tc>
      </w:tr>
      <w:tr w:rsidR="00C90278" w:rsidRPr="000D193B" w14:paraId="43C81C3F"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30F54CB" w14:textId="77777777" w:rsidR="00C90278" w:rsidRPr="00B17F14" w:rsidRDefault="00C90278" w:rsidP="001A1B54">
            <w:pPr>
              <w:spacing w:line="259" w:lineRule="auto"/>
              <w:jc w:val="center"/>
              <w:rPr>
                <w:rFonts w:eastAsia="Calibri" w:cs="Calibri"/>
              </w:rPr>
            </w:pPr>
            <w:r>
              <w:rPr>
                <w:rFonts w:eastAsia="Calibri" w:cs="Calibri"/>
              </w:rPr>
              <w:t>104.126.37.152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E34D4F9" w14:textId="77777777" w:rsidR="00C90278" w:rsidRPr="00B17F14" w:rsidRDefault="00C90278" w:rsidP="001A1B54">
            <w:pPr>
              <w:spacing w:line="259" w:lineRule="auto"/>
              <w:jc w:val="center"/>
              <w:rPr>
                <w:rFonts w:eastAsia="Calibri" w:cs="Calibri"/>
              </w:rPr>
            </w:pPr>
            <w:r>
              <w:rPr>
                <w:rFonts w:eastAsia="Calibri" w:cs="Calibri"/>
              </w:rPr>
              <w:t>104.214.115.238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BDB3D82" w14:textId="77777777" w:rsidR="00C90278" w:rsidRPr="00B17F14" w:rsidRDefault="00C90278" w:rsidP="001A1B54">
            <w:pPr>
              <w:spacing w:line="259" w:lineRule="auto"/>
              <w:jc w:val="center"/>
              <w:rPr>
                <w:rFonts w:eastAsia="Calibri" w:cs="Calibri"/>
              </w:rPr>
            </w:pPr>
            <w:r>
              <w:rPr>
                <w:rFonts w:eastAsia="Calibri" w:cs="Calibri"/>
              </w:rPr>
              <w:t>108.138.94.48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4D37108" w14:textId="77777777" w:rsidR="00C90278" w:rsidRPr="00B17F14" w:rsidRDefault="00C90278" w:rsidP="001A1B54">
            <w:pPr>
              <w:spacing w:line="259" w:lineRule="auto"/>
              <w:jc w:val="center"/>
              <w:rPr>
                <w:rFonts w:eastAsia="Calibri" w:cs="Calibri"/>
              </w:rPr>
            </w:pPr>
            <w:r>
              <w:rPr>
                <w:rFonts w:eastAsia="Calibri" w:cs="Calibri"/>
              </w:rPr>
              <w:t>108.138.94.74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EA3FA5B" w14:textId="77777777" w:rsidR="00C90278" w:rsidRPr="00B17F14" w:rsidRDefault="00C90278" w:rsidP="001A1B54">
            <w:pPr>
              <w:spacing w:line="259" w:lineRule="auto"/>
              <w:jc w:val="center"/>
              <w:rPr>
                <w:rFonts w:eastAsia="Calibri" w:cs="Calibri"/>
              </w:rPr>
            </w:pPr>
            <w:r>
              <w:rPr>
                <w:rFonts w:eastAsia="Calibri" w:cs="Calibri"/>
              </w:rPr>
              <w:t>108.138.94.81</w:t>
            </w:r>
          </w:p>
        </w:tc>
      </w:tr>
      <w:tr w:rsidR="00C90278" w:rsidRPr="000D193B" w14:paraId="507C8492"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EF076A6" w14:textId="77777777" w:rsidR="00C90278" w:rsidRPr="00B17F14" w:rsidRDefault="00C90278" w:rsidP="001A1B54">
            <w:pPr>
              <w:spacing w:line="259" w:lineRule="auto"/>
              <w:jc w:val="center"/>
              <w:rPr>
                <w:rFonts w:eastAsia="Calibri" w:cs="Calibri"/>
              </w:rPr>
            </w:pPr>
            <w:r>
              <w:rPr>
                <w:rFonts w:eastAsia="Calibri" w:cs="Calibri"/>
              </w:rPr>
              <w:t>108.138.94.115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A04AF60" w14:textId="77777777" w:rsidR="00C90278" w:rsidRPr="00B17F14" w:rsidRDefault="00C90278" w:rsidP="001A1B54">
            <w:pPr>
              <w:spacing w:line="259" w:lineRule="auto"/>
              <w:jc w:val="center"/>
              <w:rPr>
                <w:rFonts w:eastAsia="Calibri" w:cs="Calibri"/>
              </w:rPr>
            </w:pPr>
            <w:r>
              <w:rPr>
                <w:rFonts w:eastAsia="Calibri" w:cs="Calibri"/>
              </w:rPr>
              <w:t>108.139.29.10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0C8AD19" w14:textId="77777777" w:rsidR="00C90278" w:rsidRPr="00B17F14" w:rsidRDefault="00C90278" w:rsidP="001A1B54">
            <w:pPr>
              <w:spacing w:line="259" w:lineRule="auto"/>
              <w:jc w:val="center"/>
              <w:rPr>
                <w:rFonts w:eastAsia="Calibri" w:cs="Calibri"/>
              </w:rPr>
            </w:pPr>
            <w:r>
              <w:rPr>
                <w:rFonts w:eastAsia="Calibri" w:cs="Calibri"/>
              </w:rPr>
              <w:t>108.139.29.24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DA56CE6" w14:textId="77777777" w:rsidR="00C90278" w:rsidRPr="00B17F14" w:rsidRDefault="00C90278" w:rsidP="001A1B54">
            <w:pPr>
              <w:spacing w:line="259" w:lineRule="auto"/>
              <w:jc w:val="center"/>
              <w:rPr>
                <w:rFonts w:eastAsia="Calibri" w:cs="Calibri"/>
              </w:rPr>
            </w:pPr>
            <w:r>
              <w:rPr>
                <w:rFonts w:eastAsia="Calibri" w:cs="Calibri"/>
              </w:rPr>
              <w:t>108.139.29.36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E4FA511" w14:textId="77777777" w:rsidR="00C90278" w:rsidRPr="00B17F14" w:rsidRDefault="00C90278" w:rsidP="001A1B54">
            <w:pPr>
              <w:spacing w:line="259" w:lineRule="auto"/>
              <w:jc w:val="center"/>
              <w:rPr>
                <w:rFonts w:eastAsia="Calibri" w:cs="Calibri"/>
              </w:rPr>
            </w:pPr>
            <w:r>
              <w:rPr>
                <w:rFonts w:eastAsia="Calibri" w:cs="Calibri"/>
              </w:rPr>
              <w:t>108.139.29.126</w:t>
            </w:r>
          </w:p>
        </w:tc>
      </w:tr>
      <w:tr w:rsidR="00C90278" w:rsidRPr="000D193B" w14:paraId="0D6D6875"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3F6B792" w14:textId="77777777" w:rsidR="00C90278" w:rsidRPr="00B17F14" w:rsidRDefault="00C90278" w:rsidP="001A1B54">
            <w:pPr>
              <w:spacing w:line="259" w:lineRule="auto"/>
              <w:jc w:val="center"/>
              <w:rPr>
                <w:rFonts w:eastAsia="Calibri" w:cs="Calibri"/>
              </w:rPr>
            </w:pPr>
            <w:r>
              <w:rPr>
                <w:rFonts w:eastAsia="Calibri" w:cs="Calibri"/>
              </w:rPr>
              <w:t>108.156.144.74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AED3069" w14:textId="77777777" w:rsidR="00C90278" w:rsidRPr="00B17F14" w:rsidRDefault="00C90278" w:rsidP="001A1B54">
            <w:pPr>
              <w:spacing w:line="259" w:lineRule="auto"/>
              <w:jc w:val="center"/>
              <w:rPr>
                <w:rFonts w:eastAsia="Calibri" w:cs="Calibri"/>
              </w:rPr>
            </w:pPr>
            <w:r>
              <w:rPr>
                <w:rFonts w:eastAsia="Calibri" w:cs="Calibri"/>
              </w:rPr>
              <w:t>108.156.144.94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866F3DA" w14:textId="77777777" w:rsidR="00C90278" w:rsidRPr="00B17F14" w:rsidRDefault="00C90278" w:rsidP="001A1B54">
            <w:pPr>
              <w:spacing w:line="259" w:lineRule="auto"/>
              <w:jc w:val="center"/>
              <w:rPr>
                <w:rFonts w:eastAsia="Calibri" w:cs="Calibri"/>
              </w:rPr>
            </w:pPr>
            <w:r>
              <w:rPr>
                <w:rFonts w:eastAsia="Calibri" w:cs="Calibri"/>
              </w:rPr>
              <w:t>108.156.144.95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0A5C584" w14:textId="77777777" w:rsidR="00C90278" w:rsidRPr="00B17F14" w:rsidRDefault="00C90278" w:rsidP="001A1B54">
            <w:pPr>
              <w:spacing w:line="259" w:lineRule="auto"/>
              <w:jc w:val="center"/>
              <w:rPr>
                <w:rFonts w:eastAsia="Calibri" w:cs="Calibri"/>
              </w:rPr>
            </w:pPr>
            <w:r>
              <w:rPr>
                <w:rFonts w:eastAsia="Calibri" w:cs="Calibri"/>
              </w:rPr>
              <w:t>108.156.144.121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2973231" w14:textId="77777777" w:rsidR="00C90278" w:rsidRPr="00B17F14" w:rsidRDefault="00C90278" w:rsidP="001A1B54">
            <w:pPr>
              <w:spacing w:line="259" w:lineRule="auto"/>
              <w:jc w:val="center"/>
              <w:rPr>
                <w:rFonts w:eastAsia="Calibri" w:cs="Calibri"/>
              </w:rPr>
            </w:pPr>
            <w:r>
              <w:rPr>
                <w:rFonts w:eastAsia="Calibri" w:cs="Calibri"/>
              </w:rPr>
              <w:t>108.157.173.3</w:t>
            </w:r>
          </w:p>
        </w:tc>
      </w:tr>
      <w:tr w:rsidR="00C90278" w:rsidRPr="000D193B" w14:paraId="590C556A"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94CFE23" w14:textId="77777777" w:rsidR="00C90278" w:rsidRPr="00B17F14" w:rsidRDefault="00C90278" w:rsidP="001A1B54">
            <w:pPr>
              <w:spacing w:line="259" w:lineRule="auto"/>
              <w:jc w:val="center"/>
              <w:rPr>
                <w:rFonts w:eastAsia="Calibri" w:cs="Calibri"/>
              </w:rPr>
            </w:pPr>
            <w:r>
              <w:rPr>
                <w:rFonts w:eastAsia="Calibri" w:cs="Calibri"/>
              </w:rPr>
              <w:t>108.157.173.15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9BE4FF1" w14:textId="77777777" w:rsidR="00C90278" w:rsidRPr="00B17F14" w:rsidRDefault="00C90278" w:rsidP="001A1B54">
            <w:pPr>
              <w:spacing w:line="259" w:lineRule="auto"/>
              <w:jc w:val="center"/>
              <w:rPr>
                <w:rFonts w:eastAsia="Calibri" w:cs="Calibri"/>
              </w:rPr>
            </w:pPr>
            <w:r>
              <w:rPr>
                <w:rFonts w:eastAsia="Calibri" w:cs="Calibri"/>
              </w:rPr>
              <w:t>108.157.173.41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50DB879" w14:textId="77777777" w:rsidR="00C90278" w:rsidRPr="00B17F14" w:rsidRDefault="00C90278" w:rsidP="001A1B54">
            <w:pPr>
              <w:spacing w:line="259" w:lineRule="auto"/>
              <w:jc w:val="center"/>
              <w:rPr>
                <w:rFonts w:eastAsia="Calibri" w:cs="Calibri"/>
              </w:rPr>
            </w:pPr>
            <w:r>
              <w:rPr>
                <w:rFonts w:eastAsia="Calibri" w:cs="Calibri"/>
              </w:rPr>
              <w:t>108.157.173.75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A6AF7B0" w14:textId="77777777" w:rsidR="00C90278" w:rsidRPr="00B17F14" w:rsidRDefault="00C90278" w:rsidP="001A1B54">
            <w:pPr>
              <w:spacing w:line="259" w:lineRule="auto"/>
              <w:jc w:val="center"/>
              <w:rPr>
                <w:rFonts w:eastAsia="Calibri" w:cs="Calibri"/>
              </w:rPr>
            </w:pPr>
            <w:r>
              <w:rPr>
                <w:rFonts w:eastAsia="Calibri" w:cs="Calibri"/>
              </w:rPr>
              <w:t>108.157.254.22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4ACECFB" w14:textId="77777777" w:rsidR="00C90278" w:rsidRPr="00B17F14" w:rsidRDefault="00C90278" w:rsidP="001A1B54">
            <w:pPr>
              <w:spacing w:line="259" w:lineRule="auto"/>
              <w:jc w:val="center"/>
              <w:rPr>
                <w:rFonts w:eastAsia="Calibri" w:cs="Calibri"/>
              </w:rPr>
            </w:pPr>
            <w:r>
              <w:rPr>
                <w:rFonts w:eastAsia="Calibri" w:cs="Calibri"/>
              </w:rPr>
              <w:t>108.157.254.49</w:t>
            </w:r>
          </w:p>
        </w:tc>
      </w:tr>
      <w:tr w:rsidR="00C90278" w:rsidRPr="000D193B" w14:paraId="3FCB6ABA"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935A37E" w14:textId="77777777" w:rsidR="00C90278" w:rsidRPr="00B17F14" w:rsidRDefault="00C90278" w:rsidP="001A1B54">
            <w:pPr>
              <w:spacing w:line="259" w:lineRule="auto"/>
              <w:jc w:val="center"/>
              <w:rPr>
                <w:rFonts w:eastAsia="Calibri" w:cs="Calibri"/>
              </w:rPr>
            </w:pPr>
            <w:r>
              <w:rPr>
                <w:rFonts w:eastAsia="Calibri" w:cs="Calibri"/>
              </w:rPr>
              <w:t>108.157.254.77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9CDE667" w14:textId="77777777" w:rsidR="00C90278" w:rsidRPr="00B17F14" w:rsidRDefault="00C90278" w:rsidP="001A1B54">
            <w:pPr>
              <w:spacing w:line="259" w:lineRule="auto"/>
              <w:jc w:val="center"/>
              <w:rPr>
                <w:rFonts w:eastAsia="Calibri" w:cs="Calibri"/>
              </w:rPr>
            </w:pPr>
            <w:r>
              <w:rPr>
                <w:rFonts w:eastAsia="Calibri" w:cs="Calibri"/>
              </w:rPr>
              <w:t>108.157.254.113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B0CB7C9" w14:textId="77777777" w:rsidR="00C90278" w:rsidRPr="00B17F14" w:rsidRDefault="00C90278" w:rsidP="001A1B54">
            <w:pPr>
              <w:spacing w:line="259" w:lineRule="auto"/>
              <w:jc w:val="center"/>
              <w:rPr>
                <w:rFonts w:eastAsia="Calibri" w:cs="Calibri"/>
              </w:rPr>
            </w:pPr>
            <w:r>
              <w:rPr>
                <w:rFonts w:eastAsia="Calibri" w:cs="Calibri"/>
              </w:rPr>
              <w:t>108.158.20.65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1F386F8" w14:textId="77777777" w:rsidR="00C90278" w:rsidRPr="00B17F14" w:rsidRDefault="00C90278" w:rsidP="001A1B54">
            <w:pPr>
              <w:spacing w:line="259" w:lineRule="auto"/>
              <w:jc w:val="center"/>
              <w:rPr>
                <w:rFonts w:eastAsia="Calibri" w:cs="Calibri"/>
              </w:rPr>
            </w:pPr>
            <w:r>
              <w:rPr>
                <w:rFonts w:eastAsia="Calibri" w:cs="Calibri"/>
              </w:rPr>
              <w:t>108.158.20.96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68D8F9E" w14:textId="77777777" w:rsidR="00C90278" w:rsidRPr="00B17F14" w:rsidRDefault="00C90278" w:rsidP="001A1B54">
            <w:pPr>
              <w:spacing w:line="259" w:lineRule="auto"/>
              <w:jc w:val="center"/>
              <w:rPr>
                <w:rFonts w:eastAsia="Calibri" w:cs="Calibri"/>
              </w:rPr>
            </w:pPr>
            <w:r>
              <w:rPr>
                <w:rFonts w:eastAsia="Calibri" w:cs="Calibri"/>
              </w:rPr>
              <w:t>108.158.20.103</w:t>
            </w:r>
          </w:p>
        </w:tc>
      </w:tr>
      <w:tr w:rsidR="00C90278" w:rsidRPr="000D193B" w14:paraId="588B8860"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9CA4299" w14:textId="77777777" w:rsidR="00C90278" w:rsidRPr="00B17F14" w:rsidRDefault="00C90278" w:rsidP="001A1B54">
            <w:pPr>
              <w:spacing w:line="259" w:lineRule="auto"/>
              <w:jc w:val="center"/>
              <w:rPr>
                <w:rFonts w:eastAsia="Calibri" w:cs="Calibri"/>
              </w:rPr>
            </w:pPr>
            <w:r>
              <w:rPr>
                <w:rFonts w:eastAsia="Calibri" w:cs="Calibri"/>
              </w:rPr>
              <w:t>108.158.20.121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F69F066" w14:textId="77777777" w:rsidR="00C90278" w:rsidRPr="00B17F14" w:rsidRDefault="00C90278" w:rsidP="001A1B54">
            <w:pPr>
              <w:spacing w:line="259" w:lineRule="auto"/>
              <w:jc w:val="center"/>
              <w:rPr>
                <w:rFonts w:eastAsia="Calibri" w:cs="Calibri"/>
              </w:rPr>
            </w:pPr>
            <w:r>
              <w:rPr>
                <w:rFonts w:eastAsia="Calibri" w:cs="Calibri"/>
              </w:rPr>
              <w:t>108.158.32.55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E386CF7" w14:textId="77777777" w:rsidR="00C90278" w:rsidRPr="00B17F14" w:rsidRDefault="00C90278" w:rsidP="001A1B54">
            <w:pPr>
              <w:spacing w:line="259" w:lineRule="auto"/>
              <w:jc w:val="center"/>
              <w:rPr>
                <w:rFonts w:eastAsia="Calibri" w:cs="Calibri"/>
              </w:rPr>
            </w:pPr>
            <w:r>
              <w:rPr>
                <w:rFonts w:eastAsia="Calibri" w:cs="Calibri"/>
              </w:rPr>
              <w:t>108.158.32.90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5B93FDB" w14:textId="77777777" w:rsidR="00C90278" w:rsidRPr="00B17F14" w:rsidRDefault="00C90278" w:rsidP="001A1B54">
            <w:pPr>
              <w:spacing w:line="259" w:lineRule="auto"/>
              <w:jc w:val="center"/>
              <w:rPr>
                <w:rFonts w:eastAsia="Calibri" w:cs="Calibri"/>
              </w:rPr>
            </w:pPr>
            <w:r>
              <w:rPr>
                <w:rFonts w:eastAsia="Calibri" w:cs="Calibri"/>
              </w:rPr>
              <w:t>108.158.32.116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ED3A5C7" w14:textId="77777777" w:rsidR="00C90278" w:rsidRPr="00B17F14" w:rsidRDefault="00C90278" w:rsidP="001A1B54">
            <w:pPr>
              <w:spacing w:line="259" w:lineRule="auto"/>
              <w:jc w:val="center"/>
              <w:rPr>
                <w:rFonts w:eastAsia="Calibri" w:cs="Calibri"/>
              </w:rPr>
            </w:pPr>
            <w:r>
              <w:rPr>
                <w:rFonts w:eastAsia="Calibri" w:cs="Calibri"/>
              </w:rPr>
              <w:t>108.158.32.125</w:t>
            </w:r>
          </w:p>
        </w:tc>
      </w:tr>
      <w:tr w:rsidR="00C90278" w:rsidRPr="000D193B" w14:paraId="51C98E14"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BFBB6D8" w14:textId="77777777" w:rsidR="00C90278" w:rsidRPr="00B17F14" w:rsidRDefault="00C90278" w:rsidP="001A1B54">
            <w:pPr>
              <w:spacing w:line="259" w:lineRule="auto"/>
              <w:jc w:val="center"/>
              <w:rPr>
                <w:rFonts w:eastAsia="Calibri" w:cs="Calibri"/>
              </w:rPr>
            </w:pPr>
            <w:r>
              <w:rPr>
                <w:rFonts w:eastAsia="Calibri" w:cs="Calibri"/>
              </w:rPr>
              <w:t>108.171.167.184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2A272DC" w14:textId="77777777" w:rsidR="00C90278" w:rsidRPr="00B17F14" w:rsidRDefault="00C90278" w:rsidP="001A1B54">
            <w:pPr>
              <w:spacing w:line="259" w:lineRule="auto"/>
              <w:jc w:val="center"/>
              <w:rPr>
                <w:rFonts w:eastAsia="Calibri" w:cs="Calibri"/>
              </w:rPr>
            </w:pPr>
            <w:r>
              <w:rPr>
                <w:rFonts w:eastAsia="Calibri" w:cs="Calibri"/>
              </w:rPr>
              <w:t>118.215.82.152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D1D1519" w14:textId="77777777" w:rsidR="00C90278" w:rsidRPr="00B17F14" w:rsidRDefault="00C90278" w:rsidP="001A1B54">
            <w:pPr>
              <w:spacing w:line="259" w:lineRule="auto"/>
              <w:jc w:val="center"/>
              <w:rPr>
                <w:rFonts w:eastAsia="Calibri" w:cs="Calibri"/>
              </w:rPr>
            </w:pPr>
            <w:r>
              <w:rPr>
                <w:rFonts w:eastAsia="Calibri" w:cs="Calibri"/>
              </w:rPr>
              <w:t>128.17.80.127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FBF3C3F" w14:textId="77777777" w:rsidR="00C90278" w:rsidRPr="00B17F14" w:rsidRDefault="00C90278" w:rsidP="001A1B54">
            <w:pPr>
              <w:spacing w:line="259" w:lineRule="auto"/>
              <w:jc w:val="center"/>
              <w:rPr>
                <w:rFonts w:eastAsia="Calibri" w:cs="Calibri"/>
              </w:rPr>
            </w:pPr>
            <w:r>
              <w:rPr>
                <w:rFonts w:eastAsia="Calibri" w:cs="Calibri"/>
              </w:rPr>
              <w:t>128.17.96.113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6771766" w14:textId="77777777" w:rsidR="00C90278" w:rsidRPr="00B17F14" w:rsidRDefault="00C90278" w:rsidP="001A1B54">
            <w:pPr>
              <w:spacing w:line="259" w:lineRule="auto"/>
              <w:jc w:val="center"/>
              <w:rPr>
                <w:rFonts w:eastAsia="Calibri" w:cs="Calibri"/>
              </w:rPr>
            </w:pPr>
            <w:r>
              <w:rPr>
                <w:rFonts w:eastAsia="Calibri" w:cs="Calibri"/>
              </w:rPr>
              <w:t>128.17.112.87</w:t>
            </w:r>
          </w:p>
        </w:tc>
      </w:tr>
      <w:tr w:rsidR="00C90278" w:rsidRPr="000D193B" w14:paraId="64ABC7E0"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C5C7001" w14:textId="77777777" w:rsidR="00C90278" w:rsidRPr="00B17F14" w:rsidRDefault="00C90278" w:rsidP="001A1B54">
            <w:pPr>
              <w:spacing w:line="259" w:lineRule="auto"/>
              <w:jc w:val="center"/>
              <w:rPr>
                <w:rFonts w:eastAsia="Calibri" w:cs="Calibri"/>
              </w:rPr>
            </w:pPr>
            <w:r>
              <w:rPr>
                <w:rFonts w:eastAsia="Calibri" w:cs="Calibri"/>
              </w:rPr>
              <w:t>128.245.3.234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141AEEE" w14:textId="77777777" w:rsidR="00C90278" w:rsidRPr="00B17F14" w:rsidRDefault="00C90278" w:rsidP="001A1B54">
            <w:pPr>
              <w:spacing w:line="259" w:lineRule="auto"/>
              <w:jc w:val="center"/>
              <w:rPr>
                <w:rFonts w:eastAsia="Calibri" w:cs="Calibri"/>
              </w:rPr>
            </w:pPr>
            <w:r>
              <w:rPr>
                <w:rFonts w:eastAsia="Calibri" w:cs="Calibri"/>
              </w:rPr>
              <w:t>128.245.16.50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FE0AEC4" w14:textId="77777777" w:rsidR="00C90278" w:rsidRPr="00B17F14" w:rsidRDefault="00C90278" w:rsidP="001A1B54">
            <w:pPr>
              <w:spacing w:line="259" w:lineRule="auto"/>
              <w:jc w:val="center"/>
              <w:rPr>
                <w:rFonts w:eastAsia="Calibri" w:cs="Calibri"/>
              </w:rPr>
            </w:pPr>
            <w:r>
              <w:rPr>
                <w:rFonts w:eastAsia="Calibri" w:cs="Calibri"/>
              </w:rPr>
              <w:t>128.245.32.10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99D4190" w14:textId="77777777" w:rsidR="00C90278" w:rsidRPr="00B17F14" w:rsidRDefault="00C90278" w:rsidP="001A1B54">
            <w:pPr>
              <w:spacing w:line="259" w:lineRule="auto"/>
              <w:jc w:val="center"/>
              <w:rPr>
                <w:rFonts w:eastAsia="Calibri" w:cs="Calibri"/>
              </w:rPr>
            </w:pPr>
            <w:r>
              <w:rPr>
                <w:rFonts w:eastAsia="Calibri" w:cs="Calibri"/>
              </w:rPr>
              <w:t>128.245.48.11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0E8F92B" w14:textId="77777777" w:rsidR="00C90278" w:rsidRPr="00B17F14" w:rsidRDefault="00C90278" w:rsidP="001A1B54">
            <w:pPr>
              <w:spacing w:line="259" w:lineRule="auto"/>
              <w:jc w:val="center"/>
              <w:rPr>
                <w:rFonts w:eastAsia="Calibri" w:cs="Calibri"/>
              </w:rPr>
            </w:pPr>
            <w:r>
              <w:rPr>
                <w:rFonts w:eastAsia="Calibri" w:cs="Calibri"/>
              </w:rPr>
              <w:t>142.0.190.16</w:t>
            </w:r>
          </w:p>
        </w:tc>
      </w:tr>
      <w:tr w:rsidR="00C90278" w:rsidRPr="000D193B" w14:paraId="2B52C2CE"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D1FD3BD" w14:textId="77777777" w:rsidR="00C90278" w:rsidRPr="00B17F14" w:rsidRDefault="00C90278" w:rsidP="001A1B54">
            <w:pPr>
              <w:spacing w:line="259" w:lineRule="auto"/>
              <w:jc w:val="center"/>
              <w:rPr>
                <w:rFonts w:eastAsia="Calibri" w:cs="Calibri"/>
              </w:rPr>
            </w:pPr>
            <w:r>
              <w:rPr>
                <w:rFonts w:eastAsia="Calibri" w:cs="Calibri"/>
              </w:rPr>
              <w:t>142.0.191.16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90ABAB3" w14:textId="77777777" w:rsidR="00C90278" w:rsidRPr="00B17F14" w:rsidRDefault="00C90278" w:rsidP="001A1B54">
            <w:pPr>
              <w:spacing w:line="259" w:lineRule="auto"/>
              <w:jc w:val="center"/>
              <w:rPr>
                <w:rFonts w:eastAsia="Calibri" w:cs="Calibri"/>
              </w:rPr>
            </w:pPr>
            <w:r>
              <w:rPr>
                <w:rFonts w:eastAsia="Calibri" w:cs="Calibri"/>
              </w:rPr>
              <w:t>143.204.160.24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BA931FA" w14:textId="77777777" w:rsidR="00C90278" w:rsidRPr="00B17F14" w:rsidRDefault="00C90278" w:rsidP="001A1B54">
            <w:pPr>
              <w:spacing w:line="259" w:lineRule="auto"/>
              <w:jc w:val="center"/>
              <w:rPr>
                <w:rFonts w:eastAsia="Calibri" w:cs="Calibri"/>
              </w:rPr>
            </w:pPr>
            <w:r>
              <w:rPr>
                <w:rFonts w:eastAsia="Calibri" w:cs="Calibri"/>
              </w:rPr>
              <w:t>144.125.75.162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4EF3290" w14:textId="77777777" w:rsidR="00C90278" w:rsidRPr="00B17F14" w:rsidRDefault="00C90278" w:rsidP="001A1B54">
            <w:pPr>
              <w:spacing w:line="259" w:lineRule="auto"/>
              <w:jc w:val="center"/>
              <w:rPr>
                <w:rFonts w:eastAsia="Calibri" w:cs="Calibri"/>
              </w:rPr>
            </w:pPr>
            <w:r>
              <w:rPr>
                <w:rFonts w:eastAsia="Calibri" w:cs="Calibri"/>
              </w:rPr>
              <w:t>144.125.86.189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773AA22" w14:textId="77777777" w:rsidR="00C90278" w:rsidRPr="00B17F14" w:rsidRDefault="00C90278" w:rsidP="001A1B54">
            <w:pPr>
              <w:spacing w:line="259" w:lineRule="auto"/>
              <w:jc w:val="center"/>
              <w:rPr>
                <w:rFonts w:eastAsia="Calibri" w:cs="Calibri"/>
              </w:rPr>
            </w:pPr>
            <w:r>
              <w:rPr>
                <w:rFonts w:eastAsia="Calibri" w:cs="Calibri"/>
              </w:rPr>
              <w:t>148.72.30.35</w:t>
            </w:r>
          </w:p>
        </w:tc>
      </w:tr>
      <w:tr w:rsidR="00C90278" w:rsidRPr="000D193B" w14:paraId="145E54F7"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1081468" w14:textId="77777777" w:rsidR="00C90278" w:rsidRPr="00B17F14" w:rsidRDefault="00C90278" w:rsidP="001A1B54">
            <w:pPr>
              <w:spacing w:line="259" w:lineRule="auto"/>
              <w:jc w:val="center"/>
              <w:rPr>
                <w:rFonts w:eastAsia="Calibri" w:cs="Calibri"/>
              </w:rPr>
            </w:pPr>
            <w:r>
              <w:rPr>
                <w:rFonts w:eastAsia="Calibri" w:cs="Calibri"/>
              </w:rPr>
              <w:lastRenderedPageBreak/>
              <w:t>148.163.157.26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E039CC4" w14:textId="77777777" w:rsidR="00C90278" w:rsidRPr="00B17F14" w:rsidRDefault="00C90278" w:rsidP="001A1B54">
            <w:pPr>
              <w:spacing w:line="259" w:lineRule="auto"/>
              <w:jc w:val="center"/>
              <w:rPr>
                <w:rFonts w:eastAsia="Calibri" w:cs="Calibri"/>
              </w:rPr>
            </w:pPr>
            <w:r>
              <w:rPr>
                <w:rFonts w:eastAsia="Calibri" w:cs="Calibri"/>
              </w:rPr>
              <w:t>148.163.159.26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BA1F3E0" w14:textId="77777777" w:rsidR="00C90278" w:rsidRPr="00B17F14" w:rsidRDefault="00C90278" w:rsidP="001A1B54">
            <w:pPr>
              <w:spacing w:line="259" w:lineRule="auto"/>
              <w:jc w:val="center"/>
              <w:rPr>
                <w:rFonts w:eastAsia="Calibri" w:cs="Calibri"/>
              </w:rPr>
            </w:pPr>
            <w:r>
              <w:rPr>
                <w:rFonts w:eastAsia="Calibri" w:cs="Calibri"/>
              </w:rPr>
              <w:t>149.72.160.238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F15CF11" w14:textId="77777777" w:rsidR="00C90278" w:rsidRPr="00B17F14" w:rsidRDefault="00C90278" w:rsidP="001A1B54">
            <w:pPr>
              <w:spacing w:line="259" w:lineRule="auto"/>
              <w:jc w:val="center"/>
              <w:rPr>
                <w:rFonts w:eastAsia="Calibri" w:cs="Calibri"/>
              </w:rPr>
            </w:pPr>
            <w:r>
              <w:rPr>
                <w:rFonts w:eastAsia="Calibri" w:cs="Calibri"/>
              </w:rPr>
              <w:t>150.171.109.18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2B567DC" w14:textId="77777777" w:rsidR="00C90278" w:rsidRPr="00B17F14" w:rsidRDefault="00C90278" w:rsidP="001A1B54">
            <w:pPr>
              <w:spacing w:line="259" w:lineRule="auto"/>
              <w:jc w:val="center"/>
              <w:rPr>
                <w:rFonts w:eastAsia="Calibri" w:cs="Calibri"/>
              </w:rPr>
            </w:pPr>
            <w:r>
              <w:rPr>
                <w:rFonts w:eastAsia="Calibri" w:cs="Calibri"/>
              </w:rPr>
              <w:t>150.171.109.19</w:t>
            </w:r>
          </w:p>
        </w:tc>
      </w:tr>
      <w:tr w:rsidR="00C90278" w:rsidRPr="000D193B" w14:paraId="3953D59D"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1EE4CBE" w14:textId="77777777" w:rsidR="00C90278" w:rsidRPr="00B17F14" w:rsidRDefault="00C90278" w:rsidP="001A1B54">
            <w:pPr>
              <w:spacing w:line="259" w:lineRule="auto"/>
              <w:jc w:val="center"/>
              <w:rPr>
                <w:rFonts w:eastAsia="Calibri" w:cs="Calibri"/>
              </w:rPr>
            </w:pPr>
            <w:r>
              <w:rPr>
                <w:rFonts w:eastAsia="Calibri" w:cs="Calibri"/>
              </w:rPr>
              <w:t>150.171.109.20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E02D3AA" w14:textId="77777777" w:rsidR="00C90278" w:rsidRPr="00B17F14" w:rsidRDefault="00C90278" w:rsidP="001A1B54">
            <w:pPr>
              <w:spacing w:line="259" w:lineRule="auto"/>
              <w:jc w:val="center"/>
              <w:rPr>
                <w:rFonts w:eastAsia="Calibri" w:cs="Calibri"/>
              </w:rPr>
            </w:pPr>
            <w:r>
              <w:rPr>
                <w:rFonts w:eastAsia="Calibri" w:cs="Calibri"/>
              </w:rPr>
              <w:t>150.171.109.24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D7EF4E8" w14:textId="77777777" w:rsidR="00C90278" w:rsidRPr="00B17F14" w:rsidRDefault="00C90278" w:rsidP="001A1B54">
            <w:pPr>
              <w:spacing w:line="259" w:lineRule="auto"/>
              <w:jc w:val="center"/>
              <w:rPr>
                <w:rFonts w:eastAsia="Calibri" w:cs="Calibri"/>
              </w:rPr>
            </w:pPr>
            <w:r>
              <w:rPr>
                <w:rFonts w:eastAsia="Calibri" w:cs="Calibri"/>
              </w:rPr>
              <w:t>150.171.109.25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A863216" w14:textId="77777777" w:rsidR="00C90278" w:rsidRPr="00B17F14" w:rsidRDefault="00C90278" w:rsidP="001A1B54">
            <w:pPr>
              <w:spacing w:line="259" w:lineRule="auto"/>
              <w:jc w:val="center"/>
              <w:rPr>
                <w:rFonts w:eastAsia="Calibri" w:cs="Calibri"/>
              </w:rPr>
            </w:pPr>
            <w:r>
              <w:rPr>
                <w:rFonts w:eastAsia="Calibri" w:cs="Calibri"/>
              </w:rPr>
              <w:t>150.171.109.26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93C4C9D" w14:textId="77777777" w:rsidR="00C90278" w:rsidRPr="00B17F14" w:rsidRDefault="00C90278" w:rsidP="001A1B54">
            <w:pPr>
              <w:spacing w:line="259" w:lineRule="auto"/>
              <w:jc w:val="center"/>
              <w:rPr>
                <w:rFonts w:eastAsia="Calibri" w:cs="Calibri"/>
              </w:rPr>
            </w:pPr>
            <w:r>
              <w:rPr>
                <w:rFonts w:eastAsia="Calibri" w:cs="Calibri"/>
              </w:rPr>
              <w:t>150.171.109.66</w:t>
            </w:r>
          </w:p>
        </w:tc>
      </w:tr>
      <w:tr w:rsidR="00C90278" w:rsidRPr="000D193B" w14:paraId="7463692F"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036B2D0" w14:textId="77777777" w:rsidR="00C90278" w:rsidRPr="00B17F14" w:rsidRDefault="00C90278" w:rsidP="001A1B54">
            <w:pPr>
              <w:spacing w:line="259" w:lineRule="auto"/>
              <w:jc w:val="center"/>
              <w:rPr>
                <w:rFonts w:eastAsia="Calibri" w:cs="Calibri"/>
              </w:rPr>
            </w:pPr>
            <w:r>
              <w:rPr>
                <w:rFonts w:eastAsia="Calibri" w:cs="Calibri"/>
              </w:rPr>
              <w:t>150.171.109.67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D76BA0B" w14:textId="77777777" w:rsidR="00C90278" w:rsidRPr="00B17F14" w:rsidRDefault="00C90278" w:rsidP="001A1B54">
            <w:pPr>
              <w:spacing w:line="259" w:lineRule="auto"/>
              <w:jc w:val="center"/>
              <w:rPr>
                <w:rFonts w:eastAsia="Calibri" w:cs="Calibri"/>
              </w:rPr>
            </w:pPr>
            <w:r>
              <w:rPr>
                <w:rFonts w:eastAsia="Calibri" w:cs="Calibri"/>
              </w:rPr>
              <w:t>150.171.109.71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ECC01BA" w14:textId="77777777" w:rsidR="00C90278" w:rsidRPr="00B17F14" w:rsidRDefault="00C90278" w:rsidP="001A1B54">
            <w:pPr>
              <w:spacing w:line="259" w:lineRule="auto"/>
              <w:jc w:val="center"/>
              <w:rPr>
                <w:rFonts w:eastAsia="Calibri" w:cs="Calibri"/>
              </w:rPr>
            </w:pPr>
            <w:r>
              <w:rPr>
                <w:rFonts w:eastAsia="Calibri" w:cs="Calibri"/>
              </w:rPr>
              <w:t>150.171.109.72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36B0C38" w14:textId="77777777" w:rsidR="00C90278" w:rsidRPr="00B17F14" w:rsidRDefault="00C90278" w:rsidP="001A1B54">
            <w:pPr>
              <w:spacing w:line="259" w:lineRule="auto"/>
              <w:jc w:val="center"/>
              <w:rPr>
                <w:rFonts w:eastAsia="Calibri" w:cs="Calibri"/>
              </w:rPr>
            </w:pPr>
            <w:r>
              <w:rPr>
                <w:rFonts w:eastAsia="Calibri" w:cs="Calibri"/>
              </w:rPr>
              <w:t>150.171.109.73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CC09D68" w14:textId="77777777" w:rsidR="00C90278" w:rsidRPr="00B17F14" w:rsidRDefault="00C90278" w:rsidP="001A1B54">
            <w:pPr>
              <w:spacing w:line="259" w:lineRule="auto"/>
              <w:jc w:val="center"/>
              <w:rPr>
                <w:rFonts w:eastAsia="Calibri" w:cs="Calibri"/>
              </w:rPr>
            </w:pPr>
            <w:r>
              <w:rPr>
                <w:rFonts w:eastAsia="Calibri" w:cs="Calibri"/>
              </w:rPr>
              <w:t>150.171.109.74</w:t>
            </w:r>
          </w:p>
        </w:tc>
      </w:tr>
      <w:tr w:rsidR="00C90278" w:rsidRPr="000D193B" w14:paraId="2F735FF5"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4C71814" w14:textId="77777777" w:rsidR="00C90278" w:rsidRPr="00B17F14" w:rsidRDefault="00C90278" w:rsidP="001A1B54">
            <w:pPr>
              <w:spacing w:line="259" w:lineRule="auto"/>
              <w:jc w:val="center"/>
              <w:rPr>
                <w:rFonts w:eastAsia="Calibri" w:cs="Calibri"/>
              </w:rPr>
            </w:pPr>
            <w:r>
              <w:rPr>
                <w:rFonts w:eastAsia="Calibri" w:cs="Calibri"/>
              </w:rPr>
              <w:t>150.171.109.77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4F36F3E" w14:textId="77777777" w:rsidR="00C90278" w:rsidRPr="00B17F14" w:rsidRDefault="00C90278" w:rsidP="001A1B54">
            <w:pPr>
              <w:spacing w:line="259" w:lineRule="auto"/>
              <w:jc w:val="center"/>
              <w:rPr>
                <w:rFonts w:eastAsia="Calibri" w:cs="Calibri"/>
              </w:rPr>
            </w:pPr>
            <w:r>
              <w:rPr>
                <w:rFonts w:eastAsia="Calibri" w:cs="Calibri"/>
              </w:rPr>
              <w:t>150.171.109.113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9FF44F0" w14:textId="77777777" w:rsidR="00C90278" w:rsidRPr="00B17F14" w:rsidRDefault="00C90278" w:rsidP="001A1B54">
            <w:pPr>
              <w:spacing w:line="259" w:lineRule="auto"/>
              <w:jc w:val="center"/>
              <w:rPr>
                <w:rFonts w:eastAsia="Calibri" w:cs="Calibri"/>
              </w:rPr>
            </w:pPr>
            <w:r>
              <w:rPr>
                <w:rFonts w:eastAsia="Calibri" w:cs="Calibri"/>
              </w:rPr>
              <w:t>150.171.109.115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104737F" w14:textId="77777777" w:rsidR="00C90278" w:rsidRPr="00B17F14" w:rsidRDefault="00C90278" w:rsidP="001A1B54">
            <w:pPr>
              <w:spacing w:line="259" w:lineRule="auto"/>
              <w:jc w:val="center"/>
              <w:rPr>
                <w:rFonts w:eastAsia="Calibri" w:cs="Calibri"/>
              </w:rPr>
            </w:pPr>
            <w:r>
              <w:rPr>
                <w:rFonts w:eastAsia="Calibri" w:cs="Calibri"/>
              </w:rPr>
              <w:t>150.171.109.116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2CF8D7A" w14:textId="77777777" w:rsidR="00C90278" w:rsidRPr="00B17F14" w:rsidRDefault="00C90278" w:rsidP="001A1B54">
            <w:pPr>
              <w:spacing w:line="259" w:lineRule="auto"/>
              <w:jc w:val="center"/>
              <w:rPr>
                <w:rFonts w:eastAsia="Calibri" w:cs="Calibri"/>
              </w:rPr>
            </w:pPr>
            <w:r>
              <w:rPr>
                <w:rFonts w:eastAsia="Calibri" w:cs="Calibri"/>
              </w:rPr>
              <w:t>150.171.109.117</w:t>
            </w:r>
          </w:p>
        </w:tc>
      </w:tr>
      <w:tr w:rsidR="00C90278" w:rsidRPr="000D193B" w14:paraId="58F19956"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834FD49" w14:textId="77777777" w:rsidR="00C90278" w:rsidRPr="00B17F14" w:rsidRDefault="00C90278" w:rsidP="001A1B54">
            <w:pPr>
              <w:spacing w:line="259" w:lineRule="auto"/>
              <w:jc w:val="center"/>
              <w:rPr>
                <w:rFonts w:eastAsia="Calibri" w:cs="Calibri"/>
              </w:rPr>
            </w:pPr>
            <w:r>
              <w:rPr>
                <w:rFonts w:eastAsia="Calibri" w:cs="Calibri"/>
              </w:rPr>
              <w:t>150.171.109.118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3E5DE12" w14:textId="77777777" w:rsidR="00C90278" w:rsidRPr="00B17F14" w:rsidRDefault="00C90278" w:rsidP="001A1B54">
            <w:pPr>
              <w:spacing w:line="259" w:lineRule="auto"/>
              <w:jc w:val="center"/>
              <w:rPr>
                <w:rFonts w:eastAsia="Calibri" w:cs="Calibri"/>
              </w:rPr>
            </w:pPr>
            <w:r>
              <w:rPr>
                <w:rFonts w:eastAsia="Calibri" w:cs="Calibri"/>
              </w:rPr>
              <w:t>150.171.109.119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4851874" w14:textId="77777777" w:rsidR="00C90278" w:rsidRPr="00B17F14" w:rsidRDefault="00C90278" w:rsidP="001A1B54">
            <w:pPr>
              <w:spacing w:line="259" w:lineRule="auto"/>
              <w:jc w:val="center"/>
              <w:rPr>
                <w:rFonts w:eastAsia="Calibri" w:cs="Calibri"/>
              </w:rPr>
            </w:pPr>
            <w:r>
              <w:rPr>
                <w:rFonts w:eastAsia="Calibri" w:cs="Calibri"/>
              </w:rPr>
              <w:t>150.171.109.145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107F1A8" w14:textId="77777777" w:rsidR="00C90278" w:rsidRPr="00B17F14" w:rsidRDefault="00C90278" w:rsidP="001A1B54">
            <w:pPr>
              <w:spacing w:line="259" w:lineRule="auto"/>
              <w:jc w:val="center"/>
              <w:rPr>
                <w:rFonts w:eastAsia="Calibri" w:cs="Calibri"/>
              </w:rPr>
            </w:pPr>
            <w:r>
              <w:rPr>
                <w:rFonts w:eastAsia="Calibri" w:cs="Calibri"/>
              </w:rPr>
              <w:t>150.171.109.146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8CE99DD" w14:textId="77777777" w:rsidR="00C90278" w:rsidRPr="00B17F14" w:rsidRDefault="00C90278" w:rsidP="001A1B54">
            <w:pPr>
              <w:spacing w:line="259" w:lineRule="auto"/>
              <w:jc w:val="center"/>
              <w:rPr>
                <w:rFonts w:eastAsia="Calibri" w:cs="Calibri"/>
              </w:rPr>
            </w:pPr>
            <w:r>
              <w:rPr>
                <w:rFonts w:eastAsia="Calibri" w:cs="Calibri"/>
              </w:rPr>
              <w:t>150.171.109.148</w:t>
            </w:r>
          </w:p>
        </w:tc>
      </w:tr>
      <w:tr w:rsidR="00C90278" w:rsidRPr="000D193B" w14:paraId="4DEA298C"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7946137" w14:textId="77777777" w:rsidR="00C90278" w:rsidRPr="00B17F14" w:rsidRDefault="00C90278" w:rsidP="001A1B54">
            <w:pPr>
              <w:spacing w:line="259" w:lineRule="auto"/>
              <w:jc w:val="center"/>
              <w:rPr>
                <w:rFonts w:eastAsia="Calibri" w:cs="Calibri"/>
              </w:rPr>
            </w:pPr>
            <w:r>
              <w:rPr>
                <w:rFonts w:eastAsia="Calibri" w:cs="Calibri"/>
              </w:rPr>
              <w:t>150.171.109.152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262672E" w14:textId="77777777" w:rsidR="00C90278" w:rsidRPr="00B17F14" w:rsidRDefault="00C90278" w:rsidP="001A1B54">
            <w:pPr>
              <w:spacing w:line="259" w:lineRule="auto"/>
              <w:jc w:val="center"/>
              <w:rPr>
                <w:rFonts w:eastAsia="Calibri" w:cs="Calibri"/>
              </w:rPr>
            </w:pPr>
            <w:r>
              <w:rPr>
                <w:rFonts w:eastAsia="Calibri" w:cs="Calibri"/>
              </w:rPr>
              <w:t>150.171.109.153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41D0E47" w14:textId="77777777" w:rsidR="00C90278" w:rsidRPr="00B17F14" w:rsidRDefault="00C90278" w:rsidP="001A1B54">
            <w:pPr>
              <w:spacing w:line="259" w:lineRule="auto"/>
              <w:jc w:val="center"/>
              <w:rPr>
                <w:rFonts w:eastAsia="Calibri" w:cs="Calibri"/>
              </w:rPr>
            </w:pPr>
            <w:r>
              <w:rPr>
                <w:rFonts w:eastAsia="Calibri" w:cs="Calibri"/>
              </w:rPr>
              <w:t>150.171.109.154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9B986F8" w14:textId="77777777" w:rsidR="00C90278" w:rsidRPr="00B17F14" w:rsidRDefault="00C90278" w:rsidP="001A1B54">
            <w:pPr>
              <w:spacing w:line="259" w:lineRule="auto"/>
              <w:jc w:val="center"/>
              <w:rPr>
                <w:rFonts w:eastAsia="Calibri" w:cs="Calibri"/>
              </w:rPr>
            </w:pPr>
            <w:r>
              <w:rPr>
                <w:rFonts w:eastAsia="Calibri" w:cs="Calibri"/>
              </w:rPr>
              <w:t>150.171.109.178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D7BB561" w14:textId="77777777" w:rsidR="00C90278" w:rsidRPr="00B17F14" w:rsidRDefault="00C90278" w:rsidP="001A1B54">
            <w:pPr>
              <w:spacing w:line="259" w:lineRule="auto"/>
              <w:jc w:val="center"/>
              <w:rPr>
                <w:rFonts w:eastAsia="Calibri" w:cs="Calibri"/>
              </w:rPr>
            </w:pPr>
            <w:r>
              <w:rPr>
                <w:rFonts w:eastAsia="Calibri" w:cs="Calibri"/>
              </w:rPr>
              <w:t>150.171.109.182</w:t>
            </w:r>
          </w:p>
        </w:tc>
      </w:tr>
      <w:tr w:rsidR="00C90278" w:rsidRPr="000D193B" w14:paraId="4C4F9979"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B48BB80" w14:textId="77777777" w:rsidR="00C90278" w:rsidRPr="00B17F14" w:rsidRDefault="00C90278" w:rsidP="001A1B54">
            <w:pPr>
              <w:spacing w:line="259" w:lineRule="auto"/>
              <w:jc w:val="center"/>
              <w:rPr>
                <w:rFonts w:eastAsia="Calibri" w:cs="Calibri"/>
              </w:rPr>
            </w:pPr>
            <w:r>
              <w:rPr>
                <w:rFonts w:eastAsia="Calibri" w:cs="Calibri"/>
              </w:rPr>
              <w:t>150.171.109.183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04DD699" w14:textId="77777777" w:rsidR="00C90278" w:rsidRPr="00B17F14" w:rsidRDefault="00C90278" w:rsidP="001A1B54">
            <w:pPr>
              <w:spacing w:line="259" w:lineRule="auto"/>
              <w:jc w:val="center"/>
              <w:rPr>
                <w:rFonts w:eastAsia="Calibri" w:cs="Calibri"/>
              </w:rPr>
            </w:pPr>
            <w:r>
              <w:rPr>
                <w:rFonts w:eastAsia="Calibri" w:cs="Calibri"/>
              </w:rPr>
              <w:t>150.171.109.184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52E6ECA" w14:textId="77777777" w:rsidR="00C90278" w:rsidRPr="00B17F14" w:rsidRDefault="00C90278" w:rsidP="001A1B54">
            <w:pPr>
              <w:spacing w:line="259" w:lineRule="auto"/>
              <w:jc w:val="center"/>
              <w:rPr>
                <w:rFonts w:eastAsia="Calibri" w:cs="Calibri"/>
              </w:rPr>
            </w:pPr>
            <w:r>
              <w:rPr>
                <w:rFonts w:eastAsia="Calibri" w:cs="Calibri"/>
              </w:rPr>
              <w:t>150.171.109.210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15D38F6" w14:textId="77777777" w:rsidR="00C90278" w:rsidRPr="00B17F14" w:rsidRDefault="00C90278" w:rsidP="001A1B54">
            <w:pPr>
              <w:spacing w:line="259" w:lineRule="auto"/>
              <w:jc w:val="center"/>
              <w:rPr>
                <w:rFonts w:eastAsia="Calibri" w:cs="Calibri"/>
              </w:rPr>
            </w:pPr>
            <w:r>
              <w:rPr>
                <w:rFonts w:eastAsia="Calibri" w:cs="Calibri"/>
              </w:rPr>
              <w:t>150.171.109.213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05F1FB1" w14:textId="77777777" w:rsidR="00C90278" w:rsidRPr="00B17F14" w:rsidRDefault="00C90278" w:rsidP="001A1B54">
            <w:pPr>
              <w:spacing w:line="259" w:lineRule="auto"/>
              <w:jc w:val="center"/>
              <w:rPr>
                <w:rFonts w:eastAsia="Calibri" w:cs="Calibri"/>
              </w:rPr>
            </w:pPr>
            <w:r>
              <w:rPr>
                <w:rFonts w:eastAsia="Calibri" w:cs="Calibri"/>
              </w:rPr>
              <w:t>150.171.109.214</w:t>
            </w:r>
          </w:p>
        </w:tc>
      </w:tr>
      <w:tr w:rsidR="00C90278" w:rsidRPr="000D193B" w14:paraId="406662E9"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4BF9E6F" w14:textId="77777777" w:rsidR="00C90278" w:rsidRPr="00B17F14" w:rsidRDefault="00C90278" w:rsidP="001A1B54">
            <w:pPr>
              <w:spacing w:line="259" w:lineRule="auto"/>
              <w:jc w:val="center"/>
              <w:rPr>
                <w:rFonts w:eastAsia="Calibri" w:cs="Calibri"/>
              </w:rPr>
            </w:pPr>
            <w:r>
              <w:rPr>
                <w:rFonts w:eastAsia="Calibri" w:cs="Calibri"/>
              </w:rPr>
              <w:t>150.171.109.215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62DDC3E" w14:textId="77777777" w:rsidR="00C90278" w:rsidRPr="00B17F14" w:rsidRDefault="00C90278" w:rsidP="001A1B54">
            <w:pPr>
              <w:spacing w:line="259" w:lineRule="auto"/>
              <w:jc w:val="center"/>
              <w:rPr>
                <w:rFonts w:eastAsia="Calibri" w:cs="Calibri"/>
              </w:rPr>
            </w:pPr>
            <w:r>
              <w:rPr>
                <w:rFonts w:eastAsia="Calibri" w:cs="Calibri"/>
              </w:rPr>
              <w:t>150.171.109.216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8672126" w14:textId="77777777" w:rsidR="00C90278" w:rsidRPr="00B17F14" w:rsidRDefault="00C90278" w:rsidP="001A1B54">
            <w:pPr>
              <w:spacing w:line="259" w:lineRule="auto"/>
              <w:jc w:val="center"/>
              <w:rPr>
                <w:rFonts w:eastAsia="Calibri" w:cs="Calibri"/>
              </w:rPr>
            </w:pPr>
            <w:r>
              <w:rPr>
                <w:rFonts w:eastAsia="Calibri" w:cs="Calibri"/>
              </w:rPr>
              <w:t>150.171.109.217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76F747C" w14:textId="77777777" w:rsidR="00C90278" w:rsidRPr="00B17F14" w:rsidRDefault="00C90278" w:rsidP="001A1B54">
            <w:pPr>
              <w:spacing w:line="259" w:lineRule="auto"/>
              <w:jc w:val="center"/>
              <w:rPr>
                <w:rFonts w:eastAsia="Calibri" w:cs="Calibri"/>
              </w:rPr>
            </w:pPr>
            <w:r>
              <w:rPr>
                <w:rFonts w:eastAsia="Calibri" w:cs="Calibri"/>
              </w:rPr>
              <w:t>150.171.109.218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9D4B668" w14:textId="77777777" w:rsidR="00C90278" w:rsidRPr="00B17F14" w:rsidRDefault="00C90278" w:rsidP="001A1B54">
            <w:pPr>
              <w:spacing w:line="259" w:lineRule="auto"/>
              <w:jc w:val="center"/>
              <w:rPr>
                <w:rFonts w:eastAsia="Calibri" w:cs="Calibri"/>
              </w:rPr>
            </w:pPr>
            <w:r>
              <w:rPr>
                <w:rFonts w:eastAsia="Calibri" w:cs="Calibri"/>
              </w:rPr>
              <w:t>150.171.109.225</w:t>
            </w:r>
          </w:p>
        </w:tc>
      </w:tr>
      <w:tr w:rsidR="00C90278" w:rsidRPr="000D193B" w14:paraId="044F34BD"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2ED6827" w14:textId="77777777" w:rsidR="00C90278" w:rsidRPr="00B17F14" w:rsidRDefault="00C90278" w:rsidP="001A1B54">
            <w:pPr>
              <w:spacing w:line="259" w:lineRule="auto"/>
              <w:jc w:val="center"/>
              <w:rPr>
                <w:rFonts w:eastAsia="Calibri" w:cs="Calibri"/>
              </w:rPr>
            </w:pPr>
            <w:r>
              <w:rPr>
                <w:rFonts w:eastAsia="Calibri" w:cs="Calibri"/>
              </w:rPr>
              <w:t>150.171.110.3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8C15C09" w14:textId="77777777" w:rsidR="00C90278" w:rsidRPr="00B17F14" w:rsidRDefault="00C90278" w:rsidP="001A1B54">
            <w:pPr>
              <w:spacing w:line="259" w:lineRule="auto"/>
              <w:jc w:val="center"/>
              <w:rPr>
                <w:rFonts w:eastAsia="Calibri" w:cs="Calibri"/>
              </w:rPr>
            </w:pPr>
            <w:r>
              <w:rPr>
                <w:rFonts w:eastAsia="Calibri" w:cs="Calibri"/>
              </w:rPr>
              <w:t>150.171.110.36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CF4A422" w14:textId="77777777" w:rsidR="00C90278" w:rsidRPr="00B17F14" w:rsidRDefault="00C90278" w:rsidP="001A1B54">
            <w:pPr>
              <w:spacing w:line="259" w:lineRule="auto"/>
              <w:jc w:val="center"/>
              <w:rPr>
                <w:rFonts w:eastAsia="Calibri" w:cs="Calibri"/>
              </w:rPr>
            </w:pPr>
            <w:r>
              <w:rPr>
                <w:rFonts w:eastAsia="Calibri" w:cs="Calibri"/>
              </w:rPr>
              <w:t>150.171.110.65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0495E2E" w14:textId="77777777" w:rsidR="00C90278" w:rsidRPr="00B17F14" w:rsidRDefault="00C90278" w:rsidP="001A1B54">
            <w:pPr>
              <w:spacing w:line="259" w:lineRule="auto"/>
              <w:jc w:val="center"/>
              <w:rPr>
                <w:rFonts w:eastAsia="Calibri" w:cs="Calibri"/>
              </w:rPr>
            </w:pPr>
            <w:r>
              <w:rPr>
                <w:rFonts w:eastAsia="Calibri" w:cs="Calibri"/>
              </w:rPr>
              <w:t>150.171.110.66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9AEDC89" w14:textId="77777777" w:rsidR="00C90278" w:rsidRPr="00B17F14" w:rsidRDefault="00C90278" w:rsidP="001A1B54">
            <w:pPr>
              <w:spacing w:line="259" w:lineRule="auto"/>
              <w:jc w:val="center"/>
              <w:rPr>
                <w:rFonts w:eastAsia="Calibri" w:cs="Calibri"/>
              </w:rPr>
            </w:pPr>
            <w:r>
              <w:rPr>
                <w:rFonts w:eastAsia="Calibri" w:cs="Calibri"/>
              </w:rPr>
              <w:t>150.171.110.68</w:t>
            </w:r>
          </w:p>
        </w:tc>
      </w:tr>
      <w:tr w:rsidR="00C90278" w:rsidRPr="000D193B" w14:paraId="0D0F7968"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DA6D647" w14:textId="77777777" w:rsidR="00C90278" w:rsidRPr="00B17F14" w:rsidRDefault="00C90278" w:rsidP="001A1B54">
            <w:pPr>
              <w:spacing w:line="259" w:lineRule="auto"/>
              <w:jc w:val="center"/>
              <w:rPr>
                <w:rFonts w:eastAsia="Calibri" w:cs="Calibri"/>
              </w:rPr>
            </w:pPr>
            <w:r>
              <w:rPr>
                <w:rFonts w:eastAsia="Calibri" w:cs="Calibri"/>
              </w:rPr>
              <w:t>150.171.110.70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47754A9" w14:textId="77777777" w:rsidR="00C90278" w:rsidRPr="00B17F14" w:rsidRDefault="00C90278" w:rsidP="001A1B54">
            <w:pPr>
              <w:spacing w:line="259" w:lineRule="auto"/>
              <w:jc w:val="center"/>
              <w:rPr>
                <w:rFonts w:eastAsia="Calibri" w:cs="Calibri"/>
              </w:rPr>
            </w:pPr>
            <w:r>
              <w:rPr>
                <w:rFonts w:eastAsia="Calibri" w:cs="Calibri"/>
              </w:rPr>
              <w:t>150.171.110.98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0F79C67" w14:textId="77777777" w:rsidR="00C90278" w:rsidRPr="00B17F14" w:rsidRDefault="00C90278" w:rsidP="001A1B54">
            <w:pPr>
              <w:spacing w:line="259" w:lineRule="auto"/>
              <w:jc w:val="center"/>
              <w:rPr>
                <w:rFonts w:eastAsia="Calibri" w:cs="Calibri"/>
              </w:rPr>
            </w:pPr>
            <w:r>
              <w:rPr>
                <w:rFonts w:eastAsia="Calibri" w:cs="Calibri"/>
              </w:rPr>
              <w:t>150.171.110.101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638006D" w14:textId="77777777" w:rsidR="00C90278" w:rsidRPr="00B17F14" w:rsidRDefault="00C90278" w:rsidP="001A1B54">
            <w:pPr>
              <w:spacing w:line="259" w:lineRule="auto"/>
              <w:jc w:val="center"/>
              <w:rPr>
                <w:rFonts w:eastAsia="Calibri" w:cs="Calibri"/>
              </w:rPr>
            </w:pPr>
            <w:r>
              <w:rPr>
                <w:rFonts w:eastAsia="Calibri" w:cs="Calibri"/>
              </w:rPr>
              <w:t>150.171.110.104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D750360" w14:textId="77777777" w:rsidR="00C90278" w:rsidRPr="00B17F14" w:rsidRDefault="00C90278" w:rsidP="001A1B54">
            <w:pPr>
              <w:spacing w:line="259" w:lineRule="auto"/>
              <w:jc w:val="center"/>
              <w:rPr>
                <w:rFonts w:eastAsia="Calibri" w:cs="Calibri"/>
              </w:rPr>
            </w:pPr>
            <w:r>
              <w:rPr>
                <w:rFonts w:eastAsia="Calibri" w:cs="Calibri"/>
              </w:rPr>
              <w:t>150.171.110.105</w:t>
            </w:r>
          </w:p>
        </w:tc>
      </w:tr>
      <w:tr w:rsidR="00C90278" w:rsidRPr="000D193B" w14:paraId="1EFBF8B3"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5B14441" w14:textId="77777777" w:rsidR="00C90278" w:rsidRPr="00B17F14" w:rsidRDefault="00C90278" w:rsidP="001A1B54">
            <w:pPr>
              <w:spacing w:line="259" w:lineRule="auto"/>
              <w:jc w:val="center"/>
              <w:rPr>
                <w:rFonts w:eastAsia="Calibri" w:cs="Calibri"/>
              </w:rPr>
            </w:pPr>
            <w:r>
              <w:rPr>
                <w:rFonts w:eastAsia="Calibri" w:cs="Calibri"/>
              </w:rPr>
              <w:t>150.171.110.107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C94314E" w14:textId="77777777" w:rsidR="00C90278" w:rsidRPr="00B17F14" w:rsidRDefault="00C90278" w:rsidP="001A1B54">
            <w:pPr>
              <w:spacing w:line="259" w:lineRule="auto"/>
              <w:jc w:val="center"/>
              <w:rPr>
                <w:rFonts w:eastAsia="Calibri" w:cs="Calibri"/>
              </w:rPr>
            </w:pPr>
            <w:r>
              <w:rPr>
                <w:rFonts w:eastAsia="Calibri" w:cs="Calibri"/>
              </w:rPr>
              <w:t>150.171.110.108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C343FF2" w14:textId="77777777" w:rsidR="00C90278" w:rsidRPr="00B17F14" w:rsidRDefault="00C90278" w:rsidP="001A1B54">
            <w:pPr>
              <w:spacing w:line="259" w:lineRule="auto"/>
              <w:jc w:val="center"/>
              <w:rPr>
                <w:rFonts w:eastAsia="Calibri" w:cs="Calibri"/>
              </w:rPr>
            </w:pPr>
            <w:r>
              <w:rPr>
                <w:rFonts w:eastAsia="Calibri" w:cs="Calibri"/>
              </w:rPr>
              <w:t>150.171.110.117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B86131B" w14:textId="77777777" w:rsidR="00C90278" w:rsidRPr="00B17F14" w:rsidRDefault="00C90278" w:rsidP="001A1B54">
            <w:pPr>
              <w:spacing w:line="259" w:lineRule="auto"/>
              <w:jc w:val="center"/>
              <w:rPr>
                <w:rFonts w:eastAsia="Calibri" w:cs="Calibri"/>
              </w:rPr>
            </w:pPr>
            <w:r>
              <w:rPr>
                <w:rFonts w:eastAsia="Calibri" w:cs="Calibri"/>
              </w:rPr>
              <w:t>150.171.110.120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197FE19" w14:textId="77777777" w:rsidR="00C90278" w:rsidRPr="00B17F14" w:rsidRDefault="00C90278" w:rsidP="001A1B54">
            <w:pPr>
              <w:spacing w:line="259" w:lineRule="auto"/>
              <w:jc w:val="center"/>
              <w:rPr>
                <w:rFonts w:eastAsia="Calibri" w:cs="Calibri"/>
              </w:rPr>
            </w:pPr>
            <w:r>
              <w:rPr>
                <w:rFonts w:eastAsia="Calibri" w:cs="Calibri"/>
              </w:rPr>
              <w:t>150.171.110.121</w:t>
            </w:r>
          </w:p>
        </w:tc>
      </w:tr>
      <w:tr w:rsidR="00C90278" w:rsidRPr="000D193B" w14:paraId="1C0CA24D"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380A8EB" w14:textId="77777777" w:rsidR="00C90278" w:rsidRPr="00B17F14" w:rsidRDefault="00C90278" w:rsidP="001A1B54">
            <w:pPr>
              <w:spacing w:line="259" w:lineRule="auto"/>
              <w:jc w:val="center"/>
              <w:rPr>
                <w:rFonts w:eastAsia="Calibri" w:cs="Calibri"/>
              </w:rPr>
            </w:pPr>
            <w:r>
              <w:rPr>
                <w:rFonts w:eastAsia="Calibri" w:cs="Calibri"/>
              </w:rPr>
              <w:t>150.171.110.145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9DD1A8F" w14:textId="77777777" w:rsidR="00C90278" w:rsidRPr="00B17F14" w:rsidRDefault="00C90278" w:rsidP="001A1B54">
            <w:pPr>
              <w:spacing w:line="259" w:lineRule="auto"/>
              <w:jc w:val="center"/>
              <w:rPr>
                <w:rFonts w:eastAsia="Calibri" w:cs="Calibri"/>
              </w:rPr>
            </w:pPr>
            <w:r>
              <w:rPr>
                <w:rFonts w:eastAsia="Calibri" w:cs="Calibri"/>
              </w:rPr>
              <w:t>150.171.110.147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250BBF5" w14:textId="77777777" w:rsidR="00C90278" w:rsidRPr="00B17F14" w:rsidRDefault="00C90278" w:rsidP="001A1B54">
            <w:pPr>
              <w:spacing w:line="259" w:lineRule="auto"/>
              <w:jc w:val="center"/>
              <w:rPr>
                <w:rFonts w:eastAsia="Calibri" w:cs="Calibri"/>
              </w:rPr>
            </w:pPr>
            <w:r>
              <w:rPr>
                <w:rFonts w:eastAsia="Calibri" w:cs="Calibri"/>
              </w:rPr>
              <w:t>150.171.110.151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E47A84E" w14:textId="77777777" w:rsidR="00C90278" w:rsidRPr="00B17F14" w:rsidRDefault="00C90278" w:rsidP="001A1B54">
            <w:pPr>
              <w:spacing w:line="259" w:lineRule="auto"/>
              <w:jc w:val="center"/>
              <w:rPr>
                <w:rFonts w:eastAsia="Calibri" w:cs="Calibri"/>
              </w:rPr>
            </w:pPr>
            <w:r>
              <w:rPr>
                <w:rFonts w:eastAsia="Calibri" w:cs="Calibri"/>
              </w:rPr>
              <w:t>150.171.110.152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E108D61" w14:textId="77777777" w:rsidR="00C90278" w:rsidRPr="00B17F14" w:rsidRDefault="00C90278" w:rsidP="001A1B54">
            <w:pPr>
              <w:spacing w:line="259" w:lineRule="auto"/>
              <w:jc w:val="center"/>
              <w:rPr>
                <w:rFonts w:eastAsia="Calibri" w:cs="Calibri"/>
              </w:rPr>
            </w:pPr>
            <w:r>
              <w:rPr>
                <w:rFonts w:eastAsia="Calibri" w:cs="Calibri"/>
              </w:rPr>
              <w:t>150.171.110.193</w:t>
            </w:r>
          </w:p>
        </w:tc>
      </w:tr>
      <w:tr w:rsidR="00C90278" w:rsidRPr="000D193B" w14:paraId="15FCD306"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BBB1234" w14:textId="77777777" w:rsidR="00C90278" w:rsidRPr="00B17F14" w:rsidRDefault="00C90278" w:rsidP="001A1B54">
            <w:pPr>
              <w:spacing w:line="259" w:lineRule="auto"/>
              <w:jc w:val="center"/>
              <w:rPr>
                <w:rFonts w:eastAsia="Calibri" w:cs="Calibri"/>
              </w:rPr>
            </w:pPr>
            <w:r>
              <w:rPr>
                <w:rFonts w:eastAsia="Calibri" w:cs="Calibri"/>
              </w:rPr>
              <w:t>150.171.110.194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2B63181" w14:textId="77777777" w:rsidR="00C90278" w:rsidRPr="00B17F14" w:rsidRDefault="00C90278" w:rsidP="001A1B54">
            <w:pPr>
              <w:spacing w:line="259" w:lineRule="auto"/>
              <w:jc w:val="center"/>
              <w:rPr>
                <w:rFonts w:eastAsia="Calibri" w:cs="Calibri"/>
              </w:rPr>
            </w:pPr>
            <w:r>
              <w:rPr>
                <w:rFonts w:eastAsia="Calibri" w:cs="Calibri"/>
              </w:rPr>
              <w:t>150.171.110.195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295E8D2" w14:textId="77777777" w:rsidR="00C90278" w:rsidRPr="00B17F14" w:rsidRDefault="00C90278" w:rsidP="001A1B54">
            <w:pPr>
              <w:spacing w:line="259" w:lineRule="auto"/>
              <w:jc w:val="center"/>
              <w:rPr>
                <w:rFonts w:eastAsia="Calibri" w:cs="Calibri"/>
              </w:rPr>
            </w:pPr>
            <w:r>
              <w:rPr>
                <w:rFonts w:eastAsia="Calibri" w:cs="Calibri"/>
              </w:rPr>
              <w:t>150.171.110.209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C119AA7" w14:textId="77777777" w:rsidR="00C90278" w:rsidRPr="00B17F14" w:rsidRDefault="00C90278" w:rsidP="001A1B54">
            <w:pPr>
              <w:spacing w:line="259" w:lineRule="auto"/>
              <w:jc w:val="center"/>
              <w:rPr>
                <w:rFonts w:eastAsia="Calibri" w:cs="Calibri"/>
              </w:rPr>
            </w:pPr>
            <w:r>
              <w:rPr>
                <w:rFonts w:eastAsia="Calibri" w:cs="Calibri"/>
              </w:rPr>
              <w:t>150.171.110.210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A66D4C1" w14:textId="77777777" w:rsidR="00C90278" w:rsidRPr="00B17F14" w:rsidRDefault="00C90278" w:rsidP="001A1B54">
            <w:pPr>
              <w:spacing w:line="259" w:lineRule="auto"/>
              <w:jc w:val="center"/>
              <w:rPr>
                <w:rFonts w:eastAsia="Calibri" w:cs="Calibri"/>
              </w:rPr>
            </w:pPr>
            <w:r>
              <w:rPr>
                <w:rFonts w:eastAsia="Calibri" w:cs="Calibri"/>
              </w:rPr>
              <w:t>150.171.110.211</w:t>
            </w:r>
          </w:p>
        </w:tc>
      </w:tr>
      <w:tr w:rsidR="00C90278" w:rsidRPr="000D193B" w14:paraId="3E2BD3C3"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F3837AB" w14:textId="77777777" w:rsidR="00C90278" w:rsidRPr="00B17F14" w:rsidRDefault="00C90278" w:rsidP="001A1B54">
            <w:pPr>
              <w:spacing w:line="259" w:lineRule="auto"/>
              <w:jc w:val="center"/>
              <w:rPr>
                <w:rFonts w:eastAsia="Calibri" w:cs="Calibri"/>
              </w:rPr>
            </w:pPr>
            <w:r>
              <w:rPr>
                <w:rFonts w:eastAsia="Calibri" w:cs="Calibri"/>
              </w:rPr>
              <w:t>151.101.3.52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ABC4E39" w14:textId="77777777" w:rsidR="00C90278" w:rsidRPr="00B17F14" w:rsidRDefault="00C90278" w:rsidP="001A1B54">
            <w:pPr>
              <w:spacing w:line="259" w:lineRule="auto"/>
              <w:jc w:val="center"/>
              <w:rPr>
                <w:rFonts w:eastAsia="Calibri" w:cs="Calibri"/>
              </w:rPr>
            </w:pPr>
            <w:r>
              <w:rPr>
                <w:rFonts w:eastAsia="Calibri" w:cs="Calibri"/>
              </w:rPr>
              <w:t>151.101.15.52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511B5E7" w14:textId="77777777" w:rsidR="00C90278" w:rsidRPr="00B17F14" w:rsidRDefault="00C90278" w:rsidP="001A1B54">
            <w:pPr>
              <w:spacing w:line="259" w:lineRule="auto"/>
              <w:jc w:val="center"/>
              <w:rPr>
                <w:rFonts w:eastAsia="Calibri" w:cs="Calibri"/>
              </w:rPr>
            </w:pPr>
            <w:r>
              <w:rPr>
                <w:rFonts w:eastAsia="Calibri" w:cs="Calibri"/>
              </w:rPr>
              <w:t>151.101.19.52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37C268E" w14:textId="77777777" w:rsidR="00C90278" w:rsidRPr="00B17F14" w:rsidRDefault="00C90278" w:rsidP="001A1B54">
            <w:pPr>
              <w:spacing w:line="259" w:lineRule="auto"/>
              <w:jc w:val="center"/>
              <w:rPr>
                <w:rFonts w:eastAsia="Calibri" w:cs="Calibri"/>
              </w:rPr>
            </w:pPr>
            <w:r>
              <w:rPr>
                <w:rFonts w:eastAsia="Calibri" w:cs="Calibri"/>
              </w:rPr>
              <w:t>151.101.67.52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CDFBB93" w14:textId="77777777" w:rsidR="00C90278" w:rsidRPr="00B17F14" w:rsidRDefault="00C90278" w:rsidP="001A1B54">
            <w:pPr>
              <w:spacing w:line="259" w:lineRule="auto"/>
              <w:jc w:val="center"/>
              <w:rPr>
                <w:rFonts w:eastAsia="Calibri" w:cs="Calibri"/>
              </w:rPr>
            </w:pPr>
            <w:r>
              <w:rPr>
                <w:rFonts w:eastAsia="Calibri" w:cs="Calibri"/>
              </w:rPr>
              <w:t>151.101.131.52</w:t>
            </w:r>
          </w:p>
        </w:tc>
      </w:tr>
      <w:tr w:rsidR="00C90278" w:rsidRPr="000D193B" w14:paraId="0857C54E"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267C61E" w14:textId="77777777" w:rsidR="00C90278" w:rsidRPr="00B17F14" w:rsidRDefault="00C90278" w:rsidP="001A1B54">
            <w:pPr>
              <w:spacing w:line="259" w:lineRule="auto"/>
              <w:jc w:val="center"/>
              <w:rPr>
                <w:rFonts w:eastAsia="Calibri" w:cs="Calibri"/>
              </w:rPr>
            </w:pPr>
            <w:r>
              <w:rPr>
                <w:rFonts w:eastAsia="Calibri" w:cs="Calibri"/>
              </w:rPr>
              <w:t>151.101.195.52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228446A" w14:textId="77777777" w:rsidR="00C90278" w:rsidRPr="00B17F14" w:rsidRDefault="00C90278" w:rsidP="001A1B54">
            <w:pPr>
              <w:spacing w:line="259" w:lineRule="auto"/>
              <w:jc w:val="center"/>
              <w:rPr>
                <w:rFonts w:eastAsia="Calibri" w:cs="Calibri"/>
              </w:rPr>
            </w:pPr>
            <w:r>
              <w:rPr>
                <w:rFonts w:eastAsia="Calibri" w:cs="Calibri"/>
              </w:rPr>
              <w:t>162.218.104.165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DD57657" w14:textId="77777777" w:rsidR="00C90278" w:rsidRPr="00B17F14" w:rsidRDefault="00C90278" w:rsidP="001A1B54">
            <w:pPr>
              <w:spacing w:line="259" w:lineRule="auto"/>
              <w:jc w:val="center"/>
              <w:rPr>
                <w:rFonts w:eastAsia="Calibri" w:cs="Calibri"/>
              </w:rPr>
            </w:pPr>
            <w:r>
              <w:rPr>
                <w:rFonts w:eastAsia="Calibri" w:cs="Calibri"/>
              </w:rPr>
              <w:t>162.218.104.175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129CDA9" w14:textId="77777777" w:rsidR="00C90278" w:rsidRPr="00B17F14" w:rsidRDefault="00C90278" w:rsidP="001A1B54">
            <w:pPr>
              <w:spacing w:line="259" w:lineRule="auto"/>
              <w:jc w:val="center"/>
              <w:rPr>
                <w:rFonts w:eastAsia="Calibri" w:cs="Calibri"/>
              </w:rPr>
            </w:pPr>
            <w:r>
              <w:rPr>
                <w:rFonts w:eastAsia="Calibri" w:cs="Calibri"/>
              </w:rPr>
              <w:t>172.67.181.154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BC38F28" w14:textId="77777777" w:rsidR="00C90278" w:rsidRPr="00B17F14" w:rsidRDefault="00C90278" w:rsidP="001A1B54">
            <w:pPr>
              <w:spacing w:line="259" w:lineRule="auto"/>
              <w:jc w:val="center"/>
              <w:rPr>
                <w:rFonts w:eastAsia="Calibri" w:cs="Calibri"/>
              </w:rPr>
            </w:pPr>
            <w:r>
              <w:rPr>
                <w:rFonts w:eastAsia="Calibri" w:cs="Calibri"/>
              </w:rPr>
              <w:t>172.67.193.174</w:t>
            </w:r>
          </w:p>
        </w:tc>
      </w:tr>
      <w:tr w:rsidR="00C90278" w:rsidRPr="000D193B" w14:paraId="3C6D4803"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A38F7A9" w14:textId="77777777" w:rsidR="00C90278" w:rsidRPr="00B17F14" w:rsidRDefault="00C90278" w:rsidP="001A1B54">
            <w:pPr>
              <w:spacing w:line="259" w:lineRule="auto"/>
              <w:jc w:val="center"/>
              <w:rPr>
                <w:rFonts w:eastAsia="Calibri" w:cs="Calibri"/>
              </w:rPr>
            </w:pPr>
            <w:r>
              <w:rPr>
                <w:rFonts w:eastAsia="Calibri" w:cs="Calibri"/>
              </w:rPr>
              <w:t>173.222.162.168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681DC51" w14:textId="77777777" w:rsidR="00C90278" w:rsidRPr="00B17F14" w:rsidRDefault="00C90278" w:rsidP="001A1B54">
            <w:pPr>
              <w:spacing w:line="259" w:lineRule="auto"/>
              <w:jc w:val="center"/>
              <w:rPr>
                <w:rFonts w:eastAsia="Calibri" w:cs="Calibri"/>
              </w:rPr>
            </w:pPr>
            <w:r>
              <w:rPr>
                <w:rFonts w:eastAsia="Calibri" w:cs="Calibri"/>
              </w:rPr>
              <w:t>173.222.162.182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EEE0C09" w14:textId="77777777" w:rsidR="00C90278" w:rsidRPr="00B17F14" w:rsidRDefault="00C90278" w:rsidP="001A1B54">
            <w:pPr>
              <w:spacing w:line="259" w:lineRule="auto"/>
              <w:jc w:val="center"/>
              <w:rPr>
                <w:rFonts w:eastAsia="Calibri" w:cs="Calibri"/>
              </w:rPr>
            </w:pPr>
            <w:r>
              <w:rPr>
                <w:rFonts w:eastAsia="Calibri" w:cs="Calibri"/>
              </w:rPr>
              <w:t>173.223.86.18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D506B5F" w14:textId="77777777" w:rsidR="00C90278" w:rsidRPr="00B17F14" w:rsidRDefault="00C90278" w:rsidP="001A1B54">
            <w:pPr>
              <w:spacing w:line="259" w:lineRule="auto"/>
              <w:jc w:val="center"/>
              <w:rPr>
                <w:rFonts w:eastAsia="Calibri" w:cs="Calibri"/>
              </w:rPr>
            </w:pPr>
            <w:r>
              <w:rPr>
                <w:rFonts w:eastAsia="Calibri" w:cs="Calibri"/>
              </w:rPr>
              <w:t>173.223.234.139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133D489" w14:textId="77777777" w:rsidR="00C90278" w:rsidRPr="00B17F14" w:rsidRDefault="00C90278" w:rsidP="001A1B54">
            <w:pPr>
              <w:spacing w:line="259" w:lineRule="auto"/>
              <w:jc w:val="center"/>
              <w:rPr>
                <w:rFonts w:eastAsia="Calibri" w:cs="Calibri"/>
              </w:rPr>
            </w:pPr>
            <w:r>
              <w:rPr>
                <w:rFonts w:eastAsia="Calibri" w:cs="Calibri"/>
              </w:rPr>
              <w:t>173.223.234.148</w:t>
            </w:r>
          </w:p>
        </w:tc>
      </w:tr>
      <w:tr w:rsidR="00C90278" w:rsidRPr="000D193B" w14:paraId="1C3BCECD"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770766E" w14:textId="77777777" w:rsidR="00C90278" w:rsidRPr="00B17F14" w:rsidRDefault="00C90278" w:rsidP="001A1B54">
            <w:pPr>
              <w:spacing w:line="259" w:lineRule="auto"/>
              <w:jc w:val="center"/>
              <w:rPr>
                <w:rFonts w:eastAsia="Calibri" w:cs="Calibri"/>
              </w:rPr>
            </w:pPr>
            <w:r>
              <w:rPr>
                <w:rFonts w:eastAsia="Calibri" w:cs="Calibri"/>
              </w:rPr>
              <w:t>173.223.234.204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07C2903" w14:textId="77777777" w:rsidR="00C90278" w:rsidRPr="00B17F14" w:rsidRDefault="00C90278" w:rsidP="001A1B54">
            <w:pPr>
              <w:spacing w:line="259" w:lineRule="auto"/>
              <w:jc w:val="center"/>
              <w:rPr>
                <w:rFonts w:eastAsia="Calibri" w:cs="Calibri"/>
              </w:rPr>
            </w:pPr>
            <w:r>
              <w:rPr>
                <w:rFonts w:eastAsia="Calibri" w:cs="Calibri"/>
              </w:rPr>
              <w:t>173.223.234.207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63E23C4" w14:textId="77777777" w:rsidR="00C90278" w:rsidRPr="00B17F14" w:rsidRDefault="00C90278" w:rsidP="001A1B54">
            <w:pPr>
              <w:spacing w:line="259" w:lineRule="auto"/>
              <w:jc w:val="center"/>
              <w:rPr>
                <w:rFonts w:eastAsia="Calibri" w:cs="Calibri"/>
              </w:rPr>
            </w:pPr>
            <w:r>
              <w:rPr>
                <w:rFonts w:eastAsia="Calibri" w:cs="Calibri"/>
              </w:rPr>
              <w:t>173.223.234.211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8EF0193" w14:textId="77777777" w:rsidR="00C90278" w:rsidRPr="00B17F14" w:rsidRDefault="00C90278" w:rsidP="001A1B54">
            <w:pPr>
              <w:spacing w:line="259" w:lineRule="auto"/>
              <w:jc w:val="center"/>
              <w:rPr>
                <w:rFonts w:eastAsia="Calibri" w:cs="Calibri"/>
              </w:rPr>
            </w:pPr>
            <w:r>
              <w:rPr>
                <w:rFonts w:eastAsia="Calibri" w:cs="Calibri"/>
              </w:rPr>
              <w:t>184.24.154.132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41C497C" w14:textId="77777777" w:rsidR="00C90278" w:rsidRPr="00B17F14" w:rsidRDefault="00C90278" w:rsidP="001A1B54">
            <w:pPr>
              <w:spacing w:line="259" w:lineRule="auto"/>
              <w:jc w:val="center"/>
              <w:rPr>
                <w:rFonts w:eastAsia="Calibri" w:cs="Calibri"/>
              </w:rPr>
            </w:pPr>
            <w:r>
              <w:rPr>
                <w:rFonts w:eastAsia="Calibri" w:cs="Calibri"/>
              </w:rPr>
              <w:t>184.24.249.231</w:t>
            </w:r>
          </w:p>
        </w:tc>
      </w:tr>
      <w:tr w:rsidR="00C90278" w:rsidRPr="000D193B" w14:paraId="2DEC325A"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D793D27" w14:textId="77777777" w:rsidR="00C90278" w:rsidRPr="00B17F14" w:rsidRDefault="00C90278" w:rsidP="001A1B54">
            <w:pPr>
              <w:spacing w:line="259" w:lineRule="auto"/>
              <w:jc w:val="center"/>
              <w:rPr>
                <w:rFonts w:eastAsia="Calibri" w:cs="Calibri"/>
              </w:rPr>
            </w:pPr>
            <w:r>
              <w:rPr>
                <w:rFonts w:eastAsia="Calibri" w:cs="Calibri"/>
              </w:rPr>
              <w:t>184.25.123.35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F2BE139" w14:textId="77777777" w:rsidR="00C90278" w:rsidRPr="00B17F14" w:rsidRDefault="00C90278" w:rsidP="001A1B54">
            <w:pPr>
              <w:spacing w:line="259" w:lineRule="auto"/>
              <w:jc w:val="center"/>
              <w:rPr>
                <w:rFonts w:eastAsia="Calibri" w:cs="Calibri"/>
              </w:rPr>
            </w:pPr>
            <w:r>
              <w:rPr>
                <w:rFonts w:eastAsia="Calibri" w:cs="Calibri"/>
              </w:rPr>
              <w:t>184.25.199.16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16C42AB" w14:textId="77777777" w:rsidR="00C90278" w:rsidRPr="00B17F14" w:rsidRDefault="00C90278" w:rsidP="001A1B54">
            <w:pPr>
              <w:spacing w:line="259" w:lineRule="auto"/>
              <w:jc w:val="center"/>
              <w:rPr>
                <w:rFonts w:eastAsia="Calibri" w:cs="Calibri"/>
              </w:rPr>
            </w:pPr>
            <w:r>
              <w:rPr>
                <w:rFonts w:eastAsia="Calibri" w:cs="Calibri"/>
              </w:rPr>
              <w:t>184.25.255.54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1465072" w14:textId="77777777" w:rsidR="00C90278" w:rsidRPr="00B17F14" w:rsidRDefault="00C90278" w:rsidP="001A1B54">
            <w:pPr>
              <w:spacing w:line="259" w:lineRule="auto"/>
              <w:jc w:val="center"/>
              <w:rPr>
                <w:rFonts w:eastAsia="Calibri" w:cs="Calibri"/>
              </w:rPr>
            </w:pPr>
            <w:r>
              <w:rPr>
                <w:rFonts w:eastAsia="Calibri" w:cs="Calibri"/>
              </w:rPr>
              <w:t>184.25.255.57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188F357" w14:textId="77777777" w:rsidR="00C90278" w:rsidRPr="00B17F14" w:rsidRDefault="00C90278" w:rsidP="001A1B54">
            <w:pPr>
              <w:spacing w:line="259" w:lineRule="auto"/>
              <w:jc w:val="center"/>
              <w:rPr>
                <w:rFonts w:eastAsia="Calibri" w:cs="Calibri"/>
              </w:rPr>
            </w:pPr>
            <w:r>
              <w:rPr>
                <w:rFonts w:eastAsia="Calibri" w:cs="Calibri"/>
              </w:rPr>
              <w:t>184.26.91.144</w:t>
            </w:r>
          </w:p>
        </w:tc>
      </w:tr>
      <w:tr w:rsidR="00C90278" w:rsidRPr="000D193B" w14:paraId="15406209"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9546B8E" w14:textId="77777777" w:rsidR="00C90278" w:rsidRPr="00B17F14" w:rsidRDefault="00C90278" w:rsidP="001A1B54">
            <w:pPr>
              <w:spacing w:line="259" w:lineRule="auto"/>
              <w:jc w:val="center"/>
              <w:rPr>
                <w:rFonts w:eastAsia="Calibri" w:cs="Calibri"/>
              </w:rPr>
            </w:pPr>
            <w:r>
              <w:rPr>
                <w:rFonts w:eastAsia="Calibri" w:cs="Calibri"/>
              </w:rPr>
              <w:t>184.26.91.145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6AEFDA8" w14:textId="77777777" w:rsidR="00C90278" w:rsidRPr="00B17F14" w:rsidRDefault="00C90278" w:rsidP="001A1B54">
            <w:pPr>
              <w:spacing w:line="259" w:lineRule="auto"/>
              <w:jc w:val="center"/>
              <w:rPr>
                <w:rFonts w:eastAsia="Calibri" w:cs="Calibri"/>
              </w:rPr>
            </w:pPr>
            <w:r>
              <w:rPr>
                <w:rFonts w:eastAsia="Calibri" w:cs="Calibri"/>
              </w:rPr>
              <w:t>184.26.91.152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245CC0E" w14:textId="77777777" w:rsidR="00C90278" w:rsidRPr="00B17F14" w:rsidRDefault="00C90278" w:rsidP="001A1B54">
            <w:pPr>
              <w:spacing w:line="259" w:lineRule="auto"/>
              <w:jc w:val="center"/>
              <w:rPr>
                <w:rFonts w:eastAsia="Calibri" w:cs="Calibri"/>
              </w:rPr>
            </w:pPr>
            <w:r>
              <w:rPr>
                <w:rFonts w:eastAsia="Calibri" w:cs="Calibri"/>
              </w:rPr>
              <w:t>184.26.91.239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AB20D80" w14:textId="77777777" w:rsidR="00C90278" w:rsidRPr="00B17F14" w:rsidRDefault="00C90278" w:rsidP="001A1B54">
            <w:pPr>
              <w:spacing w:line="259" w:lineRule="auto"/>
              <w:jc w:val="center"/>
              <w:rPr>
                <w:rFonts w:eastAsia="Calibri" w:cs="Calibri"/>
              </w:rPr>
            </w:pPr>
            <w:r>
              <w:rPr>
                <w:rFonts w:eastAsia="Calibri" w:cs="Calibri"/>
              </w:rPr>
              <w:t>184.27.11.175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BBCCE39" w14:textId="77777777" w:rsidR="00C90278" w:rsidRPr="00B17F14" w:rsidRDefault="00C90278" w:rsidP="001A1B54">
            <w:pPr>
              <w:spacing w:line="259" w:lineRule="auto"/>
              <w:jc w:val="center"/>
              <w:rPr>
                <w:rFonts w:eastAsia="Calibri" w:cs="Calibri"/>
              </w:rPr>
            </w:pPr>
            <w:r>
              <w:rPr>
                <w:rFonts w:eastAsia="Calibri" w:cs="Calibri"/>
              </w:rPr>
              <w:t>184.28.235.49</w:t>
            </w:r>
          </w:p>
        </w:tc>
      </w:tr>
      <w:tr w:rsidR="00C90278" w:rsidRPr="000D193B" w14:paraId="59EA9721"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1FDBA86" w14:textId="77777777" w:rsidR="00C90278" w:rsidRPr="00B17F14" w:rsidRDefault="00C90278" w:rsidP="001A1B54">
            <w:pPr>
              <w:spacing w:line="259" w:lineRule="auto"/>
              <w:jc w:val="center"/>
              <w:rPr>
                <w:rFonts w:eastAsia="Calibri" w:cs="Calibri"/>
              </w:rPr>
            </w:pPr>
            <w:r>
              <w:rPr>
                <w:rFonts w:eastAsia="Calibri" w:cs="Calibri"/>
              </w:rPr>
              <w:t>184.28.235.57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DE99CEA" w14:textId="77777777" w:rsidR="00C90278" w:rsidRPr="00B17F14" w:rsidRDefault="00C90278" w:rsidP="001A1B54">
            <w:pPr>
              <w:spacing w:line="259" w:lineRule="auto"/>
              <w:jc w:val="center"/>
              <w:rPr>
                <w:rFonts w:eastAsia="Calibri" w:cs="Calibri"/>
              </w:rPr>
            </w:pPr>
            <w:r>
              <w:rPr>
                <w:rFonts w:eastAsia="Calibri" w:cs="Calibri"/>
              </w:rPr>
              <w:t>184.28.235.73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635AEF9" w14:textId="77777777" w:rsidR="00C90278" w:rsidRPr="00B17F14" w:rsidRDefault="00C90278" w:rsidP="001A1B54">
            <w:pPr>
              <w:spacing w:line="259" w:lineRule="auto"/>
              <w:jc w:val="center"/>
              <w:rPr>
                <w:rFonts w:eastAsia="Calibri" w:cs="Calibri"/>
              </w:rPr>
            </w:pPr>
            <w:r>
              <w:rPr>
                <w:rFonts w:eastAsia="Calibri" w:cs="Calibri"/>
              </w:rPr>
              <w:t>184.29.57.13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4866ADD" w14:textId="77777777" w:rsidR="00C90278" w:rsidRPr="00B17F14" w:rsidRDefault="00C90278" w:rsidP="001A1B54">
            <w:pPr>
              <w:spacing w:line="259" w:lineRule="auto"/>
              <w:jc w:val="center"/>
              <w:rPr>
                <w:rFonts w:eastAsia="Calibri" w:cs="Calibri"/>
              </w:rPr>
            </w:pPr>
            <w:r>
              <w:rPr>
                <w:rFonts w:eastAsia="Calibri" w:cs="Calibri"/>
              </w:rPr>
              <w:t>184.29.57.40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3BE630C" w14:textId="77777777" w:rsidR="00C90278" w:rsidRPr="00B17F14" w:rsidRDefault="00C90278" w:rsidP="001A1B54">
            <w:pPr>
              <w:spacing w:line="259" w:lineRule="auto"/>
              <w:jc w:val="center"/>
              <w:rPr>
                <w:rFonts w:eastAsia="Calibri" w:cs="Calibri"/>
              </w:rPr>
            </w:pPr>
            <w:r>
              <w:rPr>
                <w:rFonts w:eastAsia="Calibri" w:cs="Calibri"/>
              </w:rPr>
              <w:t>184.30.91.30</w:t>
            </w:r>
          </w:p>
        </w:tc>
      </w:tr>
      <w:tr w:rsidR="00C90278" w:rsidRPr="000D193B" w14:paraId="716405B6"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7B4A9AD" w14:textId="77777777" w:rsidR="00C90278" w:rsidRPr="00B17F14" w:rsidRDefault="00C90278" w:rsidP="001A1B54">
            <w:pPr>
              <w:spacing w:line="259" w:lineRule="auto"/>
              <w:jc w:val="center"/>
              <w:rPr>
                <w:rFonts w:eastAsia="Calibri" w:cs="Calibri"/>
              </w:rPr>
            </w:pPr>
            <w:r>
              <w:rPr>
                <w:rFonts w:eastAsia="Calibri" w:cs="Calibri"/>
              </w:rPr>
              <w:t>184.30.115.19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8DE1FC7" w14:textId="77777777" w:rsidR="00C90278" w:rsidRPr="00B17F14" w:rsidRDefault="00C90278" w:rsidP="001A1B54">
            <w:pPr>
              <w:spacing w:line="259" w:lineRule="auto"/>
              <w:jc w:val="center"/>
              <w:rPr>
                <w:rFonts w:eastAsia="Calibri" w:cs="Calibri"/>
              </w:rPr>
            </w:pPr>
            <w:r>
              <w:rPr>
                <w:rFonts w:eastAsia="Calibri" w:cs="Calibri"/>
              </w:rPr>
              <w:t>184.30.150.69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C75C52C" w14:textId="77777777" w:rsidR="00C90278" w:rsidRPr="00B17F14" w:rsidRDefault="00C90278" w:rsidP="001A1B54">
            <w:pPr>
              <w:spacing w:line="259" w:lineRule="auto"/>
              <w:jc w:val="center"/>
              <w:rPr>
                <w:rFonts w:eastAsia="Calibri" w:cs="Calibri"/>
              </w:rPr>
            </w:pPr>
            <w:r>
              <w:rPr>
                <w:rFonts w:eastAsia="Calibri" w:cs="Calibri"/>
              </w:rPr>
              <w:t>184.30.150.110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D1A0572" w14:textId="77777777" w:rsidR="00C90278" w:rsidRPr="00B17F14" w:rsidRDefault="00C90278" w:rsidP="001A1B54">
            <w:pPr>
              <w:spacing w:line="259" w:lineRule="auto"/>
              <w:jc w:val="center"/>
              <w:rPr>
                <w:rFonts w:eastAsia="Calibri" w:cs="Calibri"/>
              </w:rPr>
            </w:pPr>
            <w:r>
              <w:rPr>
                <w:rFonts w:eastAsia="Calibri" w:cs="Calibri"/>
              </w:rPr>
              <w:t>184.30.150.136</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A4FC5CC" w14:textId="77777777" w:rsidR="00C90278" w:rsidRPr="00B17F14" w:rsidRDefault="00C90278" w:rsidP="001A1B54">
            <w:pPr>
              <w:spacing w:line="259" w:lineRule="auto"/>
              <w:jc w:val="center"/>
              <w:rPr>
                <w:rFonts w:eastAsia="Calibri" w:cs="Calibri"/>
              </w:rPr>
            </w:pPr>
            <w:r>
              <w:rPr>
                <w:rFonts w:eastAsia="Calibri" w:cs="Calibri"/>
              </w:rPr>
              <w:t>184.30.150.140</w:t>
            </w:r>
          </w:p>
        </w:tc>
      </w:tr>
      <w:tr w:rsidR="00C90278" w:rsidRPr="000D193B" w14:paraId="5177D56A"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53C18D2" w14:textId="77777777" w:rsidR="00C90278" w:rsidRPr="00B17F14" w:rsidRDefault="00C90278" w:rsidP="001A1B54">
            <w:pPr>
              <w:spacing w:line="259" w:lineRule="auto"/>
              <w:jc w:val="center"/>
              <w:rPr>
                <w:rFonts w:eastAsia="Calibri" w:cs="Calibri"/>
              </w:rPr>
            </w:pPr>
            <w:r>
              <w:rPr>
                <w:rFonts w:eastAsia="Calibri" w:cs="Calibri"/>
              </w:rPr>
              <w:t>184.30.150.144</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D90F3F4" w14:textId="77777777" w:rsidR="00C90278" w:rsidRPr="00B17F14" w:rsidRDefault="00C90278" w:rsidP="001A1B54">
            <w:pPr>
              <w:spacing w:line="259" w:lineRule="auto"/>
              <w:jc w:val="center"/>
              <w:rPr>
                <w:rFonts w:eastAsia="Calibri" w:cs="Calibri"/>
              </w:rPr>
            </w:pPr>
            <w:r>
              <w:rPr>
                <w:rFonts w:eastAsia="Calibri" w:cs="Calibri"/>
              </w:rPr>
              <w:t>184.30.150.148</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CEB8BF2" w14:textId="77777777" w:rsidR="00C90278" w:rsidRPr="00B17F14" w:rsidRDefault="00C90278" w:rsidP="001A1B54">
            <w:pPr>
              <w:spacing w:line="259" w:lineRule="auto"/>
              <w:jc w:val="center"/>
              <w:rPr>
                <w:rFonts w:eastAsia="Calibri" w:cs="Calibri"/>
              </w:rPr>
            </w:pPr>
            <w:r>
              <w:rPr>
                <w:rFonts w:eastAsia="Calibri" w:cs="Calibri"/>
              </w:rPr>
              <w:t>184.30.252.7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3646E26" w14:textId="77777777" w:rsidR="00C90278" w:rsidRPr="00B17F14" w:rsidRDefault="00C90278" w:rsidP="001A1B54">
            <w:pPr>
              <w:spacing w:line="259" w:lineRule="auto"/>
              <w:jc w:val="center"/>
              <w:rPr>
                <w:rFonts w:eastAsia="Calibri" w:cs="Calibri"/>
              </w:rPr>
            </w:pPr>
            <w:r>
              <w:rPr>
                <w:rFonts w:eastAsia="Calibri" w:cs="Calibri"/>
              </w:rPr>
              <w:t>184.51.102.161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EE27A39" w14:textId="77777777" w:rsidR="00C90278" w:rsidRPr="00B17F14" w:rsidRDefault="00C90278" w:rsidP="001A1B54">
            <w:pPr>
              <w:spacing w:line="259" w:lineRule="auto"/>
              <w:jc w:val="center"/>
              <w:rPr>
                <w:rFonts w:eastAsia="Calibri" w:cs="Calibri"/>
              </w:rPr>
            </w:pPr>
            <w:r>
              <w:rPr>
                <w:rFonts w:eastAsia="Calibri" w:cs="Calibri"/>
              </w:rPr>
              <w:t>184.51.102.176</w:t>
            </w:r>
          </w:p>
        </w:tc>
      </w:tr>
      <w:tr w:rsidR="00C90278" w:rsidRPr="000D193B" w14:paraId="2FF5BEDE"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D433552" w14:textId="77777777" w:rsidR="00C90278" w:rsidRPr="00B17F14" w:rsidRDefault="00C90278" w:rsidP="001A1B54">
            <w:pPr>
              <w:spacing w:line="259" w:lineRule="auto"/>
              <w:jc w:val="center"/>
              <w:rPr>
                <w:rFonts w:eastAsia="Calibri" w:cs="Calibri"/>
              </w:rPr>
            </w:pPr>
            <w:r>
              <w:rPr>
                <w:rFonts w:eastAsia="Calibri" w:cs="Calibri"/>
              </w:rPr>
              <w:t>184.51.102.193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661879F" w14:textId="77777777" w:rsidR="00C90278" w:rsidRPr="00B17F14" w:rsidRDefault="00C90278" w:rsidP="001A1B54">
            <w:pPr>
              <w:spacing w:line="259" w:lineRule="auto"/>
              <w:jc w:val="center"/>
              <w:rPr>
                <w:rFonts w:eastAsia="Calibri" w:cs="Calibri"/>
              </w:rPr>
            </w:pPr>
            <w:r>
              <w:rPr>
                <w:rFonts w:eastAsia="Calibri" w:cs="Calibri"/>
              </w:rPr>
              <w:t>184.51.102.202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69CA9EA" w14:textId="77777777" w:rsidR="00C90278" w:rsidRPr="00B17F14" w:rsidRDefault="00C90278" w:rsidP="001A1B54">
            <w:pPr>
              <w:spacing w:line="259" w:lineRule="auto"/>
              <w:jc w:val="center"/>
              <w:rPr>
                <w:rFonts w:eastAsia="Calibri" w:cs="Calibri"/>
              </w:rPr>
            </w:pPr>
            <w:r>
              <w:rPr>
                <w:rFonts w:eastAsia="Calibri" w:cs="Calibri"/>
              </w:rPr>
              <w:t>184.51.102.209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32F56F7" w14:textId="77777777" w:rsidR="00C90278" w:rsidRPr="00B17F14" w:rsidRDefault="00C90278" w:rsidP="001A1B54">
            <w:pPr>
              <w:spacing w:line="259" w:lineRule="auto"/>
              <w:jc w:val="center"/>
              <w:rPr>
                <w:rFonts w:eastAsia="Calibri" w:cs="Calibri"/>
              </w:rPr>
            </w:pPr>
            <w:r>
              <w:rPr>
                <w:rFonts w:eastAsia="Calibri" w:cs="Calibri"/>
              </w:rPr>
              <w:t>184.80.142.245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A281D38" w14:textId="77777777" w:rsidR="00C90278" w:rsidRPr="00B17F14" w:rsidRDefault="00C90278" w:rsidP="001A1B54">
            <w:pPr>
              <w:spacing w:line="259" w:lineRule="auto"/>
              <w:jc w:val="center"/>
              <w:rPr>
                <w:rFonts w:eastAsia="Calibri" w:cs="Calibri"/>
              </w:rPr>
            </w:pPr>
            <w:r>
              <w:rPr>
                <w:rFonts w:eastAsia="Calibri" w:cs="Calibri"/>
              </w:rPr>
              <w:t>184.86.250.159</w:t>
            </w:r>
          </w:p>
        </w:tc>
      </w:tr>
      <w:tr w:rsidR="00C90278" w:rsidRPr="000D193B" w14:paraId="3D4C68F9"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1A8161B" w14:textId="77777777" w:rsidR="00C90278" w:rsidRPr="00B17F14" w:rsidRDefault="00C90278" w:rsidP="001A1B54">
            <w:pPr>
              <w:spacing w:line="259" w:lineRule="auto"/>
              <w:jc w:val="center"/>
              <w:rPr>
                <w:rFonts w:eastAsia="Calibri" w:cs="Calibri"/>
              </w:rPr>
            </w:pPr>
            <w:r>
              <w:rPr>
                <w:rFonts w:eastAsia="Calibri" w:cs="Calibri"/>
              </w:rPr>
              <w:t>188.114.96.2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864B9EA" w14:textId="77777777" w:rsidR="00C90278" w:rsidRPr="00B17F14" w:rsidRDefault="00C90278" w:rsidP="001A1B54">
            <w:pPr>
              <w:spacing w:line="259" w:lineRule="auto"/>
              <w:jc w:val="center"/>
              <w:rPr>
                <w:rFonts w:eastAsia="Calibri" w:cs="Calibri"/>
              </w:rPr>
            </w:pPr>
            <w:r>
              <w:rPr>
                <w:rFonts w:eastAsia="Calibri" w:cs="Calibri"/>
              </w:rPr>
              <w:t>188.114.96.3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B3D1103" w14:textId="77777777" w:rsidR="00C90278" w:rsidRPr="00B17F14" w:rsidRDefault="00C90278" w:rsidP="001A1B54">
            <w:pPr>
              <w:spacing w:line="259" w:lineRule="auto"/>
              <w:jc w:val="center"/>
              <w:rPr>
                <w:rFonts w:eastAsia="Calibri" w:cs="Calibri"/>
              </w:rPr>
            </w:pPr>
            <w:r>
              <w:rPr>
                <w:rFonts w:eastAsia="Calibri" w:cs="Calibri"/>
              </w:rPr>
              <w:t>188.114.97.2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0C27E9D" w14:textId="77777777" w:rsidR="00C90278" w:rsidRPr="00B17F14" w:rsidRDefault="00C90278" w:rsidP="001A1B54">
            <w:pPr>
              <w:spacing w:line="259" w:lineRule="auto"/>
              <w:jc w:val="center"/>
              <w:rPr>
                <w:rFonts w:eastAsia="Calibri" w:cs="Calibri"/>
              </w:rPr>
            </w:pPr>
            <w:r>
              <w:rPr>
                <w:rFonts w:eastAsia="Calibri" w:cs="Calibri"/>
              </w:rPr>
              <w:t>188.114.97.3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0801904" w14:textId="77777777" w:rsidR="00C90278" w:rsidRPr="00B17F14" w:rsidRDefault="00C90278" w:rsidP="001A1B54">
            <w:pPr>
              <w:spacing w:line="259" w:lineRule="auto"/>
              <w:jc w:val="center"/>
              <w:rPr>
                <w:rFonts w:eastAsia="Calibri" w:cs="Calibri"/>
              </w:rPr>
            </w:pPr>
            <w:r>
              <w:rPr>
                <w:rFonts w:eastAsia="Calibri" w:cs="Calibri"/>
              </w:rPr>
              <w:t>192.0.54.4</w:t>
            </w:r>
          </w:p>
        </w:tc>
      </w:tr>
      <w:tr w:rsidR="00C90278" w:rsidRPr="000D193B" w14:paraId="721E8701"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763ECFA" w14:textId="77777777" w:rsidR="00C90278" w:rsidRPr="00B17F14" w:rsidRDefault="00C90278" w:rsidP="001A1B54">
            <w:pPr>
              <w:spacing w:line="259" w:lineRule="auto"/>
              <w:jc w:val="center"/>
              <w:rPr>
                <w:rFonts w:eastAsia="Calibri" w:cs="Calibri"/>
              </w:rPr>
            </w:pPr>
            <w:r>
              <w:rPr>
                <w:rFonts w:eastAsia="Calibri" w:cs="Calibri"/>
              </w:rPr>
              <w:t>192.0.63.252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F870877" w14:textId="77777777" w:rsidR="00C90278" w:rsidRPr="00B17F14" w:rsidRDefault="00C90278" w:rsidP="001A1B54">
            <w:pPr>
              <w:spacing w:line="259" w:lineRule="auto"/>
              <w:jc w:val="center"/>
              <w:rPr>
                <w:rFonts w:eastAsia="Calibri" w:cs="Calibri"/>
              </w:rPr>
            </w:pPr>
            <w:r>
              <w:rPr>
                <w:rFonts w:eastAsia="Calibri" w:cs="Calibri"/>
              </w:rPr>
              <w:t>192.64.119.131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A5C884F" w14:textId="77777777" w:rsidR="00C90278" w:rsidRPr="00B17F14" w:rsidRDefault="00C90278" w:rsidP="001A1B54">
            <w:pPr>
              <w:spacing w:line="259" w:lineRule="auto"/>
              <w:jc w:val="center"/>
              <w:rPr>
                <w:rFonts w:eastAsia="Calibri" w:cs="Calibri"/>
              </w:rPr>
            </w:pPr>
            <w:r>
              <w:rPr>
                <w:rFonts w:eastAsia="Calibri" w:cs="Calibri"/>
              </w:rPr>
              <w:t>198.161.202.222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AE618B0" w14:textId="77777777" w:rsidR="00C90278" w:rsidRPr="00B17F14" w:rsidRDefault="00C90278" w:rsidP="001A1B54">
            <w:pPr>
              <w:spacing w:line="259" w:lineRule="auto"/>
              <w:jc w:val="center"/>
              <w:rPr>
                <w:rFonts w:eastAsia="Calibri" w:cs="Calibri"/>
              </w:rPr>
            </w:pPr>
            <w:r>
              <w:rPr>
                <w:rFonts w:eastAsia="Calibri" w:cs="Calibri"/>
              </w:rPr>
              <w:t>199.60.103.31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84DF78C" w14:textId="77777777" w:rsidR="00C90278" w:rsidRPr="00B17F14" w:rsidRDefault="00C90278" w:rsidP="001A1B54">
            <w:pPr>
              <w:spacing w:line="259" w:lineRule="auto"/>
              <w:jc w:val="center"/>
              <w:rPr>
                <w:rFonts w:eastAsia="Calibri" w:cs="Calibri"/>
              </w:rPr>
            </w:pPr>
            <w:r>
              <w:rPr>
                <w:rFonts w:eastAsia="Calibri" w:cs="Calibri"/>
              </w:rPr>
              <w:t>199.60.103.225</w:t>
            </w:r>
          </w:p>
        </w:tc>
      </w:tr>
      <w:tr w:rsidR="00C90278" w:rsidRPr="000D193B" w14:paraId="396A1D8C" w14:textId="77777777" w:rsidTr="001A1B54">
        <w:trPr>
          <w:cnfStyle w:val="000000010000" w:firstRow="0" w:lastRow="0" w:firstColumn="0" w:lastColumn="0" w:oddVBand="0" w:evenVBand="0" w:oddHBand="0" w:evenHBand="1"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82E26B4" w14:textId="77777777" w:rsidR="00C90278" w:rsidRPr="00B17F14" w:rsidRDefault="00C90278" w:rsidP="001A1B54">
            <w:pPr>
              <w:spacing w:line="259" w:lineRule="auto"/>
              <w:jc w:val="center"/>
              <w:rPr>
                <w:rFonts w:eastAsia="Calibri" w:cs="Calibri"/>
              </w:rPr>
            </w:pPr>
            <w:r>
              <w:rPr>
                <w:rFonts w:eastAsia="Calibri" w:cs="Calibri"/>
              </w:rPr>
              <w:lastRenderedPageBreak/>
              <w:t>199.122.123.63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D8F8C40" w14:textId="77777777" w:rsidR="00C90278" w:rsidRPr="00B17F14" w:rsidRDefault="00C90278" w:rsidP="001A1B54">
            <w:pPr>
              <w:spacing w:line="259" w:lineRule="auto"/>
              <w:jc w:val="center"/>
              <w:rPr>
                <w:rFonts w:eastAsia="Calibri" w:cs="Calibri"/>
              </w:rPr>
            </w:pPr>
            <w:r>
              <w:rPr>
                <w:rFonts w:eastAsia="Calibri" w:cs="Calibri"/>
              </w:rPr>
              <w:t>199.187.144.50</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7044A51" w14:textId="77777777" w:rsidR="00C90278" w:rsidRPr="00B17F14" w:rsidRDefault="00C90278" w:rsidP="001A1B54">
            <w:pPr>
              <w:spacing w:line="259" w:lineRule="auto"/>
              <w:jc w:val="center"/>
              <w:rPr>
                <w:rFonts w:eastAsia="Calibri" w:cs="Calibri"/>
              </w:rPr>
            </w:pPr>
            <w:r>
              <w:rPr>
                <w:rFonts w:eastAsia="Calibri" w:cs="Calibri"/>
              </w:rPr>
              <w:t>199.187.144.52</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AA3E1D1" w14:textId="77777777" w:rsidR="00C90278" w:rsidRPr="00B17F14" w:rsidRDefault="00C90278" w:rsidP="001A1B54">
            <w:pPr>
              <w:spacing w:line="259" w:lineRule="auto"/>
              <w:jc w:val="center"/>
              <w:rPr>
                <w:rFonts w:eastAsia="Calibri" w:cs="Calibri"/>
              </w:rPr>
            </w:pPr>
            <w:r>
              <w:rPr>
                <w:rFonts w:eastAsia="Calibri" w:cs="Calibri"/>
              </w:rPr>
              <w:t>203.134.85.121</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C1AC0FA" w14:textId="77777777" w:rsidR="00C90278" w:rsidRPr="00B17F14" w:rsidRDefault="00C90278" w:rsidP="001A1B54">
            <w:pPr>
              <w:spacing w:line="259" w:lineRule="auto"/>
              <w:jc w:val="center"/>
              <w:rPr>
                <w:rFonts w:eastAsia="Calibri" w:cs="Calibri"/>
              </w:rPr>
            </w:pPr>
            <w:r>
              <w:rPr>
                <w:rFonts w:eastAsia="Calibri" w:cs="Calibri"/>
              </w:rPr>
              <w:t>203.134.85.160</w:t>
            </w:r>
          </w:p>
        </w:tc>
      </w:tr>
      <w:tr w:rsidR="00C90278" w:rsidRPr="000D193B" w14:paraId="7A761350" w14:textId="77777777" w:rsidTr="001A1B54">
        <w:trPr>
          <w:cnfStyle w:val="000000100000" w:firstRow="0" w:lastRow="0" w:firstColumn="0" w:lastColumn="0" w:oddVBand="0" w:evenVBand="0" w:oddHBand="1" w:evenHBand="0" w:firstRowFirstColumn="0" w:firstRowLastColumn="0" w:lastRowFirstColumn="0" w:lastRowLastColumn="0"/>
        </w:trPr>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6FC5ED3" w14:textId="77777777" w:rsidR="00C90278" w:rsidRPr="00B17F14" w:rsidRDefault="00C90278" w:rsidP="001A1B54">
            <w:pPr>
              <w:spacing w:line="259" w:lineRule="auto"/>
              <w:jc w:val="center"/>
              <w:rPr>
                <w:rFonts w:eastAsia="Calibri" w:cs="Calibri"/>
              </w:rPr>
            </w:pPr>
            <w:r>
              <w:rPr>
                <w:rFonts w:eastAsia="Calibri" w:cs="Calibri"/>
              </w:rPr>
              <w:t>205.178.189.129</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ACE8BC3" w14:textId="77777777" w:rsidR="00C90278" w:rsidRPr="00B17F14" w:rsidRDefault="00C90278" w:rsidP="001A1B54">
            <w:pPr>
              <w:spacing w:line="259" w:lineRule="auto"/>
              <w:jc w:val="center"/>
              <w:rPr>
                <w:rFonts w:eastAsia="Calibri" w:cs="Calibri"/>
              </w:rPr>
            </w:pPr>
            <w:r>
              <w:rPr>
                <w:rFonts w:eastAsia="Calibri" w:cs="Calibri"/>
              </w:rPr>
              <w:t>205.220.171.195</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0D479C7" w14:textId="77777777" w:rsidR="00C90278" w:rsidRPr="00B17F14" w:rsidRDefault="00C90278" w:rsidP="001A1B54">
            <w:pPr>
              <w:spacing w:line="259" w:lineRule="auto"/>
              <w:jc w:val="center"/>
              <w:rPr>
                <w:rFonts w:eastAsia="Calibri" w:cs="Calibri"/>
              </w:rPr>
            </w:pPr>
            <w:r>
              <w:rPr>
                <w:rFonts w:eastAsia="Calibri" w:cs="Calibri"/>
              </w:rPr>
              <w:t>205.220.183.103</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2509B23" w14:textId="77777777" w:rsidR="00C90278" w:rsidRPr="00B17F14" w:rsidRDefault="00C90278" w:rsidP="001A1B54">
            <w:pPr>
              <w:spacing w:line="259" w:lineRule="auto"/>
              <w:jc w:val="center"/>
              <w:rPr>
                <w:rFonts w:eastAsia="Calibri" w:cs="Calibri"/>
              </w:rPr>
            </w:pPr>
            <w:r>
              <w:rPr>
                <w:rFonts w:eastAsia="Calibri" w:cs="Calibri"/>
              </w:rPr>
              <w:t>208.91.197.27</w:t>
            </w:r>
          </w:p>
        </w:tc>
        <w:tc>
          <w:tcPr>
            <w:tcW w:w="1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95C715F" w14:textId="77777777" w:rsidR="00C90278" w:rsidRPr="00B17F14" w:rsidRDefault="00C90278" w:rsidP="001A1B54">
            <w:pPr>
              <w:spacing w:line="259" w:lineRule="auto"/>
              <w:jc w:val="center"/>
              <w:rPr>
                <w:rFonts w:eastAsia="Calibri" w:cs="Calibri"/>
              </w:rPr>
            </w:pPr>
          </w:p>
        </w:tc>
      </w:tr>
    </w:tbl>
    <w:p w14:paraId="1ECFE10C" w14:textId="77777777" w:rsidR="00C90278" w:rsidRDefault="00C90278" w:rsidP="00C90278">
      <w:pPr>
        <w:pStyle w:val="Caption2"/>
      </w:pPr>
      <w:r>
        <w:t xml:space="preserve">Table </w:t>
      </w:r>
      <w:r>
        <w:rPr>
          <w:i w:val="0"/>
        </w:rPr>
        <w:fldChar w:fldCharType="begin"/>
      </w:r>
      <w:r>
        <w:instrText>SEQ Table \* ARABIC</w:instrText>
      </w:r>
      <w:r>
        <w:rPr>
          <w:i w:val="0"/>
        </w:rPr>
        <w:fldChar w:fldCharType="separate"/>
      </w:r>
      <w:r>
        <w:rPr>
          <w:noProof/>
        </w:rPr>
        <w:t>1</w:t>
      </w:r>
      <w:r>
        <w:rPr>
          <w:i w:val="0"/>
        </w:rPr>
        <w:fldChar w:fldCharType="end"/>
      </w:r>
      <w:r>
        <w:t xml:space="preserve"> : External Scope - IP Addresses</w:t>
      </w:r>
    </w:p>
    <w:p w14:paraId="27F93BF0" w14:textId="77777777" w:rsidR="00C90278" w:rsidRDefault="00C90278" w:rsidP="00C90278"/>
    <w:tbl>
      <w:tblPr>
        <w:tblStyle w:val="CYDERES1"/>
        <w:tblW w:w="5000" w:type="pct"/>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462"/>
        <w:gridCol w:w="3464"/>
        <w:gridCol w:w="3149"/>
      </w:tblGrid>
      <w:tr w:rsidR="00C90278" w:rsidRPr="000D193B" w14:paraId="20CC5836" w14:textId="77777777" w:rsidTr="001A1B54">
        <w:trPr>
          <w:cnfStyle w:val="100000000000" w:firstRow="1" w:lastRow="0" w:firstColumn="0" w:lastColumn="0" w:oddVBand="0" w:evenVBand="0" w:oddHBand="0" w:evenHBand="0" w:firstRowFirstColumn="0" w:firstRowLastColumn="0" w:lastRowFirstColumn="0" w:lastRowLastColumn="0"/>
        </w:trPr>
        <w:tc>
          <w:tcPr>
            <w:tcW w:w="5000" w:type="pct"/>
            <w:gridSpan w:val="3"/>
            <w:tcBorders>
              <w:bottom w:val="single" w:sz="4" w:space="0" w:color="E2DDDA" w:themeColor="accent5"/>
            </w:tcBorders>
            <w:shd w:val="clear" w:color="auto" w:fill="E1FD95" w:themeFill="accent1"/>
          </w:tcPr>
          <w:p w14:paraId="1F7D30F8" w14:textId="77777777" w:rsidR="00C90278" w:rsidRPr="00AF449A" w:rsidRDefault="00C90278" w:rsidP="001A1B54">
            <w:pPr>
              <w:spacing w:line="259" w:lineRule="auto"/>
              <w:jc w:val="center"/>
              <w:rPr>
                <w:rFonts w:eastAsia="Calibri" w:cs="Calibri"/>
                <w:bCs/>
                <w:color w:val="000000" w:themeColor="text1"/>
                <w:sz w:val="22"/>
                <w:szCs w:val="22"/>
              </w:rPr>
            </w:pPr>
            <w:r>
              <w:rPr>
                <w:rFonts w:eastAsia="Calibri" w:cs="Calibri"/>
                <w:bCs/>
                <w:color w:val="000000" w:themeColor="text1"/>
                <w:sz w:val="22"/>
                <w:szCs w:val="22"/>
              </w:rPr>
              <w:t>Domains</w:t>
            </w:r>
          </w:p>
        </w:tc>
      </w:tr>
      <w:tr w:rsidR="00C90278" w:rsidRPr="000D193B" w14:paraId="72CCD74A"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A60D958" w14:textId="77777777" w:rsidR="00C90278" w:rsidRPr="00B17F14" w:rsidRDefault="00C90278" w:rsidP="001A1B54">
            <w:pPr>
              <w:spacing w:line="259" w:lineRule="auto"/>
              <w:jc w:val="center"/>
              <w:rPr>
                <w:rFonts w:eastAsia="Calibri" w:cs="Calibri"/>
              </w:rPr>
            </w:pPr>
            <w:r>
              <w:rPr>
                <w:rFonts w:eastAsia="Calibri" w:cs="Calibri"/>
              </w:rPr>
              <w:t>365.pnfp.com.edgekey.net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07EFAFB" w14:textId="77777777" w:rsidR="00C90278" w:rsidRPr="00B17F14" w:rsidRDefault="00C90278" w:rsidP="001A1B54">
            <w:pPr>
              <w:spacing w:line="259" w:lineRule="auto"/>
              <w:jc w:val="center"/>
              <w:rPr>
                <w:rFonts w:eastAsia="Calibri" w:cs="Calibri"/>
              </w:rPr>
            </w:pPr>
            <w:r>
              <w:rPr>
                <w:rFonts w:eastAsia="Calibri" w:cs="Calibri"/>
              </w:rPr>
              <w:t>700.apply.pnfp.com.edgekey.net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26F4C3F" w14:textId="77777777" w:rsidR="00C90278" w:rsidRPr="00B17F14" w:rsidRDefault="00C90278" w:rsidP="001A1B54">
            <w:pPr>
              <w:spacing w:line="259" w:lineRule="auto"/>
              <w:jc w:val="center"/>
              <w:rPr>
                <w:rFonts w:eastAsia="Calibri" w:cs="Calibri"/>
              </w:rPr>
            </w:pPr>
            <w:r>
              <w:rPr>
                <w:rFonts w:eastAsia="Calibri" w:cs="Calibri"/>
              </w:rPr>
              <w:t>aag-staging.myvalutrac.com.cdn.cloudflare.net</w:t>
            </w:r>
          </w:p>
        </w:tc>
      </w:tr>
      <w:tr w:rsidR="00C90278" w:rsidRPr="000D193B" w14:paraId="1944348A"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76C19E2" w14:textId="77777777" w:rsidR="00C90278" w:rsidRPr="00B17F14" w:rsidRDefault="00C90278" w:rsidP="001A1B54">
            <w:pPr>
              <w:spacing w:line="259" w:lineRule="auto"/>
              <w:jc w:val="center"/>
              <w:rPr>
                <w:rFonts w:eastAsia="Calibri" w:cs="Calibri"/>
              </w:rPr>
            </w:pPr>
            <w:r>
              <w:rPr>
                <w:rFonts w:eastAsia="Calibri" w:cs="Calibri"/>
              </w:rPr>
              <w:t>aag.myvalutrac.com.cdn.cloudflare.net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929D170" w14:textId="77777777" w:rsidR="00C90278" w:rsidRPr="00B17F14" w:rsidRDefault="00C90278" w:rsidP="001A1B54">
            <w:pPr>
              <w:spacing w:line="259" w:lineRule="auto"/>
              <w:jc w:val="center"/>
              <w:rPr>
                <w:rFonts w:eastAsia="Calibri" w:cs="Calibri"/>
              </w:rPr>
            </w:pPr>
            <w:r>
              <w:rPr>
                <w:rFonts w:eastAsia="Calibri" w:cs="Calibri"/>
              </w:rPr>
              <w:t>abrigo-staging.myvalutrac.com.cdn.cloudflare.net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4548376" w14:textId="77777777" w:rsidR="00C90278" w:rsidRPr="00B17F14" w:rsidRDefault="00C90278" w:rsidP="001A1B54">
            <w:pPr>
              <w:spacing w:line="259" w:lineRule="auto"/>
              <w:jc w:val="center"/>
              <w:rPr>
                <w:rFonts w:eastAsia="Calibri" w:cs="Calibri"/>
              </w:rPr>
            </w:pPr>
            <w:r>
              <w:rPr>
                <w:rFonts w:eastAsia="Calibri" w:cs="Calibri"/>
              </w:rPr>
              <w:t>acrivalue-staging.myvalutrac.com.cdn.cloudflare.net</w:t>
            </w:r>
          </w:p>
        </w:tc>
      </w:tr>
      <w:tr w:rsidR="00C90278" w:rsidRPr="000D193B" w14:paraId="257DE50D"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8A05079" w14:textId="77777777" w:rsidR="00C90278" w:rsidRPr="00B17F14" w:rsidRDefault="00C90278" w:rsidP="001A1B54">
            <w:pPr>
              <w:spacing w:line="259" w:lineRule="auto"/>
              <w:jc w:val="center"/>
              <w:rPr>
                <w:rFonts w:eastAsia="Calibri" w:cs="Calibri"/>
              </w:rPr>
            </w:pPr>
            <w:r>
              <w:rPr>
                <w:rFonts w:eastAsia="Calibri" w:cs="Calibri"/>
              </w:rPr>
              <w:t>acrivalue.myvalutrac.com.cdn.cloudflare.net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93C1097" w14:textId="77777777" w:rsidR="00C90278" w:rsidRPr="00B17F14" w:rsidRDefault="00C90278" w:rsidP="001A1B54">
            <w:pPr>
              <w:spacing w:line="259" w:lineRule="auto"/>
              <w:jc w:val="center"/>
              <w:rPr>
                <w:rFonts w:eastAsia="Calibri" w:cs="Calibri"/>
              </w:rPr>
            </w:pPr>
            <w:r>
              <w:rPr>
                <w:rFonts w:eastAsia="Calibri" w:cs="Calibri"/>
              </w:rPr>
              <w:t>admin.jbbcapital.com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0555A81" w14:textId="77777777" w:rsidR="00C90278" w:rsidRPr="00B17F14" w:rsidRDefault="00C90278" w:rsidP="001A1B54">
            <w:pPr>
              <w:spacing w:line="259" w:lineRule="auto"/>
              <w:jc w:val="center"/>
              <w:rPr>
                <w:rFonts w:eastAsia="Calibri" w:cs="Calibri"/>
              </w:rPr>
            </w:pPr>
            <w:r>
              <w:rPr>
                <w:rFonts w:eastAsia="Calibri" w:cs="Calibri"/>
              </w:rPr>
              <w:t>admin.mybankbrio.us</w:t>
            </w:r>
          </w:p>
        </w:tc>
      </w:tr>
      <w:tr w:rsidR="00C90278" w:rsidRPr="000D193B" w14:paraId="3271F90E"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9C8E38F" w14:textId="77777777" w:rsidR="00C90278" w:rsidRPr="00B17F14" w:rsidRDefault="00C90278" w:rsidP="001A1B54">
            <w:pPr>
              <w:spacing w:line="259" w:lineRule="auto"/>
              <w:jc w:val="center"/>
              <w:rPr>
                <w:rFonts w:eastAsia="Calibri" w:cs="Calibri"/>
              </w:rPr>
            </w:pPr>
            <w:r>
              <w:rPr>
                <w:rFonts w:eastAsia="Calibri" w:cs="Calibri"/>
              </w:rPr>
              <w:t>advocapinsurance.com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ACEDBDC" w14:textId="77777777" w:rsidR="00C90278" w:rsidRPr="00B17F14" w:rsidRDefault="00C90278" w:rsidP="001A1B54">
            <w:pPr>
              <w:spacing w:line="259" w:lineRule="auto"/>
              <w:jc w:val="center"/>
              <w:rPr>
                <w:rFonts w:eastAsia="Calibri" w:cs="Calibri"/>
              </w:rPr>
            </w:pPr>
            <w:r>
              <w:rPr>
                <w:rFonts w:eastAsia="Calibri" w:cs="Calibri"/>
              </w:rPr>
              <w:t>advocapinsurance.com.edgekey.net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CD56AE0" w14:textId="77777777" w:rsidR="00C90278" w:rsidRPr="00B17F14" w:rsidRDefault="00C90278" w:rsidP="001A1B54">
            <w:pPr>
              <w:spacing w:line="259" w:lineRule="auto"/>
              <w:jc w:val="center"/>
              <w:rPr>
                <w:rFonts w:eastAsia="Calibri" w:cs="Calibri"/>
              </w:rPr>
            </w:pPr>
            <w:r>
              <w:rPr>
                <w:rFonts w:eastAsia="Calibri" w:cs="Calibri"/>
              </w:rPr>
              <w:t>advocatecapital.com</w:t>
            </w:r>
          </w:p>
        </w:tc>
      </w:tr>
      <w:tr w:rsidR="00C90278" w:rsidRPr="000D193B" w14:paraId="276D05E7"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96C5438" w14:textId="77777777" w:rsidR="00C90278" w:rsidRPr="00B17F14" w:rsidRDefault="00C90278" w:rsidP="001A1B54">
            <w:pPr>
              <w:spacing w:line="259" w:lineRule="auto"/>
              <w:jc w:val="center"/>
              <w:rPr>
                <w:rFonts w:eastAsia="Calibri" w:cs="Calibri"/>
              </w:rPr>
            </w:pPr>
            <w:r>
              <w:rPr>
                <w:rFonts w:eastAsia="Calibri" w:cs="Calibri"/>
              </w:rPr>
              <w:t>advocatecapital.com.edgekey.net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BE7C2C9" w14:textId="77777777" w:rsidR="00C90278" w:rsidRPr="00B17F14" w:rsidRDefault="00C90278" w:rsidP="001A1B54">
            <w:pPr>
              <w:spacing w:line="259" w:lineRule="auto"/>
              <w:jc w:val="center"/>
              <w:rPr>
                <w:rFonts w:eastAsia="Calibri" w:cs="Calibri"/>
              </w:rPr>
            </w:pPr>
            <w:r>
              <w:rPr>
                <w:rFonts w:eastAsia="Calibri" w:cs="Calibri"/>
              </w:rPr>
              <w:t>advocatecapital.net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52855B5" w14:textId="77777777" w:rsidR="00C90278" w:rsidRPr="00B17F14" w:rsidRDefault="00C90278" w:rsidP="001A1B54">
            <w:pPr>
              <w:spacing w:line="259" w:lineRule="auto"/>
              <w:jc w:val="center"/>
              <w:rPr>
                <w:rFonts w:eastAsia="Calibri" w:cs="Calibri"/>
              </w:rPr>
            </w:pPr>
            <w:r>
              <w:rPr>
                <w:rFonts w:eastAsia="Calibri" w:cs="Calibri"/>
              </w:rPr>
              <w:t>advotrac-origin.advocatecapital.com</w:t>
            </w:r>
          </w:p>
        </w:tc>
      </w:tr>
      <w:tr w:rsidR="00C90278" w:rsidRPr="000D193B" w14:paraId="75988045"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C884038" w14:textId="77777777" w:rsidR="00C90278" w:rsidRPr="00B17F14" w:rsidRDefault="00C90278" w:rsidP="001A1B54">
            <w:pPr>
              <w:spacing w:line="259" w:lineRule="auto"/>
              <w:jc w:val="center"/>
              <w:rPr>
                <w:rFonts w:eastAsia="Calibri" w:cs="Calibri"/>
              </w:rPr>
            </w:pPr>
            <w:r>
              <w:rPr>
                <w:rFonts w:eastAsia="Calibri" w:cs="Calibri"/>
              </w:rPr>
              <w:t>advotrac.azureedge.net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2145AE5" w14:textId="77777777" w:rsidR="00C90278" w:rsidRPr="00B17F14" w:rsidRDefault="00C90278" w:rsidP="001A1B54">
            <w:pPr>
              <w:spacing w:line="259" w:lineRule="auto"/>
              <w:jc w:val="center"/>
              <w:rPr>
                <w:rFonts w:eastAsia="Calibri" w:cs="Calibri"/>
              </w:rPr>
            </w:pPr>
            <w:r>
              <w:rPr>
                <w:rFonts w:eastAsia="Calibri" w:cs="Calibri"/>
              </w:rPr>
              <w:t>advotrac.com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1EFBFA8" w14:textId="77777777" w:rsidR="00C90278" w:rsidRPr="00B17F14" w:rsidRDefault="00C90278" w:rsidP="001A1B54">
            <w:pPr>
              <w:spacing w:line="259" w:lineRule="auto"/>
              <w:jc w:val="center"/>
              <w:rPr>
                <w:rFonts w:eastAsia="Calibri" w:cs="Calibri"/>
              </w:rPr>
            </w:pPr>
            <w:r>
              <w:rPr>
                <w:rFonts w:eastAsia="Calibri" w:cs="Calibri"/>
              </w:rPr>
              <w:t>advotrac19-origin.advocatecapital.com</w:t>
            </w:r>
          </w:p>
        </w:tc>
      </w:tr>
      <w:tr w:rsidR="00C90278" w:rsidRPr="000D193B" w14:paraId="33E04BD9"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67DDB03" w14:textId="77777777" w:rsidR="00C90278" w:rsidRPr="00B17F14" w:rsidRDefault="00C90278" w:rsidP="001A1B54">
            <w:pPr>
              <w:spacing w:line="259" w:lineRule="auto"/>
              <w:jc w:val="center"/>
              <w:rPr>
                <w:rFonts w:eastAsia="Calibri" w:cs="Calibri"/>
              </w:rPr>
            </w:pPr>
            <w:r>
              <w:rPr>
                <w:rFonts w:eastAsia="Calibri" w:cs="Calibri"/>
              </w:rPr>
              <w:t>agtexasfarmcredit-staging.myvalutrac.com.cdn.cloudflare.net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547FD59" w14:textId="77777777" w:rsidR="00C90278" w:rsidRPr="00B17F14" w:rsidRDefault="00C90278" w:rsidP="001A1B54">
            <w:pPr>
              <w:spacing w:line="259" w:lineRule="auto"/>
              <w:jc w:val="center"/>
              <w:rPr>
                <w:rFonts w:eastAsia="Calibri" w:cs="Calibri"/>
              </w:rPr>
            </w:pPr>
            <w:r>
              <w:rPr>
                <w:rFonts w:eastAsia="Calibri" w:cs="Calibri"/>
              </w:rPr>
              <w:t>agtexasfarmcredit.myvalutrac.com.cdn.cloudflare.net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5CF1187" w14:textId="77777777" w:rsidR="00C90278" w:rsidRPr="00B17F14" w:rsidRDefault="00C90278" w:rsidP="001A1B54">
            <w:pPr>
              <w:spacing w:line="259" w:lineRule="auto"/>
              <w:jc w:val="center"/>
              <w:rPr>
                <w:rFonts w:eastAsia="Calibri" w:cs="Calibri"/>
              </w:rPr>
            </w:pPr>
            <w:r>
              <w:rPr>
                <w:rFonts w:eastAsia="Calibri" w:cs="Calibri"/>
              </w:rPr>
              <w:t>ajmvaluations-staging.myvalutrac.com.cdn.cloudflare.net</w:t>
            </w:r>
          </w:p>
        </w:tc>
      </w:tr>
      <w:tr w:rsidR="00C90278" w:rsidRPr="000D193B" w14:paraId="03BBEA5C"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ECA9B93" w14:textId="77777777" w:rsidR="00C90278" w:rsidRPr="00B17F14" w:rsidRDefault="00C90278" w:rsidP="001A1B54">
            <w:pPr>
              <w:spacing w:line="259" w:lineRule="auto"/>
              <w:jc w:val="center"/>
              <w:rPr>
                <w:rFonts w:eastAsia="Calibri" w:cs="Calibri"/>
              </w:rPr>
            </w:pPr>
            <w:r>
              <w:rPr>
                <w:rFonts w:eastAsia="Calibri" w:cs="Calibri"/>
              </w:rPr>
              <w:t>ajmvaluations.myvalutrac.com.cdn.cloudflare.net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DBF24C6" w14:textId="77777777" w:rsidR="00C90278" w:rsidRPr="00B17F14" w:rsidRDefault="00C90278" w:rsidP="001A1B54">
            <w:pPr>
              <w:spacing w:line="259" w:lineRule="auto"/>
              <w:jc w:val="center"/>
              <w:rPr>
                <w:rFonts w:eastAsia="Calibri" w:cs="Calibri"/>
              </w:rPr>
            </w:pPr>
            <w:r>
              <w:rPr>
                <w:rFonts w:eastAsia="Calibri" w:cs="Calibri"/>
              </w:rPr>
              <w:t>amc-staging.myvalutrac.com.cdn.cloudflare.net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8F2BFFC" w14:textId="77777777" w:rsidR="00C90278" w:rsidRPr="00B17F14" w:rsidRDefault="00C90278" w:rsidP="001A1B54">
            <w:pPr>
              <w:spacing w:line="259" w:lineRule="auto"/>
              <w:jc w:val="center"/>
              <w:rPr>
                <w:rFonts w:eastAsia="Calibri" w:cs="Calibri"/>
              </w:rPr>
            </w:pPr>
            <w:r>
              <w:rPr>
                <w:rFonts w:eastAsia="Calibri" w:cs="Calibri"/>
              </w:rPr>
              <w:t>amc.myvalutrac.com.cdn.cloudflare.net</w:t>
            </w:r>
          </w:p>
        </w:tc>
      </w:tr>
      <w:tr w:rsidR="00C90278" w:rsidRPr="000D193B" w14:paraId="3A211E0A"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B1A8DA8" w14:textId="77777777" w:rsidR="00C90278" w:rsidRPr="00B17F14" w:rsidRDefault="00C90278" w:rsidP="001A1B54">
            <w:pPr>
              <w:spacing w:line="259" w:lineRule="auto"/>
              <w:jc w:val="center"/>
              <w:rPr>
                <w:rFonts w:eastAsia="Calibri" w:cs="Calibri"/>
              </w:rPr>
            </w:pPr>
            <w:r>
              <w:rPr>
                <w:rFonts w:eastAsia="Calibri" w:cs="Calibri"/>
              </w:rPr>
              <w:t>amcdirect-staging.myvalutrac.com.cdn.cloudflare.net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4B955C0" w14:textId="77777777" w:rsidR="00C90278" w:rsidRPr="00B17F14" w:rsidRDefault="00C90278" w:rsidP="001A1B54">
            <w:pPr>
              <w:spacing w:line="259" w:lineRule="auto"/>
              <w:jc w:val="center"/>
              <w:rPr>
                <w:rFonts w:eastAsia="Calibri" w:cs="Calibri"/>
              </w:rPr>
            </w:pPr>
            <w:r>
              <w:rPr>
                <w:rFonts w:eastAsia="Calibri" w:cs="Calibri"/>
              </w:rPr>
              <w:t>amcdirect.myvalutrac.com.cdn.cloudflare.net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51B79EB" w14:textId="77777777" w:rsidR="00C90278" w:rsidRPr="00B17F14" w:rsidRDefault="00C90278" w:rsidP="001A1B54">
            <w:pPr>
              <w:spacing w:line="259" w:lineRule="auto"/>
              <w:jc w:val="center"/>
              <w:rPr>
                <w:rFonts w:eastAsia="Calibri" w:cs="Calibri"/>
              </w:rPr>
            </w:pPr>
            <w:r>
              <w:rPr>
                <w:rFonts w:eastAsia="Calibri" w:cs="Calibri"/>
              </w:rPr>
              <w:t>amnat-staging.myvalutrac.com.cdn.cloudflare.net</w:t>
            </w:r>
          </w:p>
        </w:tc>
      </w:tr>
      <w:tr w:rsidR="00C90278" w:rsidRPr="000D193B" w14:paraId="0FA1F255"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38A2E3E" w14:textId="77777777" w:rsidR="00C90278" w:rsidRPr="00B17F14" w:rsidRDefault="00C90278" w:rsidP="001A1B54">
            <w:pPr>
              <w:spacing w:line="259" w:lineRule="auto"/>
              <w:jc w:val="center"/>
              <w:rPr>
                <w:rFonts w:eastAsia="Calibri" w:cs="Calibri"/>
              </w:rPr>
            </w:pPr>
            <w:r>
              <w:rPr>
                <w:rFonts w:eastAsia="Calibri" w:cs="Calibri"/>
              </w:rPr>
              <w:t>amnat.myvalutrac.com.cdn.cloudflare.net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71CB461" w14:textId="77777777" w:rsidR="00C90278" w:rsidRPr="00B17F14" w:rsidRDefault="00C90278" w:rsidP="001A1B54">
            <w:pPr>
              <w:spacing w:line="259" w:lineRule="auto"/>
              <w:jc w:val="center"/>
              <w:rPr>
                <w:rFonts w:eastAsia="Calibri" w:cs="Calibri"/>
              </w:rPr>
            </w:pPr>
            <w:r>
              <w:rPr>
                <w:rFonts w:eastAsia="Calibri" w:cs="Calibri"/>
              </w:rPr>
              <w:t>ams-staging.myvalutrac.com.cdn.cloudflare.net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3409506" w14:textId="77777777" w:rsidR="00C90278" w:rsidRPr="00B17F14" w:rsidRDefault="00C90278" w:rsidP="001A1B54">
            <w:pPr>
              <w:spacing w:line="259" w:lineRule="auto"/>
              <w:jc w:val="center"/>
              <w:rPr>
                <w:rFonts w:eastAsia="Calibri" w:cs="Calibri"/>
              </w:rPr>
            </w:pPr>
            <w:r>
              <w:rPr>
                <w:rFonts w:eastAsia="Calibri" w:cs="Calibri"/>
              </w:rPr>
              <w:t>ams.myvalutrac.com.cdn.cloudflare.net</w:t>
            </w:r>
          </w:p>
        </w:tc>
      </w:tr>
      <w:tr w:rsidR="00C90278" w:rsidRPr="000D193B" w14:paraId="21E0FD6D"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2DA50C3" w14:textId="77777777" w:rsidR="00C90278" w:rsidRPr="00B17F14" w:rsidRDefault="00C90278" w:rsidP="001A1B54">
            <w:pPr>
              <w:spacing w:line="259" w:lineRule="auto"/>
              <w:jc w:val="center"/>
              <w:rPr>
                <w:rFonts w:eastAsia="Calibri" w:cs="Calibri"/>
              </w:rPr>
            </w:pPr>
            <w:r>
              <w:rPr>
                <w:rFonts w:eastAsia="Calibri" w:cs="Calibri"/>
              </w:rPr>
              <w:t>amvalcorp-staging.myvalutrac.com.cdn.cloudflare.net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C593749" w14:textId="77777777" w:rsidR="00C90278" w:rsidRPr="00B17F14" w:rsidRDefault="00C90278" w:rsidP="001A1B54">
            <w:pPr>
              <w:spacing w:line="259" w:lineRule="auto"/>
              <w:jc w:val="center"/>
              <w:rPr>
                <w:rFonts w:eastAsia="Calibri" w:cs="Calibri"/>
              </w:rPr>
            </w:pPr>
            <w:r>
              <w:rPr>
                <w:rFonts w:eastAsia="Calibri" w:cs="Calibri"/>
              </w:rPr>
              <w:t>amvalcorp.myvalutrac.com.cdn.cloudflare.net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5AABB52" w14:textId="77777777" w:rsidR="00C90278" w:rsidRPr="00B17F14" w:rsidRDefault="00C90278" w:rsidP="001A1B54">
            <w:pPr>
              <w:spacing w:line="259" w:lineRule="auto"/>
              <w:jc w:val="center"/>
              <w:rPr>
                <w:rFonts w:eastAsia="Calibri" w:cs="Calibri"/>
              </w:rPr>
            </w:pPr>
            <w:r>
              <w:rPr>
                <w:rFonts w:eastAsia="Calibri" w:cs="Calibri"/>
              </w:rPr>
              <w:t>androscogginbank-staging.myvalutrac.com.cdn.cloudflare.net</w:t>
            </w:r>
          </w:p>
        </w:tc>
      </w:tr>
      <w:tr w:rsidR="00C90278" w:rsidRPr="000D193B" w14:paraId="406535B7"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F6700C2" w14:textId="77777777" w:rsidR="00C90278" w:rsidRPr="00B17F14" w:rsidRDefault="00C90278" w:rsidP="001A1B54">
            <w:pPr>
              <w:spacing w:line="259" w:lineRule="auto"/>
              <w:jc w:val="center"/>
              <w:rPr>
                <w:rFonts w:eastAsia="Calibri" w:cs="Calibri"/>
              </w:rPr>
            </w:pPr>
            <w:r>
              <w:rPr>
                <w:rFonts w:eastAsia="Calibri" w:cs="Calibri"/>
              </w:rPr>
              <w:lastRenderedPageBreak/>
              <w:t>androscogginbank.myvalutrac.com.cdn.cloudflare.net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D94FB3A" w14:textId="77777777" w:rsidR="00C90278" w:rsidRPr="00B17F14" w:rsidRDefault="00C90278" w:rsidP="001A1B54">
            <w:pPr>
              <w:spacing w:line="259" w:lineRule="auto"/>
              <w:jc w:val="center"/>
              <w:rPr>
                <w:rFonts w:eastAsia="Calibri" w:cs="Calibri"/>
              </w:rPr>
            </w:pPr>
            <w:r>
              <w:rPr>
                <w:rFonts w:eastAsia="Calibri" w:cs="Calibri"/>
              </w:rPr>
              <w:t>annualreport.pnfp.com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776B75D" w14:textId="77777777" w:rsidR="00C90278" w:rsidRPr="00B17F14" w:rsidRDefault="00C90278" w:rsidP="001A1B54">
            <w:pPr>
              <w:spacing w:line="259" w:lineRule="auto"/>
              <w:jc w:val="center"/>
              <w:rPr>
                <w:rFonts w:eastAsia="Calibri" w:cs="Calibri"/>
              </w:rPr>
            </w:pPr>
            <w:r>
              <w:rPr>
                <w:rFonts w:eastAsia="Calibri" w:cs="Calibri"/>
              </w:rPr>
              <w:t>annualreport.pnfp.com.edgekey.net</w:t>
            </w:r>
          </w:p>
        </w:tc>
      </w:tr>
      <w:tr w:rsidR="00C90278" w:rsidRPr="000D193B" w14:paraId="2E964AE5"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5CA7989" w14:textId="77777777" w:rsidR="00C90278" w:rsidRPr="00B17F14" w:rsidRDefault="00C90278" w:rsidP="001A1B54">
            <w:pPr>
              <w:spacing w:line="259" w:lineRule="auto"/>
              <w:jc w:val="center"/>
              <w:rPr>
                <w:rFonts w:eastAsia="Calibri" w:cs="Calibri"/>
              </w:rPr>
            </w:pPr>
            <w:r>
              <w:rPr>
                <w:rFonts w:eastAsia="Calibri" w:cs="Calibri"/>
              </w:rPr>
              <w:t>app.bankofnc.us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3A53E42" w14:textId="77777777" w:rsidR="00C90278" w:rsidRPr="00B17F14" w:rsidRDefault="00C90278" w:rsidP="001A1B54">
            <w:pPr>
              <w:spacing w:line="259" w:lineRule="auto"/>
              <w:jc w:val="center"/>
              <w:rPr>
                <w:rFonts w:eastAsia="Calibri" w:cs="Calibri"/>
              </w:rPr>
            </w:pPr>
            <w:r>
              <w:rPr>
                <w:rFonts w:eastAsia="Calibri" w:cs="Calibri"/>
              </w:rPr>
              <w:t>app.pinnaclebanking.us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5523A60" w14:textId="77777777" w:rsidR="00C90278" w:rsidRPr="00B17F14" w:rsidRDefault="00C90278" w:rsidP="001A1B54">
            <w:pPr>
              <w:spacing w:line="259" w:lineRule="auto"/>
              <w:jc w:val="center"/>
              <w:rPr>
                <w:rFonts w:eastAsia="Calibri" w:cs="Calibri"/>
              </w:rPr>
            </w:pPr>
            <w:r>
              <w:rPr>
                <w:rFonts w:eastAsia="Calibri" w:cs="Calibri"/>
              </w:rPr>
              <w:t>app2.pnfp.com.edgekey.net</w:t>
            </w:r>
          </w:p>
        </w:tc>
      </w:tr>
      <w:tr w:rsidR="00C90278" w:rsidRPr="000D193B" w14:paraId="2B0B4B48"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6C3FABF" w14:textId="77777777" w:rsidR="00C90278" w:rsidRPr="00B17F14" w:rsidRDefault="00C90278" w:rsidP="001A1B54">
            <w:pPr>
              <w:spacing w:line="259" w:lineRule="auto"/>
              <w:jc w:val="center"/>
              <w:rPr>
                <w:rFonts w:eastAsia="Calibri" w:cs="Calibri"/>
              </w:rPr>
            </w:pPr>
            <w:r>
              <w:rPr>
                <w:rFonts w:eastAsia="Calibri" w:cs="Calibri"/>
              </w:rPr>
              <w:t>applicant-openanywhere-associate-pnfp.banno-uat.com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7775D22" w14:textId="77777777" w:rsidR="00C90278" w:rsidRPr="00B17F14" w:rsidRDefault="00C90278" w:rsidP="001A1B54">
            <w:pPr>
              <w:spacing w:line="259" w:lineRule="auto"/>
              <w:jc w:val="center"/>
              <w:rPr>
                <w:rFonts w:eastAsia="Calibri" w:cs="Calibri"/>
              </w:rPr>
            </w:pPr>
            <w:r>
              <w:rPr>
                <w:rFonts w:eastAsia="Calibri" w:cs="Calibri"/>
              </w:rPr>
              <w:t>applicant-openanywhere-grizzlies-pnfp.banno-uat.com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93CC2D5" w14:textId="77777777" w:rsidR="00C90278" w:rsidRPr="00B17F14" w:rsidRDefault="00C90278" w:rsidP="001A1B54">
            <w:pPr>
              <w:spacing w:line="259" w:lineRule="auto"/>
              <w:jc w:val="center"/>
              <w:rPr>
                <w:rFonts w:eastAsia="Calibri" w:cs="Calibri"/>
              </w:rPr>
            </w:pPr>
            <w:r>
              <w:rPr>
                <w:rFonts w:eastAsia="Calibri" w:cs="Calibri"/>
              </w:rPr>
              <w:t>applicant-openanywhere-pnfp.banno-uat.com</w:t>
            </w:r>
          </w:p>
        </w:tc>
      </w:tr>
      <w:tr w:rsidR="00C90278" w:rsidRPr="000D193B" w14:paraId="391FA591"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B53E431" w14:textId="77777777" w:rsidR="00C90278" w:rsidRPr="00B17F14" w:rsidRDefault="00C90278" w:rsidP="001A1B54">
            <w:pPr>
              <w:spacing w:line="259" w:lineRule="auto"/>
              <w:jc w:val="center"/>
              <w:rPr>
                <w:rFonts w:eastAsia="Calibri" w:cs="Calibri"/>
              </w:rPr>
            </w:pPr>
            <w:r>
              <w:rPr>
                <w:rFonts w:eastAsia="Calibri" w:cs="Calibri"/>
              </w:rPr>
              <w:t>applicant-openanywhere-titans-pnfp.banno-uat.com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C66203E" w14:textId="77777777" w:rsidR="00C90278" w:rsidRPr="00B17F14" w:rsidRDefault="00C90278" w:rsidP="001A1B54">
            <w:pPr>
              <w:spacing w:line="259" w:lineRule="auto"/>
              <w:jc w:val="center"/>
              <w:rPr>
                <w:rFonts w:eastAsia="Calibri" w:cs="Calibri"/>
              </w:rPr>
            </w:pPr>
            <w:r>
              <w:rPr>
                <w:rFonts w:eastAsia="Calibri" w:cs="Calibri"/>
              </w:rPr>
              <w:t>appraisalconnect-staging.myvalutrac.com.cdn.cloudflare.net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4EFA87D" w14:textId="77777777" w:rsidR="00C90278" w:rsidRPr="00B17F14" w:rsidRDefault="00C90278" w:rsidP="001A1B54">
            <w:pPr>
              <w:spacing w:line="259" w:lineRule="auto"/>
              <w:jc w:val="center"/>
              <w:rPr>
                <w:rFonts w:eastAsia="Calibri" w:cs="Calibri"/>
              </w:rPr>
            </w:pPr>
            <w:r>
              <w:rPr>
                <w:rFonts w:eastAsia="Calibri" w:cs="Calibri"/>
              </w:rPr>
              <w:t>appraisalconnect.myvalutrac.com.cdn.cloudflare.net</w:t>
            </w:r>
          </w:p>
        </w:tc>
      </w:tr>
      <w:tr w:rsidR="00C90278" w:rsidRPr="000D193B" w14:paraId="2325D1E9"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E1F8392" w14:textId="77777777" w:rsidR="00C90278" w:rsidRPr="00B17F14" w:rsidRDefault="00C90278" w:rsidP="001A1B54">
            <w:pPr>
              <w:spacing w:line="259" w:lineRule="auto"/>
              <w:jc w:val="center"/>
              <w:rPr>
                <w:rFonts w:eastAsia="Calibri" w:cs="Calibri"/>
              </w:rPr>
            </w:pPr>
            <w:r>
              <w:rPr>
                <w:rFonts w:eastAsia="Calibri" w:cs="Calibri"/>
              </w:rPr>
              <w:t>appraisalfirewall-staging.myvalutrac.com.cdn.cloudflare.net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A072DFC" w14:textId="77777777" w:rsidR="00C90278" w:rsidRPr="00B17F14" w:rsidRDefault="00C90278" w:rsidP="001A1B54">
            <w:pPr>
              <w:spacing w:line="259" w:lineRule="auto"/>
              <w:jc w:val="center"/>
              <w:rPr>
                <w:rFonts w:eastAsia="Calibri" w:cs="Calibri"/>
              </w:rPr>
            </w:pPr>
            <w:r>
              <w:rPr>
                <w:rFonts w:eastAsia="Calibri" w:cs="Calibri"/>
              </w:rPr>
              <w:t>appraisalfirewall.myvalutrac.com.cdn.cloudflare.net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07C145C" w14:textId="77777777" w:rsidR="00C90278" w:rsidRPr="00B17F14" w:rsidRDefault="00C90278" w:rsidP="001A1B54">
            <w:pPr>
              <w:spacing w:line="259" w:lineRule="auto"/>
              <w:jc w:val="center"/>
              <w:rPr>
                <w:rFonts w:eastAsia="Calibri" w:cs="Calibri"/>
              </w:rPr>
            </w:pPr>
            <w:r>
              <w:rPr>
                <w:rFonts w:eastAsia="Calibri" w:cs="Calibri"/>
              </w:rPr>
              <w:t>appraisalmanagementpros-staging.myvalutrac.com.cdn.cloudflare.net</w:t>
            </w:r>
          </w:p>
        </w:tc>
      </w:tr>
      <w:tr w:rsidR="00C90278" w:rsidRPr="000D193B" w14:paraId="03224D50"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CF28BDE" w14:textId="77777777" w:rsidR="00C90278" w:rsidRPr="00B17F14" w:rsidRDefault="00C90278" w:rsidP="001A1B54">
            <w:pPr>
              <w:spacing w:line="259" w:lineRule="auto"/>
              <w:jc w:val="center"/>
              <w:rPr>
                <w:rFonts w:eastAsia="Calibri" w:cs="Calibri"/>
              </w:rPr>
            </w:pPr>
            <w:r>
              <w:rPr>
                <w:rFonts w:eastAsia="Calibri" w:cs="Calibri"/>
              </w:rPr>
              <w:t>appraisalmanagementpros.myvalutrac.com.cdn.cloudflare.net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FECB4A3" w14:textId="77777777" w:rsidR="00C90278" w:rsidRPr="00B17F14" w:rsidRDefault="00C90278" w:rsidP="001A1B54">
            <w:pPr>
              <w:spacing w:line="259" w:lineRule="auto"/>
              <w:jc w:val="center"/>
              <w:rPr>
                <w:rFonts w:eastAsia="Calibri" w:cs="Calibri"/>
              </w:rPr>
            </w:pPr>
            <w:r>
              <w:rPr>
                <w:rFonts w:eastAsia="Calibri" w:cs="Calibri"/>
              </w:rPr>
              <w:t>appraisalmark-staging.myvalutrac.com.cdn.cloudflare.net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6DACE1F" w14:textId="77777777" w:rsidR="00C90278" w:rsidRPr="00B17F14" w:rsidRDefault="00C90278" w:rsidP="001A1B54">
            <w:pPr>
              <w:spacing w:line="259" w:lineRule="auto"/>
              <w:jc w:val="center"/>
              <w:rPr>
                <w:rFonts w:eastAsia="Calibri" w:cs="Calibri"/>
              </w:rPr>
            </w:pPr>
            <w:r>
              <w:rPr>
                <w:rFonts w:eastAsia="Calibri" w:cs="Calibri"/>
              </w:rPr>
              <w:t>appraisalmark.myvalutrac.com.cdn.cloudflare.net</w:t>
            </w:r>
          </w:p>
        </w:tc>
      </w:tr>
      <w:tr w:rsidR="00C90278" w:rsidRPr="000D193B" w14:paraId="71F438D8"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5FCA591" w14:textId="77777777" w:rsidR="00C90278" w:rsidRPr="00B17F14" w:rsidRDefault="00C90278" w:rsidP="001A1B54">
            <w:pPr>
              <w:spacing w:line="259" w:lineRule="auto"/>
              <w:jc w:val="center"/>
              <w:rPr>
                <w:rFonts w:eastAsia="Calibri" w:cs="Calibri"/>
              </w:rPr>
            </w:pPr>
            <w:r>
              <w:rPr>
                <w:rFonts w:eastAsia="Calibri" w:cs="Calibri"/>
              </w:rPr>
              <w:t>appraisalmc-staging.myvalutrac.com.cdn.cloudflare.net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8688BA9" w14:textId="77777777" w:rsidR="00C90278" w:rsidRPr="00B17F14" w:rsidRDefault="00C90278" w:rsidP="001A1B54">
            <w:pPr>
              <w:spacing w:line="259" w:lineRule="auto"/>
              <w:jc w:val="center"/>
              <w:rPr>
                <w:rFonts w:eastAsia="Calibri" w:cs="Calibri"/>
              </w:rPr>
            </w:pPr>
            <w:r>
              <w:rPr>
                <w:rFonts w:eastAsia="Calibri" w:cs="Calibri"/>
              </w:rPr>
              <w:t>appraisalmc.myvalutrac.com.cdn.cloudflare.net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DC2B706" w14:textId="77777777" w:rsidR="00C90278" w:rsidRPr="00B17F14" w:rsidRDefault="00C90278" w:rsidP="001A1B54">
            <w:pPr>
              <w:spacing w:line="259" w:lineRule="auto"/>
              <w:jc w:val="center"/>
              <w:rPr>
                <w:rFonts w:eastAsia="Calibri" w:cs="Calibri"/>
              </w:rPr>
            </w:pPr>
            <w:r>
              <w:rPr>
                <w:rFonts w:eastAsia="Calibri" w:cs="Calibri"/>
              </w:rPr>
              <w:t>appraisalvision-staging.myvalutrac.com.cdn.cloudflare.net</w:t>
            </w:r>
          </w:p>
        </w:tc>
      </w:tr>
      <w:tr w:rsidR="00C90278" w:rsidRPr="000D193B" w14:paraId="75A584F7"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135A43D" w14:textId="77777777" w:rsidR="00C90278" w:rsidRPr="00B17F14" w:rsidRDefault="00C90278" w:rsidP="001A1B54">
            <w:pPr>
              <w:spacing w:line="259" w:lineRule="auto"/>
              <w:jc w:val="center"/>
              <w:rPr>
                <w:rFonts w:eastAsia="Calibri" w:cs="Calibri"/>
              </w:rPr>
            </w:pPr>
            <w:r>
              <w:rPr>
                <w:rFonts w:eastAsia="Calibri" w:cs="Calibri"/>
              </w:rPr>
              <w:t>appraisalvision.myvalutrac.com.cdn.cloudflare.net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1EA960C" w14:textId="77777777" w:rsidR="00C90278" w:rsidRPr="00B17F14" w:rsidRDefault="00C90278" w:rsidP="001A1B54">
            <w:pPr>
              <w:spacing w:line="259" w:lineRule="auto"/>
              <w:jc w:val="center"/>
              <w:rPr>
                <w:rFonts w:eastAsia="Calibri" w:cs="Calibri"/>
              </w:rPr>
            </w:pPr>
            <w:r>
              <w:rPr>
                <w:rFonts w:eastAsia="Calibri" w:cs="Calibri"/>
              </w:rPr>
              <w:t>appraisalworks-staging.myvalutrac.com.cdn.cloudflare.net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F8B14B0" w14:textId="77777777" w:rsidR="00C90278" w:rsidRPr="00B17F14" w:rsidRDefault="00C90278" w:rsidP="001A1B54">
            <w:pPr>
              <w:spacing w:line="259" w:lineRule="auto"/>
              <w:jc w:val="center"/>
              <w:rPr>
                <w:rFonts w:eastAsia="Calibri" w:cs="Calibri"/>
              </w:rPr>
            </w:pPr>
            <w:r>
              <w:rPr>
                <w:rFonts w:eastAsia="Calibri" w:cs="Calibri"/>
              </w:rPr>
              <w:t>appraisalworks.myvalutrac.com.cdn.cloudflare.net</w:t>
            </w:r>
          </w:p>
        </w:tc>
      </w:tr>
      <w:tr w:rsidR="00C90278" w:rsidRPr="000D193B" w14:paraId="5F48A684"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9EB008C" w14:textId="77777777" w:rsidR="00C90278" w:rsidRPr="00B17F14" w:rsidRDefault="00C90278" w:rsidP="001A1B54">
            <w:pPr>
              <w:spacing w:line="259" w:lineRule="auto"/>
              <w:jc w:val="center"/>
              <w:rPr>
                <w:rFonts w:eastAsia="Calibri" w:cs="Calibri"/>
              </w:rPr>
            </w:pPr>
            <w:r>
              <w:rPr>
                <w:rFonts w:eastAsia="Calibri" w:cs="Calibri"/>
              </w:rPr>
              <w:t>appraiseradvance-staging.myvalutrac.com.cdn.cloudflare.net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780EEC5" w14:textId="77777777" w:rsidR="00C90278" w:rsidRPr="00B17F14" w:rsidRDefault="00C90278" w:rsidP="001A1B54">
            <w:pPr>
              <w:spacing w:line="259" w:lineRule="auto"/>
              <w:jc w:val="center"/>
              <w:rPr>
                <w:rFonts w:eastAsia="Calibri" w:cs="Calibri"/>
              </w:rPr>
            </w:pPr>
            <w:r>
              <w:rPr>
                <w:rFonts w:eastAsia="Calibri" w:cs="Calibri"/>
              </w:rPr>
              <w:t>appraiserdirectory-staging.myvalutrac.com.cdn.cloudflare.net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854FBB2" w14:textId="77777777" w:rsidR="00C90278" w:rsidRPr="00B17F14" w:rsidRDefault="00C90278" w:rsidP="001A1B54">
            <w:pPr>
              <w:spacing w:line="259" w:lineRule="auto"/>
              <w:jc w:val="center"/>
              <w:rPr>
                <w:rFonts w:eastAsia="Calibri" w:cs="Calibri"/>
              </w:rPr>
            </w:pPr>
            <w:r>
              <w:rPr>
                <w:rFonts w:eastAsia="Calibri" w:cs="Calibri"/>
              </w:rPr>
              <w:t>appraiserdirectory.myvalutrac.com.cdn.cloudflare.net</w:t>
            </w:r>
          </w:p>
        </w:tc>
      </w:tr>
      <w:tr w:rsidR="00C90278" w:rsidRPr="000D193B" w14:paraId="06AF2DB8"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1290168" w14:textId="77777777" w:rsidR="00C90278" w:rsidRPr="00B17F14" w:rsidRDefault="00C90278" w:rsidP="001A1B54">
            <w:pPr>
              <w:spacing w:line="259" w:lineRule="auto"/>
              <w:jc w:val="center"/>
              <w:rPr>
                <w:rFonts w:eastAsia="Calibri" w:cs="Calibri"/>
              </w:rPr>
            </w:pPr>
            <w:r>
              <w:rPr>
                <w:rFonts w:eastAsia="Calibri" w:cs="Calibri"/>
              </w:rPr>
              <w:t>archive.advocatecapital.com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D279207" w14:textId="77777777" w:rsidR="00C90278" w:rsidRPr="00B17F14" w:rsidRDefault="00C90278" w:rsidP="001A1B54">
            <w:pPr>
              <w:spacing w:line="259" w:lineRule="auto"/>
              <w:jc w:val="center"/>
              <w:rPr>
                <w:rFonts w:eastAsia="Calibri" w:cs="Calibri"/>
              </w:rPr>
            </w:pPr>
            <w:r>
              <w:rPr>
                <w:rFonts w:eastAsia="Calibri" w:cs="Calibri"/>
              </w:rPr>
              <w:t>archive.advocatecapital.com.edgekey.net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219E692" w14:textId="77777777" w:rsidR="00C90278" w:rsidRPr="00B17F14" w:rsidRDefault="00C90278" w:rsidP="001A1B54">
            <w:pPr>
              <w:spacing w:line="259" w:lineRule="auto"/>
              <w:jc w:val="center"/>
              <w:rPr>
                <w:rFonts w:eastAsia="Calibri" w:cs="Calibri"/>
              </w:rPr>
            </w:pPr>
            <w:r>
              <w:rPr>
                <w:rFonts w:eastAsia="Calibri" w:cs="Calibri"/>
              </w:rPr>
              <w:t>arushamc-staging.myvalutrac.com.cdn.cloudflare.net</w:t>
            </w:r>
          </w:p>
        </w:tc>
      </w:tr>
      <w:tr w:rsidR="00C90278" w:rsidRPr="000D193B" w14:paraId="5DA05E20"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979B04B" w14:textId="77777777" w:rsidR="00C90278" w:rsidRPr="00B17F14" w:rsidRDefault="00C90278" w:rsidP="001A1B54">
            <w:pPr>
              <w:spacing w:line="259" w:lineRule="auto"/>
              <w:jc w:val="center"/>
              <w:rPr>
                <w:rFonts w:eastAsia="Calibri" w:cs="Calibri"/>
              </w:rPr>
            </w:pPr>
            <w:r>
              <w:rPr>
                <w:rFonts w:eastAsia="Calibri" w:cs="Calibri"/>
              </w:rPr>
              <w:t>arushamc.myvalutrac.com.cdn.cloudflare.net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C6CF12C" w14:textId="77777777" w:rsidR="00C90278" w:rsidRPr="00B17F14" w:rsidRDefault="00C90278" w:rsidP="001A1B54">
            <w:pPr>
              <w:spacing w:line="259" w:lineRule="auto"/>
              <w:jc w:val="center"/>
              <w:rPr>
                <w:rFonts w:eastAsia="Calibri" w:cs="Calibri"/>
              </w:rPr>
            </w:pPr>
            <w:r>
              <w:rPr>
                <w:rFonts w:eastAsia="Calibri" w:cs="Calibri"/>
              </w:rPr>
              <w:t>asbtx-staging.myvalutrac.com.cdn.cloudflare.net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A6CDE7F" w14:textId="77777777" w:rsidR="00C90278" w:rsidRPr="00B17F14" w:rsidRDefault="00C90278" w:rsidP="001A1B54">
            <w:pPr>
              <w:spacing w:line="259" w:lineRule="auto"/>
              <w:jc w:val="center"/>
              <w:rPr>
                <w:rFonts w:eastAsia="Calibri" w:cs="Calibri"/>
              </w:rPr>
            </w:pPr>
            <w:r>
              <w:rPr>
                <w:rFonts w:eastAsia="Calibri" w:cs="Calibri"/>
              </w:rPr>
              <w:t>asbtx.myvalutrac.com.cdn.cloudflare.net</w:t>
            </w:r>
          </w:p>
        </w:tc>
      </w:tr>
      <w:tr w:rsidR="00C90278" w:rsidRPr="000D193B" w14:paraId="66559702"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C47EBB8" w14:textId="77777777" w:rsidR="00C90278" w:rsidRPr="00B17F14" w:rsidRDefault="00C90278" w:rsidP="001A1B54">
            <w:pPr>
              <w:spacing w:line="259" w:lineRule="auto"/>
              <w:jc w:val="center"/>
              <w:rPr>
                <w:rFonts w:eastAsia="Calibri" w:cs="Calibri"/>
              </w:rPr>
            </w:pPr>
            <w:r>
              <w:rPr>
                <w:rFonts w:eastAsia="Calibri" w:cs="Calibri"/>
              </w:rPr>
              <w:t>aspire.jbbcapital.com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E2ADE31" w14:textId="77777777" w:rsidR="00C90278" w:rsidRPr="00B17F14" w:rsidRDefault="00C90278" w:rsidP="001A1B54">
            <w:pPr>
              <w:spacing w:line="259" w:lineRule="auto"/>
              <w:jc w:val="center"/>
              <w:rPr>
                <w:rFonts w:eastAsia="Calibri" w:cs="Calibri"/>
              </w:rPr>
            </w:pPr>
            <w:r>
              <w:rPr>
                <w:rFonts w:eastAsia="Calibri" w:cs="Calibri"/>
              </w:rPr>
              <w:t>aspire.pnfp.com.edgekey.net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D9ACA73" w14:textId="77777777" w:rsidR="00C90278" w:rsidRPr="00B17F14" w:rsidRDefault="00C90278" w:rsidP="001A1B54">
            <w:pPr>
              <w:spacing w:line="259" w:lineRule="auto"/>
              <w:jc w:val="center"/>
              <w:rPr>
                <w:rFonts w:eastAsia="Calibri" w:cs="Calibri"/>
              </w:rPr>
            </w:pPr>
            <w:r>
              <w:rPr>
                <w:rFonts w:eastAsia="Calibri" w:cs="Calibri"/>
              </w:rPr>
              <w:t>aspiretest.pnfp.com.edgekey.net</w:t>
            </w:r>
          </w:p>
        </w:tc>
      </w:tr>
      <w:tr w:rsidR="00C90278" w:rsidRPr="000D193B" w14:paraId="01DA6873"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C8F2407" w14:textId="77777777" w:rsidR="00C90278" w:rsidRPr="00B17F14" w:rsidRDefault="00C90278" w:rsidP="001A1B54">
            <w:pPr>
              <w:spacing w:line="259" w:lineRule="auto"/>
              <w:jc w:val="center"/>
              <w:rPr>
                <w:rFonts w:eastAsia="Calibri" w:cs="Calibri"/>
              </w:rPr>
            </w:pPr>
            <w:r>
              <w:rPr>
                <w:rFonts w:eastAsia="Calibri" w:cs="Calibri"/>
              </w:rPr>
              <w:t>assets.pinnaclenationalbank.us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A662DDC" w14:textId="77777777" w:rsidR="00C90278" w:rsidRPr="00B17F14" w:rsidRDefault="00C90278" w:rsidP="001A1B54">
            <w:pPr>
              <w:spacing w:line="259" w:lineRule="auto"/>
              <w:jc w:val="center"/>
              <w:rPr>
                <w:rFonts w:eastAsia="Calibri" w:cs="Calibri"/>
              </w:rPr>
            </w:pPr>
            <w:r>
              <w:rPr>
                <w:rFonts w:eastAsia="Calibri" w:cs="Calibri"/>
              </w:rPr>
              <w:t>assetval-staging.myvalutrac.com.cdn.cloudflare.net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CFA1A93" w14:textId="77777777" w:rsidR="00C90278" w:rsidRPr="00B17F14" w:rsidRDefault="00C90278" w:rsidP="001A1B54">
            <w:pPr>
              <w:spacing w:line="259" w:lineRule="auto"/>
              <w:jc w:val="center"/>
              <w:rPr>
                <w:rFonts w:eastAsia="Calibri" w:cs="Calibri"/>
              </w:rPr>
            </w:pPr>
            <w:r>
              <w:rPr>
                <w:rFonts w:eastAsia="Calibri" w:cs="Calibri"/>
              </w:rPr>
              <w:t>assetval.myvalutrac.com.cdn.cloudflare.net</w:t>
            </w:r>
          </w:p>
        </w:tc>
      </w:tr>
      <w:tr w:rsidR="00C90278" w:rsidRPr="000D193B" w14:paraId="2910C40A"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2E5BE99" w14:textId="77777777" w:rsidR="00C90278" w:rsidRPr="00B17F14" w:rsidRDefault="00C90278" w:rsidP="001A1B54">
            <w:pPr>
              <w:spacing w:line="259" w:lineRule="auto"/>
              <w:jc w:val="center"/>
              <w:rPr>
                <w:rFonts w:eastAsia="Calibri" w:cs="Calibri"/>
              </w:rPr>
            </w:pPr>
            <w:r>
              <w:rPr>
                <w:rFonts w:eastAsia="Calibri" w:cs="Calibri"/>
              </w:rPr>
              <w:lastRenderedPageBreak/>
              <w:t>ateam-staging.myvalutrac.com.cdn.cloudflare.net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2CDBD9D" w14:textId="77777777" w:rsidR="00C90278" w:rsidRPr="00B17F14" w:rsidRDefault="00C90278" w:rsidP="001A1B54">
            <w:pPr>
              <w:spacing w:line="259" w:lineRule="auto"/>
              <w:jc w:val="center"/>
              <w:rPr>
                <w:rFonts w:eastAsia="Calibri" w:cs="Calibri"/>
              </w:rPr>
            </w:pPr>
            <w:r>
              <w:rPr>
                <w:rFonts w:eastAsia="Calibri" w:cs="Calibri"/>
              </w:rPr>
              <w:t>ateam.myvalutrac.com.cdn.cloudflare.net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9F00C33" w14:textId="77777777" w:rsidR="00C90278" w:rsidRPr="00B17F14" w:rsidRDefault="00C90278" w:rsidP="001A1B54">
            <w:pPr>
              <w:spacing w:line="259" w:lineRule="auto"/>
              <w:jc w:val="center"/>
              <w:rPr>
                <w:rFonts w:eastAsia="Calibri" w:cs="Calibri"/>
              </w:rPr>
            </w:pPr>
            <w:r>
              <w:rPr>
                <w:rFonts w:eastAsia="Calibri" w:cs="Calibri"/>
              </w:rPr>
              <w:t>auth-staging.myvalutrac.com.cdn.cloudflare.net</w:t>
            </w:r>
          </w:p>
        </w:tc>
      </w:tr>
      <w:tr w:rsidR="00C90278" w:rsidRPr="000D193B" w14:paraId="0277CA7D"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33D805D" w14:textId="77777777" w:rsidR="00C90278" w:rsidRPr="00B17F14" w:rsidRDefault="00C90278" w:rsidP="001A1B54">
            <w:pPr>
              <w:spacing w:line="259" w:lineRule="auto"/>
              <w:jc w:val="center"/>
              <w:rPr>
                <w:rFonts w:eastAsia="Calibri" w:cs="Calibri"/>
              </w:rPr>
            </w:pPr>
            <w:r>
              <w:rPr>
                <w:rFonts w:eastAsia="Calibri" w:cs="Calibri"/>
              </w:rPr>
              <w:t>auth.pnfp.com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9722342" w14:textId="77777777" w:rsidR="00C90278" w:rsidRPr="00B17F14" w:rsidRDefault="00C90278" w:rsidP="001A1B54">
            <w:pPr>
              <w:spacing w:line="259" w:lineRule="auto"/>
              <w:jc w:val="center"/>
              <w:rPr>
                <w:rFonts w:eastAsia="Calibri" w:cs="Calibri"/>
              </w:rPr>
            </w:pPr>
            <w:r>
              <w:rPr>
                <w:rFonts w:eastAsia="Calibri" w:cs="Calibri"/>
              </w:rPr>
              <w:t>autoconfig.pinnaclebankonline.us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ABF9303" w14:textId="77777777" w:rsidR="00C90278" w:rsidRPr="00B17F14" w:rsidRDefault="00C90278" w:rsidP="001A1B54">
            <w:pPr>
              <w:spacing w:line="259" w:lineRule="auto"/>
              <w:jc w:val="center"/>
              <w:rPr>
                <w:rFonts w:eastAsia="Calibri" w:cs="Calibri"/>
              </w:rPr>
            </w:pPr>
            <w:r>
              <w:rPr>
                <w:rFonts w:eastAsia="Calibri" w:cs="Calibri"/>
              </w:rPr>
              <w:t>autodiscover.advocapinsurance.com</w:t>
            </w:r>
          </w:p>
        </w:tc>
      </w:tr>
      <w:tr w:rsidR="00C90278" w:rsidRPr="000D193B" w14:paraId="60C2A85E"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89FBC35" w14:textId="77777777" w:rsidR="00C90278" w:rsidRPr="00B17F14" w:rsidRDefault="00C90278" w:rsidP="001A1B54">
            <w:pPr>
              <w:spacing w:line="259" w:lineRule="auto"/>
              <w:jc w:val="center"/>
              <w:rPr>
                <w:rFonts w:eastAsia="Calibri" w:cs="Calibri"/>
              </w:rPr>
            </w:pPr>
            <w:r>
              <w:rPr>
                <w:rFonts w:eastAsia="Calibri" w:cs="Calibri"/>
              </w:rPr>
              <w:t>autodiscover.advocatecapital.com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30409D6" w14:textId="77777777" w:rsidR="00C90278" w:rsidRPr="00B17F14" w:rsidRDefault="00C90278" w:rsidP="001A1B54">
            <w:pPr>
              <w:spacing w:line="259" w:lineRule="auto"/>
              <w:jc w:val="center"/>
              <w:rPr>
                <w:rFonts w:eastAsia="Calibri" w:cs="Calibri"/>
              </w:rPr>
            </w:pPr>
            <w:r>
              <w:rPr>
                <w:rFonts w:eastAsia="Calibri" w:cs="Calibri"/>
              </w:rPr>
              <w:t>autodiscover.hpbinsurance.com.edgekey.net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CFA1349" w14:textId="77777777" w:rsidR="00C90278" w:rsidRPr="00B17F14" w:rsidRDefault="00C90278" w:rsidP="001A1B54">
            <w:pPr>
              <w:spacing w:line="259" w:lineRule="auto"/>
              <w:jc w:val="center"/>
              <w:rPr>
                <w:rFonts w:eastAsia="Calibri" w:cs="Calibri"/>
              </w:rPr>
            </w:pPr>
            <w:r>
              <w:rPr>
                <w:rFonts w:eastAsia="Calibri" w:cs="Calibri"/>
              </w:rPr>
              <w:t>autodiscover.jbbcapital.com</w:t>
            </w:r>
          </w:p>
        </w:tc>
      </w:tr>
      <w:tr w:rsidR="00C90278" w:rsidRPr="000D193B" w14:paraId="52BE2A87"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6C1F79D" w14:textId="77777777" w:rsidR="00C90278" w:rsidRPr="00B17F14" w:rsidRDefault="00C90278" w:rsidP="001A1B54">
            <w:pPr>
              <w:spacing w:line="259" w:lineRule="auto"/>
              <w:jc w:val="center"/>
              <w:rPr>
                <w:rFonts w:eastAsia="Calibri" w:cs="Calibri"/>
              </w:rPr>
            </w:pPr>
            <w:r>
              <w:rPr>
                <w:rFonts w:eastAsia="Calibri" w:cs="Calibri"/>
              </w:rPr>
              <w:t>avm-staging.myvalutrac.com.cdn.cloudflare.net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A45173A" w14:textId="77777777" w:rsidR="00C90278" w:rsidRPr="00B17F14" w:rsidRDefault="00C90278" w:rsidP="001A1B54">
            <w:pPr>
              <w:spacing w:line="259" w:lineRule="auto"/>
              <w:jc w:val="center"/>
              <w:rPr>
                <w:rFonts w:eastAsia="Calibri" w:cs="Calibri"/>
              </w:rPr>
            </w:pPr>
            <w:r>
              <w:rPr>
                <w:rFonts w:eastAsia="Calibri" w:cs="Calibri"/>
              </w:rPr>
              <w:t>avm.myvalutrac.com.cdn.cloudflare.net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798FA11" w14:textId="77777777" w:rsidR="00C90278" w:rsidRPr="00B17F14" w:rsidRDefault="00C90278" w:rsidP="001A1B54">
            <w:pPr>
              <w:spacing w:line="259" w:lineRule="auto"/>
              <w:jc w:val="center"/>
              <w:rPr>
                <w:rFonts w:eastAsia="Calibri" w:cs="Calibri"/>
              </w:rPr>
            </w:pPr>
            <w:r>
              <w:rPr>
                <w:rFonts w:eastAsia="Calibri" w:cs="Calibri"/>
              </w:rPr>
              <w:t>azdemo.advocatecapital.com</w:t>
            </w:r>
          </w:p>
        </w:tc>
      </w:tr>
      <w:tr w:rsidR="00C90278" w:rsidRPr="000D193B" w14:paraId="6F92378B"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4725A67" w14:textId="77777777" w:rsidR="00C90278" w:rsidRPr="00B17F14" w:rsidRDefault="00C90278" w:rsidP="001A1B54">
            <w:pPr>
              <w:spacing w:line="259" w:lineRule="auto"/>
              <w:jc w:val="center"/>
              <w:rPr>
                <w:rFonts w:eastAsia="Calibri" w:cs="Calibri"/>
              </w:rPr>
            </w:pPr>
            <w:r>
              <w:rPr>
                <w:rFonts w:eastAsia="Calibri" w:cs="Calibri"/>
              </w:rPr>
              <w:t>azdemo.advocatecapital.com.edgekey.net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20307B3" w14:textId="77777777" w:rsidR="00C90278" w:rsidRPr="00B17F14" w:rsidRDefault="00C90278" w:rsidP="001A1B54">
            <w:pPr>
              <w:spacing w:line="259" w:lineRule="auto"/>
              <w:jc w:val="center"/>
              <w:rPr>
                <w:rFonts w:eastAsia="Calibri" w:cs="Calibri"/>
              </w:rPr>
            </w:pPr>
            <w:r>
              <w:rPr>
                <w:rFonts w:eastAsia="Calibri" w:cs="Calibri"/>
              </w:rPr>
              <w:t>azdemoservices.advocatecapital.com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94B0F2F" w14:textId="77777777" w:rsidR="00C90278" w:rsidRPr="00B17F14" w:rsidRDefault="00C90278" w:rsidP="001A1B54">
            <w:pPr>
              <w:spacing w:line="259" w:lineRule="auto"/>
              <w:jc w:val="center"/>
              <w:rPr>
                <w:rFonts w:eastAsia="Calibri" w:cs="Calibri"/>
              </w:rPr>
            </w:pPr>
            <w:r>
              <w:rPr>
                <w:rFonts w:eastAsia="Calibri" w:cs="Calibri"/>
              </w:rPr>
              <w:t>azdemoservices.advocatecapital.com.edgekey.net</w:t>
            </w:r>
          </w:p>
        </w:tc>
      </w:tr>
      <w:tr w:rsidR="00C90278" w:rsidRPr="000D193B" w14:paraId="278E9F1D"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769B58C" w14:textId="77777777" w:rsidR="00C90278" w:rsidRPr="00B17F14" w:rsidRDefault="00C90278" w:rsidP="001A1B54">
            <w:pPr>
              <w:spacing w:line="259" w:lineRule="auto"/>
              <w:jc w:val="center"/>
              <w:rPr>
                <w:rFonts w:eastAsia="Calibri" w:cs="Calibri"/>
              </w:rPr>
            </w:pPr>
            <w:r>
              <w:rPr>
                <w:rFonts w:eastAsia="Calibri" w:cs="Calibri"/>
              </w:rPr>
              <w:t>backoffice.advocapinsurance.com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D66A4FD" w14:textId="77777777" w:rsidR="00C90278" w:rsidRPr="00B17F14" w:rsidRDefault="00C90278" w:rsidP="001A1B54">
            <w:pPr>
              <w:spacing w:line="259" w:lineRule="auto"/>
              <w:jc w:val="center"/>
              <w:rPr>
                <w:rFonts w:eastAsia="Calibri" w:cs="Calibri"/>
              </w:rPr>
            </w:pPr>
            <w:r>
              <w:rPr>
                <w:rFonts w:eastAsia="Calibri" w:cs="Calibri"/>
              </w:rPr>
              <w:t>backoffice.advocapinsurance.com.edgekey.net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5D42B51" w14:textId="77777777" w:rsidR="00C90278" w:rsidRPr="00B17F14" w:rsidRDefault="00C90278" w:rsidP="001A1B54">
            <w:pPr>
              <w:spacing w:line="259" w:lineRule="auto"/>
              <w:jc w:val="center"/>
              <w:rPr>
                <w:rFonts w:eastAsia="Calibri" w:cs="Calibri"/>
              </w:rPr>
            </w:pPr>
            <w:r>
              <w:rPr>
                <w:rFonts w:eastAsia="Calibri" w:cs="Calibri"/>
              </w:rPr>
              <w:t>backoffice.advocatecapital.com</w:t>
            </w:r>
          </w:p>
        </w:tc>
      </w:tr>
      <w:tr w:rsidR="00C90278" w:rsidRPr="000D193B" w14:paraId="53013662"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57AE976" w14:textId="77777777" w:rsidR="00C90278" w:rsidRPr="00B17F14" w:rsidRDefault="00C90278" w:rsidP="001A1B54">
            <w:pPr>
              <w:spacing w:line="259" w:lineRule="auto"/>
              <w:jc w:val="center"/>
              <w:rPr>
                <w:rFonts w:eastAsia="Calibri" w:cs="Calibri"/>
              </w:rPr>
            </w:pPr>
            <w:r>
              <w:rPr>
                <w:rFonts w:eastAsia="Calibri" w:cs="Calibri"/>
              </w:rPr>
              <w:t>backoffice.advocatecapital.com.edgekey.net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75B2A1B" w14:textId="77777777" w:rsidR="00C90278" w:rsidRPr="00B17F14" w:rsidRDefault="00C90278" w:rsidP="001A1B54">
            <w:pPr>
              <w:spacing w:line="259" w:lineRule="auto"/>
              <w:jc w:val="center"/>
              <w:rPr>
                <w:rFonts w:eastAsia="Calibri" w:cs="Calibri"/>
              </w:rPr>
            </w:pPr>
            <w:r>
              <w:rPr>
                <w:rFonts w:eastAsia="Calibri" w:cs="Calibri"/>
              </w:rPr>
              <w:t>backoffice.jbbcapital.com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F6B50A1" w14:textId="77777777" w:rsidR="00C90278" w:rsidRPr="00B17F14" w:rsidRDefault="00C90278" w:rsidP="001A1B54">
            <w:pPr>
              <w:spacing w:line="259" w:lineRule="auto"/>
              <w:jc w:val="center"/>
              <w:rPr>
                <w:rFonts w:eastAsia="Calibri" w:cs="Calibri"/>
              </w:rPr>
            </w:pPr>
            <w:r>
              <w:rPr>
                <w:rFonts w:eastAsia="Calibri" w:cs="Calibri"/>
              </w:rPr>
              <w:t>backoffice.jbbcapital.com.edgekey.net</w:t>
            </w:r>
          </w:p>
        </w:tc>
      </w:tr>
      <w:tr w:rsidR="00C90278" w:rsidRPr="000D193B" w14:paraId="60964630"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0903E37" w14:textId="77777777" w:rsidR="00C90278" w:rsidRPr="00B17F14" w:rsidRDefault="00C90278" w:rsidP="001A1B54">
            <w:pPr>
              <w:spacing w:line="259" w:lineRule="auto"/>
              <w:jc w:val="center"/>
              <w:rPr>
                <w:rFonts w:eastAsia="Calibri" w:cs="Calibri"/>
              </w:rPr>
            </w:pPr>
            <w:r>
              <w:rPr>
                <w:rFonts w:eastAsia="Calibri" w:cs="Calibri"/>
              </w:rPr>
              <w:t>bangor-staging.myvalutrac.com.cdn.cloudflare.net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8AFC468" w14:textId="77777777" w:rsidR="00C90278" w:rsidRPr="00B17F14" w:rsidRDefault="00C90278" w:rsidP="001A1B54">
            <w:pPr>
              <w:spacing w:line="259" w:lineRule="auto"/>
              <w:jc w:val="center"/>
              <w:rPr>
                <w:rFonts w:eastAsia="Calibri" w:cs="Calibri"/>
              </w:rPr>
            </w:pPr>
            <w:r>
              <w:rPr>
                <w:rFonts w:eastAsia="Calibri" w:cs="Calibri"/>
              </w:rPr>
              <w:t>bangor.myvalutrac.com.cdn.cloudflare.net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A0EB082" w14:textId="77777777" w:rsidR="00C90278" w:rsidRPr="00B17F14" w:rsidRDefault="00C90278" w:rsidP="001A1B54">
            <w:pPr>
              <w:spacing w:line="259" w:lineRule="auto"/>
              <w:jc w:val="center"/>
              <w:rPr>
                <w:rFonts w:eastAsia="Calibri" w:cs="Calibri"/>
              </w:rPr>
            </w:pPr>
            <w:r>
              <w:rPr>
                <w:rFonts w:eastAsia="Calibri" w:cs="Calibri"/>
              </w:rPr>
              <w:t>bankatharrington.us</w:t>
            </w:r>
          </w:p>
        </w:tc>
      </w:tr>
      <w:tr w:rsidR="00C90278" w:rsidRPr="000D193B" w14:paraId="16D934D4"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00F8CE9" w14:textId="77777777" w:rsidR="00C90278" w:rsidRPr="00B17F14" w:rsidRDefault="00C90278" w:rsidP="001A1B54">
            <w:pPr>
              <w:spacing w:line="259" w:lineRule="auto"/>
              <w:jc w:val="center"/>
              <w:rPr>
                <w:rFonts w:eastAsia="Calibri" w:cs="Calibri"/>
              </w:rPr>
            </w:pPr>
            <w:r>
              <w:rPr>
                <w:rFonts w:eastAsia="Calibri" w:cs="Calibri"/>
              </w:rPr>
              <w:t>bankbrio.us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F9D8894" w14:textId="77777777" w:rsidR="00C90278" w:rsidRPr="00B17F14" w:rsidRDefault="00C90278" w:rsidP="001A1B54">
            <w:pPr>
              <w:spacing w:line="259" w:lineRule="auto"/>
              <w:jc w:val="center"/>
              <w:rPr>
                <w:rFonts w:eastAsia="Calibri" w:cs="Calibri"/>
              </w:rPr>
            </w:pPr>
            <w:r>
              <w:rPr>
                <w:rFonts w:eastAsia="Calibri" w:cs="Calibri"/>
              </w:rPr>
              <w:t>banklandmark-staging.myvalutrac.com.cdn.cloudflare.net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98D8FFB" w14:textId="77777777" w:rsidR="00C90278" w:rsidRPr="00B17F14" w:rsidRDefault="00C90278" w:rsidP="001A1B54">
            <w:pPr>
              <w:spacing w:line="259" w:lineRule="auto"/>
              <w:jc w:val="center"/>
              <w:rPr>
                <w:rFonts w:eastAsia="Calibri" w:cs="Calibri"/>
              </w:rPr>
            </w:pPr>
            <w:r>
              <w:rPr>
                <w:rFonts w:eastAsia="Calibri" w:cs="Calibri"/>
              </w:rPr>
              <w:t>banklandmark.myvalutrac.com.cdn.cloudflare.net</w:t>
            </w:r>
          </w:p>
        </w:tc>
      </w:tr>
      <w:tr w:rsidR="00C90278" w:rsidRPr="000D193B" w14:paraId="3326F79C"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5CC55AD" w14:textId="77777777" w:rsidR="00C90278" w:rsidRPr="00B17F14" w:rsidRDefault="00C90278" w:rsidP="001A1B54">
            <w:pPr>
              <w:spacing w:line="259" w:lineRule="auto"/>
              <w:jc w:val="center"/>
              <w:rPr>
                <w:rFonts w:eastAsia="Calibri" w:cs="Calibri"/>
              </w:rPr>
            </w:pPr>
            <w:r>
              <w:rPr>
                <w:rFonts w:eastAsia="Calibri" w:cs="Calibri"/>
              </w:rPr>
              <w:t>bankofcolorado-staging.myvalutrac.com.cdn.cloudflare.net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AFF8B37" w14:textId="77777777" w:rsidR="00C90278" w:rsidRPr="00B17F14" w:rsidRDefault="00C90278" w:rsidP="001A1B54">
            <w:pPr>
              <w:spacing w:line="259" w:lineRule="auto"/>
              <w:jc w:val="center"/>
              <w:rPr>
                <w:rFonts w:eastAsia="Calibri" w:cs="Calibri"/>
              </w:rPr>
            </w:pPr>
            <w:r>
              <w:rPr>
                <w:rFonts w:eastAsia="Calibri" w:cs="Calibri"/>
              </w:rPr>
              <w:t>bankofcolorado.myvalutrac.com.cdn.cloudflare.net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88C8DC1" w14:textId="77777777" w:rsidR="00C90278" w:rsidRPr="00B17F14" w:rsidRDefault="00C90278" w:rsidP="001A1B54">
            <w:pPr>
              <w:spacing w:line="259" w:lineRule="auto"/>
              <w:jc w:val="center"/>
              <w:rPr>
                <w:rFonts w:eastAsia="Calibri" w:cs="Calibri"/>
              </w:rPr>
            </w:pPr>
            <w:r>
              <w:rPr>
                <w:rFonts w:eastAsia="Calibri" w:cs="Calibri"/>
              </w:rPr>
              <w:t>bankofmarin-staging.myvalutrac.com.cdn.cloudflare.net</w:t>
            </w:r>
          </w:p>
        </w:tc>
      </w:tr>
      <w:tr w:rsidR="00C90278" w:rsidRPr="000D193B" w14:paraId="42AF0D9C"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8F5F4FC" w14:textId="77777777" w:rsidR="00C90278" w:rsidRPr="00B17F14" w:rsidRDefault="00C90278" w:rsidP="001A1B54">
            <w:pPr>
              <w:spacing w:line="259" w:lineRule="auto"/>
              <w:jc w:val="center"/>
              <w:rPr>
                <w:rFonts w:eastAsia="Calibri" w:cs="Calibri"/>
              </w:rPr>
            </w:pPr>
            <w:r>
              <w:rPr>
                <w:rFonts w:eastAsia="Calibri" w:cs="Calibri"/>
              </w:rPr>
              <w:t>bankofmarin.myvalutrac.com.cdn.cloudflare.net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EC4552C" w14:textId="77777777" w:rsidR="00C90278" w:rsidRPr="00B17F14" w:rsidRDefault="00C90278" w:rsidP="001A1B54">
            <w:pPr>
              <w:spacing w:line="259" w:lineRule="auto"/>
              <w:jc w:val="center"/>
              <w:rPr>
                <w:rFonts w:eastAsia="Calibri" w:cs="Calibri"/>
              </w:rPr>
            </w:pPr>
            <w:r>
              <w:rPr>
                <w:rFonts w:eastAsia="Calibri" w:cs="Calibri"/>
              </w:rPr>
              <w:t>bankofnc.us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D042292" w14:textId="77777777" w:rsidR="00C90278" w:rsidRPr="00B17F14" w:rsidRDefault="00C90278" w:rsidP="001A1B54">
            <w:pPr>
              <w:spacing w:line="259" w:lineRule="auto"/>
              <w:jc w:val="center"/>
              <w:rPr>
                <w:rFonts w:eastAsia="Calibri" w:cs="Calibri"/>
              </w:rPr>
            </w:pPr>
            <w:r>
              <w:rPr>
                <w:rFonts w:eastAsia="Calibri" w:cs="Calibri"/>
              </w:rPr>
              <w:t>bankofthesierra-staging.myvalutrac.com.cdn.cloudflare.net</w:t>
            </w:r>
          </w:p>
        </w:tc>
      </w:tr>
      <w:tr w:rsidR="00C90278" w:rsidRPr="000D193B" w14:paraId="24594699"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0A9F9F4" w14:textId="77777777" w:rsidR="00C90278" w:rsidRPr="00B17F14" w:rsidRDefault="00C90278" w:rsidP="001A1B54">
            <w:pPr>
              <w:spacing w:line="259" w:lineRule="auto"/>
              <w:jc w:val="center"/>
              <w:rPr>
                <w:rFonts w:eastAsia="Calibri" w:cs="Calibri"/>
              </w:rPr>
            </w:pPr>
            <w:r>
              <w:rPr>
                <w:rFonts w:eastAsia="Calibri" w:cs="Calibri"/>
              </w:rPr>
              <w:t>bankofthesierra.myvalutrac.com.cdn.cloudflare.net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3E6EF24" w14:textId="77777777" w:rsidR="00C90278" w:rsidRPr="00B17F14" w:rsidRDefault="00C90278" w:rsidP="001A1B54">
            <w:pPr>
              <w:spacing w:line="259" w:lineRule="auto"/>
              <w:jc w:val="center"/>
              <w:rPr>
                <w:rFonts w:eastAsia="Calibri" w:cs="Calibri"/>
              </w:rPr>
            </w:pPr>
            <w:r>
              <w:rPr>
                <w:rFonts w:eastAsia="Calibri" w:cs="Calibri"/>
              </w:rPr>
              <w:t>barharbor-staging.myvalutrac.com.cdn.cloudflare.net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D710853" w14:textId="77777777" w:rsidR="00C90278" w:rsidRPr="00B17F14" w:rsidRDefault="00C90278" w:rsidP="001A1B54">
            <w:pPr>
              <w:spacing w:line="259" w:lineRule="auto"/>
              <w:jc w:val="center"/>
              <w:rPr>
                <w:rFonts w:eastAsia="Calibri" w:cs="Calibri"/>
              </w:rPr>
            </w:pPr>
            <w:r>
              <w:rPr>
                <w:rFonts w:eastAsia="Calibri" w:cs="Calibri"/>
              </w:rPr>
              <w:t>barharbor.myvalutrac.com.cdn.cloudflare.net</w:t>
            </w:r>
          </w:p>
        </w:tc>
      </w:tr>
      <w:tr w:rsidR="00C90278" w:rsidRPr="000D193B" w14:paraId="64634C04"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FF62B89" w14:textId="77777777" w:rsidR="00C90278" w:rsidRPr="00B17F14" w:rsidRDefault="00C90278" w:rsidP="001A1B54">
            <w:pPr>
              <w:spacing w:line="259" w:lineRule="auto"/>
              <w:jc w:val="center"/>
              <w:rPr>
                <w:rFonts w:eastAsia="Calibri" w:cs="Calibri"/>
              </w:rPr>
            </w:pPr>
            <w:r>
              <w:rPr>
                <w:rFonts w:eastAsia="Calibri" w:cs="Calibri"/>
              </w:rPr>
              <w:t>beta.sitecore.pnfp.com.edgekey.net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1F0D2F9" w14:textId="77777777" w:rsidR="00C90278" w:rsidRPr="00B17F14" w:rsidRDefault="00C90278" w:rsidP="001A1B54">
            <w:pPr>
              <w:spacing w:line="259" w:lineRule="auto"/>
              <w:jc w:val="center"/>
              <w:rPr>
                <w:rFonts w:eastAsia="Calibri" w:cs="Calibri"/>
              </w:rPr>
            </w:pPr>
            <w:r>
              <w:rPr>
                <w:rFonts w:eastAsia="Calibri" w:cs="Calibri"/>
              </w:rPr>
              <w:t>biller.pnfp.com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EDAA11B" w14:textId="77777777" w:rsidR="00C90278" w:rsidRPr="00B17F14" w:rsidRDefault="00C90278" w:rsidP="001A1B54">
            <w:pPr>
              <w:spacing w:line="259" w:lineRule="auto"/>
              <w:jc w:val="center"/>
              <w:rPr>
                <w:rFonts w:eastAsia="Calibri" w:cs="Calibri"/>
              </w:rPr>
            </w:pPr>
            <w:r>
              <w:rPr>
                <w:rFonts w:eastAsia="Calibri" w:cs="Calibri"/>
              </w:rPr>
              <w:t>blog.pinnaclefinancialpartnersinc.us</w:t>
            </w:r>
          </w:p>
        </w:tc>
      </w:tr>
      <w:tr w:rsidR="00C90278" w:rsidRPr="000D193B" w14:paraId="782A90C8"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0683308" w14:textId="77777777" w:rsidR="00C90278" w:rsidRPr="00B17F14" w:rsidRDefault="00C90278" w:rsidP="001A1B54">
            <w:pPr>
              <w:spacing w:line="259" w:lineRule="auto"/>
              <w:jc w:val="center"/>
              <w:rPr>
                <w:rFonts w:eastAsia="Calibri" w:cs="Calibri"/>
              </w:rPr>
            </w:pPr>
            <w:r>
              <w:rPr>
                <w:rFonts w:eastAsia="Calibri" w:cs="Calibri"/>
              </w:rPr>
              <w:t>briobank.us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87AA43B" w14:textId="77777777" w:rsidR="00C90278" w:rsidRPr="00B17F14" w:rsidRDefault="00C90278" w:rsidP="001A1B54">
            <w:pPr>
              <w:spacing w:line="259" w:lineRule="auto"/>
              <w:jc w:val="center"/>
              <w:rPr>
                <w:rFonts w:eastAsia="Calibri" w:cs="Calibri"/>
              </w:rPr>
            </w:pPr>
            <w:r>
              <w:rPr>
                <w:rFonts w:eastAsia="Calibri" w:cs="Calibri"/>
              </w:rPr>
              <w:t>brs-staging.myvalutrac.com.cdn.cloudflare.net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3FB3B9C" w14:textId="77777777" w:rsidR="00C90278" w:rsidRPr="00B17F14" w:rsidRDefault="00C90278" w:rsidP="001A1B54">
            <w:pPr>
              <w:spacing w:line="259" w:lineRule="auto"/>
              <w:jc w:val="center"/>
              <w:rPr>
                <w:rFonts w:eastAsia="Calibri" w:cs="Calibri"/>
              </w:rPr>
            </w:pPr>
            <w:r>
              <w:rPr>
                <w:rFonts w:eastAsia="Calibri" w:cs="Calibri"/>
              </w:rPr>
              <w:t>brs.myvalutrac.com.cdn.cloudflare.net</w:t>
            </w:r>
          </w:p>
        </w:tc>
      </w:tr>
      <w:tr w:rsidR="00C90278" w:rsidRPr="000D193B" w14:paraId="13E6C7E2"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40142F1" w14:textId="77777777" w:rsidR="00C90278" w:rsidRPr="00B17F14" w:rsidRDefault="00C90278" w:rsidP="001A1B54">
            <w:pPr>
              <w:spacing w:line="259" w:lineRule="auto"/>
              <w:jc w:val="center"/>
              <w:rPr>
                <w:rFonts w:eastAsia="Calibri" w:cs="Calibri"/>
              </w:rPr>
            </w:pPr>
            <w:r>
              <w:rPr>
                <w:rFonts w:eastAsia="Calibri" w:cs="Calibri"/>
              </w:rPr>
              <w:lastRenderedPageBreak/>
              <w:t>builtwell-staging.myvalutrac.com.cdn.cloudflare.net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F71DBD0" w14:textId="77777777" w:rsidR="00C90278" w:rsidRPr="00B17F14" w:rsidRDefault="00C90278" w:rsidP="001A1B54">
            <w:pPr>
              <w:spacing w:line="259" w:lineRule="auto"/>
              <w:jc w:val="center"/>
              <w:rPr>
                <w:rFonts w:eastAsia="Calibri" w:cs="Calibri"/>
              </w:rPr>
            </w:pPr>
            <w:r>
              <w:rPr>
                <w:rFonts w:eastAsia="Calibri" w:cs="Calibri"/>
              </w:rPr>
              <w:t>builtwell.myvalutrac.com.cdn.cloudflare.net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E0A8040" w14:textId="77777777" w:rsidR="00C90278" w:rsidRPr="00B17F14" w:rsidRDefault="00C90278" w:rsidP="001A1B54">
            <w:pPr>
              <w:spacing w:line="259" w:lineRule="auto"/>
              <w:jc w:val="center"/>
              <w:rPr>
                <w:rFonts w:eastAsia="Calibri" w:cs="Calibri"/>
              </w:rPr>
            </w:pPr>
            <w:r>
              <w:rPr>
                <w:rFonts w:eastAsia="Calibri" w:cs="Calibri"/>
              </w:rPr>
              <w:t>builtwell1-staging.myvalutrac.com.cdn.cloudflare.net</w:t>
            </w:r>
          </w:p>
        </w:tc>
      </w:tr>
      <w:tr w:rsidR="00C90278" w:rsidRPr="000D193B" w14:paraId="63B0AE87"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78ED829" w14:textId="77777777" w:rsidR="00C90278" w:rsidRPr="00B17F14" w:rsidRDefault="00C90278" w:rsidP="001A1B54">
            <w:pPr>
              <w:spacing w:line="259" w:lineRule="auto"/>
              <w:jc w:val="center"/>
              <w:rPr>
                <w:rFonts w:eastAsia="Calibri" w:cs="Calibri"/>
              </w:rPr>
            </w:pPr>
            <w:r>
              <w:rPr>
                <w:rFonts w:eastAsia="Calibri" w:cs="Calibri"/>
              </w:rPr>
              <w:t>builtwell1.myvalutrac.com.cdn.cloudflare.net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E075311" w14:textId="77777777" w:rsidR="00C90278" w:rsidRPr="00B17F14" w:rsidRDefault="00C90278" w:rsidP="001A1B54">
            <w:pPr>
              <w:spacing w:line="259" w:lineRule="auto"/>
              <w:jc w:val="center"/>
              <w:rPr>
                <w:rFonts w:eastAsia="Calibri" w:cs="Calibri"/>
              </w:rPr>
            </w:pPr>
            <w:r>
              <w:rPr>
                <w:rFonts w:eastAsia="Calibri" w:cs="Calibri"/>
              </w:rPr>
              <w:t>business.pnfp.com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A0A9987" w14:textId="77777777" w:rsidR="00C90278" w:rsidRPr="00B17F14" w:rsidRDefault="00C90278" w:rsidP="001A1B54">
            <w:pPr>
              <w:spacing w:line="259" w:lineRule="auto"/>
              <w:jc w:val="center"/>
              <w:rPr>
                <w:rFonts w:eastAsia="Calibri" w:cs="Calibri"/>
              </w:rPr>
            </w:pPr>
            <w:r>
              <w:rPr>
                <w:rFonts w:eastAsia="Calibri" w:cs="Calibri"/>
              </w:rPr>
              <w:t>bytelink-staging.myvalutrac.com.cdn.cloudflare.net</w:t>
            </w:r>
          </w:p>
        </w:tc>
      </w:tr>
      <w:tr w:rsidR="00C90278" w:rsidRPr="000D193B" w14:paraId="101D1716"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C244CC2" w14:textId="77777777" w:rsidR="00C90278" w:rsidRPr="00B17F14" w:rsidRDefault="00C90278" w:rsidP="001A1B54">
            <w:pPr>
              <w:spacing w:line="259" w:lineRule="auto"/>
              <w:jc w:val="center"/>
              <w:rPr>
                <w:rFonts w:eastAsia="Calibri" w:cs="Calibri"/>
              </w:rPr>
            </w:pPr>
            <w:r>
              <w:rPr>
                <w:rFonts w:eastAsia="Calibri" w:cs="Calibri"/>
              </w:rPr>
              <w:t>bytelink.myvalutrac.com.cdn.cloudflare.net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7A16E8A" w14:textId="77777777" w:rsidR="00C90278" w:rsidRPr="00B17F14" w:rsidRDefault="00C90278" w:rsidP="001A1B54">
            <w:pPr>
              <w:spacing w:line="259" w:lineRule="auto"/>
              <w:jc w:val="center"/>
              <w:rPr>
                <w:rFonts w:eastAsia="Calibri" w:cs="Calibri"/>
              </w:rPr>
            </w:pPr>
            <w:r>
              <w:rPr>
                <w:rFonts w:eastAsia="Calibri" w:cs="Calibri"/>
              </w:rPr>
              <w:t>cachevalleybank-staging.myvalutrac.com.cdn.cloudflare.net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71A8996" w14:textId="77777777" w:rsidR="00C90278" w:rsidRPr="00B17F14" w:rsidRDefault="00C90278" w:rsidP="001A1B54">
            <w:pPr>
              <w:spacing w:line="259" w:lineRule="auto"/>
              <w:jc w:val="center"/>
              <w:rPr>
                <w:rFonts w:eastAsia="Calibri" w:cs="Calibri"/>
              </w:rPr>
            </w:pPr>
            <w:r>
              <w:rPr>
                <w:rFonts w:eastAsia="Calibri" w:cs="Calibri"/>
              </w:rPr>
              <w:t>cachevalleybank.myvalutrac.com.cdn.cloudflare.net</w:t>
            </w:r>
          </w:p>
        </w:tc>
      </w:tr>
      <w:tr w:rsidR="00C90278" w:rsidRPr="000D193B" w14:paraId="038DF307"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70B676E" w14:textId="77777777" w:rsidR="00C90278" w:rsidRPr="00B17F14" w:rsidRDefault="00C90278" w:rsidP="001A1B54">
            <w:pPr>
              <w:spacing w:line="259" w:lineRule="auto"/>
              <w:jc w:val="center"/>
              <w:rPr>
                <w:rFonts w:eastAsia="Calibri" w:cs="Calibri"/>
              </w:rPr>
            </w:pPr>
            <w:r>
              <w:rPr>
                <w:rFonts w:eastAsia="Calibri" w:cs="Calibri"/>
              </w:rPr>
              <w:t>californiabankofcommerce-staging.myvalutrac.com.cdn.cloudflare.net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B8BC8E5" w14:textId="77777777" w:rsidR="00C90278" w:rsidRPr="00B17F14" w:rsidRDefault="00C90278" w:rsidP="001A1B54">
            <w:pPr>
              <w:spacing w:line="259" w:lineRule="auto"/>
              <w:jc w:val="center"/>
              <w:rPr>
                <w:rFonts w:eastAsia="Calibri" w:cs="Calibri"/>
              </w:rPr>
            </w:pPr>
            <w:r>
              <w:rPr>
                <w:rFonts w:eastAsia="Calibri" w:cs="Calibri"/>
              </w:rPr>
              <w:t>californiabankofcommerce.myvalutrac.com.cdn.cloudflare.net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CA6BC2D" w14:textId="77777777" w:rsidR="00C90278" w:rsidRPr="00B17F14" w:rsidRDefault="00C90278" w:rsidP="001A1B54">
            <w:pPr>
              <w:spacing w:line="259" w:lineRule="auto"/>
              <w:jc w:val="center"/>
              <w:rPr>
                <w:rFonts w:eastAsia="Calibri" w:cs="Calibri"/>
              </w:rPr>
            </w:pPr>
            <w:r>
              <w:rPr>
                <w:rFonts w:eastAsia="Calibri" w:cs="Calibri"/>
              </w:rPr>
              <w:t>capfed-staging.myvalutrac.com.cdn.cloudflare.net</w:t>
            </w:r>
          </w:p>
        </w:tc>
      </w:tr>
      <w:tr w:rsidR="00C90278" w:rsidRPr="000D193B" w14:paraId="5C645CD1"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7B0FD80" w14:textId="77777777" w:rsidR="00C90278" w:rsidRPr="00B17F14" w:rsidRDefault="00C90278" w:rsidP="001A1B54">
            <w:pPr>
              <w:spacing w:line="259" w:lineRule="auto"/>
              <w:jc w:val="center"/>
              <w:rPr>
                <w:rFonts w:eastAsia="Calibri" w:cs="Calibri"/>
              </w:rPr>
            </w:pPr>
            <w:r>
              <w:rPr>
                <w:rFonts w:eastAsia="Calibri" w:cs="Calibri"/>
              </w:rPr>
              <w:t>capfed.myvalutrac.com.cdn.cloudflare.net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BFA0CE9" w14:textId="77777777" w:rsidR="00C90278" w:rsidRPr="00B17F14" w:rsidRDefault="00C90278" w:rsidP="001A1B54">
            <w:pPr>
              <w:spacing w:line="259" w:lineRule="auto"/>
              <w:jc w:val="center"/>
              <w:rPr>
                <w:rFonts w:eastAsia="Calibri" w:cs="Calibri"/>
              </w:rPr>
            </w:pPr>
            <w:r>
              <w:rPr>
                <w:rFonts w:eastAsia="Calibri" w:cs="Calibri"/>
              </w:rPr>
              <w:t>cb-staging.myvalutrac.com.cdn.cloudflare.net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2CE38C3" w14:textId="77777777" w:rsidR="00C90278" w:rsidRPr="00B17F14" w:rsidRDefault="00C90278" w:rsidP="001A1B54">
            <w:pPr>
              <w:spacing w:line="259" w:lineRule="auto"/>
              <w:jc w:val="center"/>
              <w:rPr>
                <w:rFonts w:eastAsia="Calibri" w:cs="Calibri"/>
              </w:rPr>
            </w:pPr>
            <w:r>
              <w:rPr>
                <w:rFonts w:eastAsia="Calibri" w:cs="Calibri"/>
              </w:rPr>
              <w:t>cb.myvalutrac.com.cdn.cloudflare.net</w:t>
            </w:r>
          </w:p>
        </w:tc>
      </w:tr>
      <w:tr w:rsidR="00C90278" w:rsidRPr="000D193B" w14:paraId="27BFC57D"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1499ED0" w14:textId="77777777" w:rsidR="00C90278" w:rsidRPr="00B17F14" w:rsidRDefault="00C90278" w:rsidP="001A1B54">
            <w:pPr>
              <w:spacing w:line="259" w:lineRule="auto"/>
              <w:jc w:val="center"/>
              <w:rPr>
                <w:rFonts w:eastAsia="Calibri" w:cs="Calibri"/>
              </w:rPr>
            </w:pPr>
            <w:r>
              <w:rPr>
                <w:rFonts w:eastAsia="Calibri" w:cs="Calibri"/>
              </w:rPr>
              <w:t>cdn.pinnaclefinancialpartnersinc.us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05E3FB8" w14:textId="77777777" w:rsidR="00C90278" w:rsidRPr="00B17F14" w:rsidRDefault="00C90278" w:rsidP="001A1B54">
            <w:pPr>
              <w:spacing w:line="259" w:lineRule="auto"/>
              <w:jc w:val="center"/>
              <w:rPr>
                <w:rFonts w:eastAsia="Calibri" w:cs="Calibri"/>
              </w:rPr>
            </w:pPr>
            <w:r>
              <w:rPr>
                <w:rFonts w:eastAsia="Calibri" w:cs="Calibri"/>
              </w:rPr>
              <w:t>centra-staging.myvalutrac.com.cdn.cloudflare.net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ABF4B7D" w14:textId="77777777" w:rsidR="00C90278" w:rsidRPr="00B17F14" w:rsidRDefault="00C90278" w:rsidP="001A1B54">
            <w:pPr>
              <w:spacing w:line="259" w:lineRule="auto"/>
              <w:jc w:val="center"/>
              <w:rPr>
                <w:rFonts w:eastAsia="Calibri" w:cs="Calibri"/>
              </w:rPr>
            </w:pPr>
            <w:r>
              <w:rPr>
                <w:rFonts w:eastAsia="Calibri" w:cs="Calibri"/>
              </w:rPr>
              <w:t>centra.myvalutrac.com.cdn.cloudflare.net</w:t>
            </w:r>
          </w:p>
        </w:tc>
      </w:tr>
      <w:tr w:rsidR="00C90278" w:rsidRPr="000D193B" w14:paraId="5090B242"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3082667" w14:textId="77777777" w:rsidR="00C90278" w:rsidRPr="00B17F14" w:rsidRDefault="00C90278" w:rsidP="001A1B54">
            <w:pPr>
              <w:spacing w:line="259" w:lineRule="auto"/>
              <w:jc w:val="center"/>
              <w:rPr>
                <w:rFonts w:eastAsia="Calibri" w:cs="Calibri"/>
              </w:rPr>
            </w:pPr>
            <w:r>
              <w:rPr>
                <w:rFonts w:eastAsia="Calibri" w:cs="Calibri"/>
              </w:rPr>
              <w:t>cfvaluations-staging.myvalutrac.com.cdn.cloudflare.net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AB5F6A9" w14:textId="77777777" w:rsidR="00C90278" w:rsidRPr="00B17F14" w:rsidRDefault="00C90278" w:rsidP="001A1B54">
            <w:pPr>
              <w:spacing w:line="259" w:lineRule="auto"/>
              <w:jc w:val="center"/>
              <w:rPr>
                <w:rFonts w:eastAsia="Calibri" w:cs="Calibri"/>
              </w:rPr>
            </w:pPr>
            <w:r>
              <w:rPr>
                <w:rFonts w:eastAsia="Calibri" w:cs="Calibri"/>
              </w:rPr>
              <w:t>cfvaluations.myvalutrac.com.cdn.cloudflare.net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1C4A8E8" w14:textId="77777777" w:rsidR="00C90278" w:rsidRPr="00B17F14" w:rsidRDefault="00C90278" w:rsidP="001A1B54">
            <w:pPr>
              <w:spacing w:line="259" w:lineRule="auto"/>
              <w:jc w:val="center"/>
              <w:rPr>
                <w:rFonts w:eastAsia="Calibri" w:cs="Calibri"/>
              </w:rPr>
            </w:pPr>
            <w:r>
              <w:rPr>
                <w:rFonts w:eastAsia="Calibri" w:cs="Calibri"/>
              </w:rPr>
              <w:t>cityside-staging.myvalutrac.com.cdn.cloudflare.net</w:t>
            </w:r>
          </w:p>
        </w:tc>
      </w:tr>
      <w:tr w:rsidR="00C90278" w:rsidRPr="000D193B" w14:paraId="066AB0CA"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A136FFB" w14:textId="77777777" w:rsidR="00C90278" w:rsidRPr="00B17F14" w:rsidRDefault="00C90278" w:rsidP="001A1B54">
            <w:pPr>
              <w:spacing w:line="259" w:lineRule="auto"/>
              <w:jc w:val="center"/>
              <w:rPr>
                <w:rFonts w:eastAsia="Calibri" w:cs="Calibri"/>
              </w:rPr>
            </w:pPr>
            <w:r>
              <w:rPr>
                <w:rFonts w:eastAsia="Calibri" w:cs="Calibri"/>
              </w:rPr>
              <w:t>clearview-staging.myvalutrac.com.cdn.cloudflare.net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6BBE081" w14:textId="77777777" w:rsidR="00C90278" w:rsidRPr="00B17F14" w:rsidRDefault="00C90278" w:rsidP="001A1B54">
            <w:pPr>
              <w:spacing w:line="259" w:lineRule="auto"/>
              <w:jc w:val="center"/>
              <w:rPr>
                <w:rFonts w:eastAsia="Calibri" w:cs="Calibri"/>
              </w:rPr>
            </w:pPr>
            <w:r>
              <w:rPr>
                <w:rFonts w:eastAsia="Calibri" w:cs="Calibri"/>
              </w:rPr>
              <w:t>clearview.myvalutrac.com.cdn.cloudflare.net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0A0730D" w14:textId="77777777" w:rsidR="00C90278" w:rsidRPr="00B17F14" w:rsidRDefault="00C90278" w:rsidP="001A1B54">
            <w:pPr>
              <w:spacing w:line="259" w:lineRule="auto"/>
              <w:jc w:val="center"/>
              <w:rPr>
                <w:rFonts w:eastAsia="Calibri" w:cs="Calibri"/>
              </w:rPr>
            </w:pPr>
            <w:r>
              <w:rPr>
                <w:rFonts w:eastAsia="Calibri" w:cs="Calibri"/>
              </w:rPr>
              <w:t>click.engage.pnfp.com</w:t>
            </w:r>
          </w:p>
        </w:tc>
      </w:tr>
      <w:tr w:rsidR="00C90278" w:rsidRPr="000D193B" w14:paraId="11BDD152"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60CDA8C" w14:textId="77777777" w:rsidR="00C90278" w:rsidRPr="00B17F14" w:rsidRDefault="00C90278" w:rsidP="001A1B54">
            <w:pPr>
              <w:spacing w:line="259" w:lineRule="auto"/>
              <w:jc w:val="center"/>
              <w:rPr>
                <w:rFonts w:eastAsia="Calibri" w:cs="Calibri"/>
              </w:rPr>
            </w:pPr>
            <w:r>
              <w:rPr>
                <w:rFonts w:eastAsia="Calibri" w:cs="Calibri"/>
              </w:rPr>
              <w:t>click.news.pnfp.com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6290A4B" w14:textId="77777777" w:rsidR="00C90278" w:rsidRPr="00B17F14" w:rsidRDefault="00C90278" w:rsidP="001A1B54">
            <w:pPr>
              <w:spacing w:line="259" w:lineRule="auto"/>
              <w:jc w:val="center"/>
              <w:rPr>
                <w:rFonts w:eastAsia="Calibri" w:cs="Calibri"/>
              </w:rPr>
            </w:pPr>
            <w:r>
              <w:rPr>
                <w:rFonts w:eastAsia="Calibri" w:cs="Calibri"/>
              </w:rPr>
              <w:t>cloud.engage.pnfp.com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F7CCC7E" w14:textId="77777777" w:rsidR="00C90278" w:rsidRPr="00B17F14" w:rsidRDefault="00C90278" w:rsidP="001A1B54">
            <w:pPr>
              <w:spacing w:line="259" w:lineRule="auto"/>
              <w:jc w:val="center"/>
              <w:rPr>
                <w:rFonts w:eastAsia="Calibri" w:cs="Calibri"/>
              </w:rPr>
            </w:pPr>
            <w:r>
              <w:rPr>
                <w:rFonts w:eastAsia="Calibri" w:cs="Calibri"/>
              </w:rPr>
              <w:t>cnbtn-staging.myvalutrac.com.cdn.cloudflare.net</w:t>
            </w:r>
          </w:p>
        </w:tc>
      </w:tr>
      <w:tr w:rsidR="00C90278" w:rsidRPr="000D193B" w14:paraId="4B6AD5E1"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A13FE92" w14:textId="77777777" w:rsidR="00C90278" w:rsidRPr="00B17F14" w:rsidRDefault="00C90278" w:rsidP="001A1B54">
            <w:pPr>
              <w:spacing w:line="259" w:lineRule="auto"/>
              <w:jc w:val="center"/>
              <w:rPr>
                <w:rFonts w:eastAsia="Calibri" w:cs="Calibri"/>
              </w:rPr>
            </w:pPr>
            <w:r>
              <w:rPr>
                <w:rFonts w:eastAsia="Calibri" w:cs="Calibri"/>
              </w:rPr>
              <w:t>cnbtn.myvalutrac.com.cdn.cloudflare.net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C1A0154" w14:textId="77777777" w:rsidR="00C90278" w:rsidRPr="00B17F14" w:rsidRDefault="00C90278" w:rsidP="001A1B54">
            <w:pPr>
              <w:spacing w:line="259" w:lineRule="auto"/>
              <w:jc w:val="center"/>
              <w:rPr>
                <w:rFonts w:eastAsia="Calibri" w:cs="Calibri"/>
              </w:rPr>
            </w:pPr>
            <w:r>
              <w:rPr>
                <w:rFonts w:eastAsia="Calibri" w:cs="Calibri"/>
              </w:rPr>
              <w:t>coast2coast-staging.myvalutrac.com.cdn.cloudflare.net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CB1C8A1" w14:textId="77777777" w:rsidR="00C90278" w:rsidRPr="00B17F14" w:rsidRDefault="00C90278" w:rsidP="001A1B54">
            <w:pPr>
              <w:spacing w:line="259" w:lineRule="auto"/>
              <w:jc w:val="center"/>
              <w:rPr>
                <w:rFonts w:eastAsia="Calibri" w:cs="Calibri"/>
              </w:rPr>
            </w:pPr>
            <w:r>
              <w:rPr>
                <w:rFonts w:eastAsia="Calibri" w:cs="Calibri"/>
              </w:rPr>
              <w:t>coast2coast.myvalutrac.com.cdn.cloudflare.net</w:t>
            </w:r>
          </w:p>
        </w:tc>
      </w:tr>
      <w:tr w:rsidR="00C90278" w:rsidRPr="000D193B" w14:paraId="41C1BF59"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C9BE949" w14:textId="77777777" w:rsidR="00C90278" w:rsidRPr="00B17F14" w:rsidRDefault="00C90278" w:rsidP="001A1B54">
            <w:pPr>
              <w:spacing w:line="259" w:lineRule="auto"/>
              <w:jc w:val="center"/>
              <w:rPr>
                <w:rFonts w:eastAsia="Calibri" w:cs="Calibri"/>
              </w:rPr>
            </w:pPr>
            <w:r>
              <w:rPr>
                <w:rFonts w:eastAsia="Calibri" w:cs="Calibri"/>
              </w:rPr>
              <w:t>coastalfcu-staging.myvalutrac.com.cdn.cloudflare.net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4517979" w14:textId="77777777" w:rsidR="00C90278" w:rsidRPr="00B17F14" w:rsidRDefault="00C90278" w:rsidP="001A1B54">
            <w:pPr>
              <w:spacing w:line="259" w:lineRule="auto"/>
              <w:jc w:val="center"/>
              <w:rPr>
                <w:rFonts w:eastAsia="Calibri" w:cs="Calibri"/>
              </w:rPr>
            </w:pPr>
            <w:r>
              <w:rPr>
                <w:rFonts w:eastAsia="Calibri" w:cs="Calibri"/>
              </w:rPr>
              <w:t>coastalfcu.myvalutrac.com.cdn.cloudflare.net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4ADFCA3" w14:textId="77777777" w:rsidR="00C90278" w:rsidRPr="00B17F14" w:rsidRDefault="00C90278" w:rsidP="001A1B54">
            <w:pPr>
              <w:spacing w:line="259" w:lineRule="auto"/>
              <w:jc w:val="center"/>
              <w:rPr>
                <w:rFonts w:eastAsia="Calibri" w:cs="Calibri"/>
              </w:rPr>
            </w:pPr>
            <w:r>
              <w:rPr>
                <w:rFonts w:eastAsia="Calibri" w:cs="Calibri"/>
              </w:rPr>
              <w:t>cobra.pnfp.com</w:t>
            </w:r>
          </w:p>
        </w:tc>
      </w:tr>
      <w:tr w:rsidR="00C90278" w:rsidRPr="000D193B" w14:paraId="34FEFD16"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0D693C5" w14:textId="77777777" w:rsidR="00C90278" w:rsidRPr="00B17F14" w:rsidRDefault="00C90278" w:rsidP="001A1B54">
            <w:pPr>
              <w:spacing w:line="259" w:lineRule="auto"/>
              <w:jc w:val="center"/>
              <w:rPr>
                <w:rFonts w:eastAsia="Calibri" w:cs="Calibri"/>
              </w:rPr>
            </w:pPr>
            <w:r>
              <w:rPr>
                <w:rFonts w:eastAsia="Calibri" w:cs="Calibri"/>
              </w:rPr>
              <w:t>connect-staging.myvalutrac.com.cdn.cloudflare.net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2EFCFA0" w14:textId="77777777" w:rsidR="00C90278" w:rsidRPr="00B17F14" w:rsidRDefault="00C90278" w:rsidP="001A1B54">
            <w:pPr>
              <w:spacing w:line="259" w:lineRule="auto"/>
              <w:jc w:val="center"/>
              <w:rPr>
                <w:rFonts w:eastAsia="Calibri" w:cs="Calibri"/>
              </w:rPr>
            </w:pPr>
            <w:r>
              <w:rPr>
                <w:rFonts w:eastAsia="Calibri" w:cs="Calibri"/>
              </w:rPr>
              <w:t>connect.myvalutrac.com.cdn.cloudflare.net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4FCE58C" w14:textId="77777777" w:rsidR="00C90278" w:rsidRPr="00B17F14" w:rsidRDefault="00C90278" w:rsidP="001A1B54">
            <w:pPr>
              <w:spacing w:line="259" w:lineRule="auto"/>
              <w:jc w:val="center"/>
              <w:rPr>
                <w:rFonts w:eastAsia="Calibri" w:cs="Calibri"/>
              </w:rPr>
            </w:pPr>
            <w:r>
              <w:rPr>
                <w:rFonts w:eastAsia="Calibri" w:cs="Calibri"/>
              </w:rPr>
              <w:t>countrysideamc-staging.myvalutrac.com.cdn.cloudflare.net</w:t>
            </w:r>
          </w:p>
        </w:tc>
      </w:tr>
      <w:tr w:rsidR="00C90278" w:rsidRPr="000D193B" w14:paraId="51F669A6"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53FFB93" w14:textId="77777777" w:rsidR="00C90278" w:rsidRPr="00B17F14" w:rsidRDefault="00C90278" w:rsidP="001A1B54">
            <w:pPr>
              <w:spacing w:line="259" w:lineRule="auto"/>
              <w:jc w:val="center"/>
              <w:rPr>
                <w:rFonts w:eastAsia="Calibri" w:cs="Calibri"/>
              </w:rPr>
            </w:pPr>
            <w:r>
              <w:rPr>
                <w:rFonts w:eastAsia="Calibri" w:cs="Calibri"/>
              </w:rPr>
              <w:lastRenderedPageBreak/>
              <w:t>countrysideamc.myvalutrac.com.cdn.cloudflare.net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2A31449" w14:textId="77777777" w:rsidR="00C90278" w:rsidRPr="00B17F14" w:rsidRDefault="00C90278" w:rsidP="001A1B54">
            <w:pPr>
              <w:spacing w:line="259" w:lineRule="auto"/>
              <w:jc w:val="center"/>
              <w:rPr>
                <w:rFonts w:eastAsia="Calibri" w:cs="Calibri"/>
              </w:rPr>
            </w:pPr>
            <w:r>
              <w:rPr>
                <w:rFonts w:eastAsia="Calibri" w:cs="Calibri"/>
              </w:rPr>
              <w:t>cpanel.bankofnc.us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54E2535" w14:textId="77777777" w:rsidR="00C90278" w:rsidRPr="00B17F14" w:rsidRDefault="00C90278" w:rsidP="001A1B54">
            <w:pPr>
              <w:spacing w:line="259" w:lineRule="auto"/>
              <w:jc w:val="center"/>
              <w:rPr>
                <w:rFonts w:eastAsia="Calibri" w:cs="Calibri"/>
              </w:rPr>
            </w:pPr>
            <w:r>
              <w:rPr>
                <w:rFonts w:eastAsia="Calibri" w:cs="Calibri"/>
              </w:rPr>
              <w:t>cpanel.pinnaclefinancialpartners.us</w:t>
            </w:r>
          </w:p>
        </w:tc>
      </w:tr>
      <w:tr w:rsidR="00C90278" w:rsidRPr="000D193B" w14:paraId="2CDA9696"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53FE7D5" w14:textId="77777777" w:rsidR="00C90278" w:rsidRPr="00B17F14" w:rsidRDefault="00C90278" w:rsidP="001A1B54">
            <w:pPr>
              <w:spacing w:line="259" w:lineRule="auto"/>
              <w:jc w:val="center"/>
              <w:rPr>
                <w:rFonts w:eastAsia="Calibri" w:cs="Calibri"/>
              </w:rPr>
            </w:pPr>
            <w:r>
              <w:rPr>
                <w:rFonts w:eastAsia="Calibri" w:cs="Calibri"/>
              </w:rPr>
              <w:t>creditunion1-staging.myvalutrac.com.cdn.cloudflare.net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FADD11D" w14:textId="77777777" w:rsidR="00C90278" w:rsidRPr="00B17F14" w:rsidRDefault="00C90278" w:rsidP="001A1B54">
            <w:pPr>
              <w:spacing w:line="259" w:lineRule="auto"/>
              <w:jc w:val="center"/>
              <w:rPr>
                <w:rFonts w:eastAsia="Calibri" w:cs="Calibri"/>
              </w:rPr>
            </w:pPr>
            <w:r>
              <w:rPr>
                <w:rFonts w:eastAsia="Calibri" w:cs="Calibri"/>
              </w:rPr>
              <w:t>creditunion1.myvalutrac.com.cdn.cloudflare.net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A3C0D64" w14:textId="77777777" w:rsidR="00C90278" w:rsidRPr="00B17F14" w:rsidRDefault="00C90278" w:rsidP="001A1B54">
            <w:pPr>
              <w:spacing w:line="259" w:lineRule="auto"/>
              <w:jc w:val="center"/>
              <w:rPr>
                <w:rFonts w:eastAsia="Calibri" w:cs="Calibri"/>
              </w:rPr>
            </w:pPr>
            <w:r>
              <w:rPr>
                <w:rFonts w:eastAsia="Calibri" w:cs="Calibri"/>
              </w:rPr>
              <w:t>crestamc-staging.myvalutrac.com.cdn.cloudflare.net</w:t>
            </w:r>
          </w:p>
        </w:tc>
      </w:tr>
      <w:tr w:rsidR="00C90278" w:rsidRPr="000D193B" w14:paraId="4170C756"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8CFC97D" w14:textId="77777777" w:rsidR="00C90278" w:rsidRPr="00B17F14" w:rsidRDefault="00C90278" w:rsidP="001A1B54">
            <w:pPr>
              <w:spacing w:line="259" w:lineRule="auto"/>
              <w:jc w:val="center"/>
              <w:rPr>
                <w:rFonts w:eastAsia="Calibri" w:cs="Calibri"/>
              </w:rPr>
            </w:pPr>
            <w:r>
              <w:rPr>
                <w:rFonts w:eastAsia="Calibri" w:cs="Calibri"/>
              </w:rPr>
              <w:t>crestamc.myvalutrac.com.cdn.cloudflare.net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671A7D0" w14:textId="77777777" w:rsidR="00C90278" w:rsidRPr="00B17F14" w:rsidRDefault="00C90278" w:rsidP="001A1B54">
            <w:pPr>
              <w:spacing w:line="259" w:lineRule="auto"/>
              <w:jc w:val="center"/>
              <w:rPr>
                <w:rFonts w:eastAsia="Calibri" w:cs="Calibri"/>
              </w:rPr>
            </w:pPr>
            <w:r>
              <w:rPr>
                <w:rFonts w:eastAsia="Calibri" w:cs="Calibri"/>
              </w:rPr>
              <w:t>cuas-staging.myvalutrac.com.cdn.cloudflare.net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13FA384" w14:textId="77777777" w:rsidR="00C90278" w:rsidRPr="00B17F14" w:rsidRDefault="00C90278" w:rsidP="001A1B54">
            <w:pPr>
              <w:spacing w:line="259" w:lineRule="auto"/>
              <w:jc w:val="center"/>
              <w:rPr>
                <w:rFonts w:eastAsia="Calibri" w:cs="Calibri"/>
              </w:rPr>
            </w:pPr>
            <w:r>
              <w:rPr>
                <w:rFonts w:eastAsia="Calibri" w:cs="Calibri"/>
              </w:rPr>
              <w:t>cuas.myvalutrac.com.cdn.cloudflare.net</w:t>
            </w:r>
          </w:p>
        </w:tc>
      </w:tr>
      <w:tr w:rsidR="00C90278" w:rsidRPr="000D193B" w14:paraId="732AF473"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E9BF38E" w14:textId="77777777" w:rsidR="00C90278" w:rsidRPr="00B17F14" w:rsidRDefault="00C90278" w:rsidP="001A1B54">
            <w:pPr>
              <w:spacing w:line="259" w:lineRule="auto"/>
              <w:jc w:val="center"/>
              <w:rPr>
                <w:rFonts w:eastAsia="Calibri" w:cs="Calibri"/>
              </w:rPr>
            </w:pPr>
            <w:r>
              <w:rPr>
                <w:rFonts w:eastAsia="Calibri" w:cs="Calibri"/>
              </w:rPr>
              <w:t>cuc-staging.myvalutrac.com.cdn.cloudflare.net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FDB42BC" w14:textId="77777777" w:rsidR="00C90278" w:rsidRPr="00B17F14" w:rsidRDefault="00C90278" w:rsidP="001A1B54">
            <w:pPr>
              <w:spacing w:line="259" w:lineRule="auto"/>
              <w:jc w:val="center"/>
              <w:rPr>
                <w:rFonts w:eastAsia="Calibri" w:cs="Calibri"/>
              </w:rPr>
            </w:pPr>
            <w:r>
              <w:rPr>
                <w:rFonts w:eastAsia="Calibri" w:cs="Calibri"/>
              </w:rPr>
              <w:t>cuc.myvalutrac.com.cdn.cloudflare.net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99C1051" w14:textId="77777777" w:rsidR="00C90278" w:rsidRPr="00B17F14" w:rsidRDefault="00C90278" w:rsidP="001A1B54">
            <w:pPr>
              <w:spacing w:line="259" w:lineRule="auto"/>
              <w:jc w:val="center"/>
              <w:rPr>
                <w:rFonts w:eastAsia="Calibri" w:cs="Calibri"/>
              </w:rPr>
            </w:pPr>
            <w:r>
              <w:rPr>
                <w:rFonts w:eastAsia="Calibri" w:cs="Calibri"/>
              </w:rPr>
              <w:t>demo-ach-staging.myvalutrac.com.cdn.cloudflare.net</w:t>
            </w:r>
          </w:p>
        </w:tc>
      </w:tr>
      <w:tr w:rsidR="00C90278" w:rsidRPr="000D193B" w14:paraId="08D34780"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1F0D7E3" w14:textId="77777777" w:rsidR="00C90278" w:rsidRPr="00B17F14" w:rsidRDefault="00C90278" w:rsidP="001A1B54">
            <w:pPr>
              <w:spacing w:line="259" w:lineRule="auto"/>
              <w:jc w:val="center"/>
              <w:rPr>
                <w:rFonts w:eastAsia="Calibri" w:cs="Calibri"/>
              </w:rPr>
            </w:pPr>
            <w:r>
              <w:rPr>
                <w:rFonts w:eastAsia="Calibri" w:cs="Calibri"/>
              </w:rPr>
              <w:t>demo-biller.pnfp.com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F96FFE6" w14:textId="77777777" w:rsidR="00C90278" w:rsidRPr="00B17F14" w:rsidRDefault="00C90278" w:rsidP="001A1B54">
            <w:pPr>
              <w:spacing w:line="259" w:lineRule="auto"/>
              <w:jc w:val="center"/>
              <w:rPr>
                <w:rFonts w:eastAsia="Calibri" w:cs="Calibri"/>
              </w:rPr>
            </w:pPr>
            <w:r>
              <w:rPr>
                <w:rFonts w:eastAsia="Calibri" w:cs="Calibri"/>
              </w:rPr>
              <w:t>demo-staging.myvalutrac.com.cdn.cloudflare.net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EE3EBA0" w14:textId="77777777" w:rsidR="00C90278" w:rsidRPr="00B17F14" w:rsidRDefault="00C90278" w:rsidP="001A1B54">
            <w:pPr>
              <w:spacing w:line="259" w:lineRule="auto"/>
              <w:jc w:val="center"/>
              <w:rPr>
                <w:rFonts w:eastAsia="Calibri" w:cs="Calibri"/>
              </w:rPr>
            </w:pPr>
            <w:r>
              <w:rPr>
                <w:rFonts w:eastAsia="Calibri" w:cs="Calibri"/>
              </w:rPr>
              <w:t>demo.advocatecapital.com</w:t>
            </w:r>
          </w:p>
        </w:tc>
      </w:tr>
      <w:tr w:rsidR="00C90278" w:rsidRPr="000D193B" w14:paraId="6C151EA8"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C6A9C0B" w14:textId="77777777" w:rsidR="00C90278" w:rsidRPr="00B17F14" w:rsidRDefault="00C90278" w:rsidP="001A1B54">
            <w:pPr>
              <w:spacing w:line="259" w:lineRule="auto"/>
              <w:jc w:val="center"/>
              <w:rPr>
                <w:rFonts w:eastAsia="Calibri" w:cs="Calibri"/>
              </w:rPr>
            </w:pPr>
            <w:r>
              <w:rPr>
                <w:rFonts w:eastAsia="Calibri" w:cs="Calibri"/>
              </w:rPr>
              <w:t>demo.advocatecapital.com.edgekey.net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0F121B9" w14:textId="77777777" w:rsidR="00C90278" w:rsidRPr="00B17F14" w:rsidRDefault="00C90278" w:rsidP="001A1B54">
            <w:pPr>
              <w:spacing w:line="259" w:lineRule="auto"/>
              <w:jc w:val="center"/>
              <w:rPr>
                <w:rFonts w:eastAsia="Calibri" w:cs="Calibri"/>
              </w:rPr>
            </w:pPr>
            <w:r>
              <w:rPr>
                <w:rFonts w:eastAsia="Calibri" w:cs="Calibri"/>
              </w:rPr>
              <w:t>demo.myvalutrac.com.cdn.cloudflare.net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DA773E0" w14:textId="77777777" w:rsidR="00C90278" w:rsidRPr="00B17F14" w:rsidRDefault="00C90278" w:rsidP="001A1B54">
            <w:pPr>
              <w:spacing w:line="259" w:lineRule="auto"/>
              <w:jc w:val="center"/>
              <w:rPr>
                <w:rFonts w:eastAsia="Calibri" w:cs="Calibri"/>
              </w:rPr>
            </w:pPr>
            <w:r>
              <w:rPr>
                <w:rFonts w:eastAsia="Calibri" w:cs="Calibri"/>
              </w:rPr>
              <w:t>dev.future.pnfp.com.edgekey.net</w:t>
            </w:r>
          </w:p>
        </w:tc>
      </w:tr>
      <w:tr w:rsidR="00C90278" w:rsidRPr="000D193B" w14:paraId="1B8150B9"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145FB69" w14:textId="77777777" w:rsidR="00C90278" w:rsidRPr="00B17F14" w:rsidRDefault="00C90278" w:rsidP="001A1B54">
            <w:pPr>
              <w:spacing w:line="259" w:lineRule="auto"/>
              <w:jc w:val="center"/>
              <w:rPr>
                <w:rFonts w:eastAsia="Calibri" w:cs="Calibri"/>
              </w:rPr>
            </w:pPr>
            <w:r>
              <w:rPr>
                <w:rFonts w:eastAsia="Calibri" w:cs="Calibri"/>
              </w:rPr>
              <w:t>dev.mypinnacle.us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4CA9FAB" w14:textId="77777777" w:rsidR="00C90278" w:rsidRPr="00B17F14" w:rsidRDefault="00C90278" w:rsidP="001A1B54">
            <w:pPr>
              <w:spacing w:line="259" w:lineRule="auto"/>
              <w:jc w:val="center"/>
              <w:rPr>
                <w:rFonts w:eastAsia="Calibri" w:cs="Calibri"/>
              </w:rPr>
            </w:pPr>
            <w:r>
              <w:rPr>
                <w:rFonts w:eastAsia="Calibri" w:cs="Calibri"/>
              </w:rPr>
              <w:t>dev.sitecore.pnfp.com.edgekey.net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C5C49A0" w14:textId="77777777" w:rsidR="00C90278" w:rsidRPr="00B17F14" w:rsidRDefault="00C90278" w:rsidP="001A1B54">
            <w:pPr>
              <w:spacing w:line="259" w:lineRule="auto"/>
              <w:jc w:val="center"/>
              <w:rPr>
                <w:rFonts w:eastAsia="Calibri" w:cs="Calibri"/>
              </w:rPr>
            </w:pPr>
            <w:r>
              <w:rPr>
                <w:rFonts w:eastAsia="Calibri" w:cs="Calibri"/>
              </w:rPr>
              <w:t>dev01.apply.pnfp.com.edgekey.net</w:t>
            </w:r>
          </w:p>
        </w:tc>
      </w:tr>
      <w:tr w:rsidR="00C90278" w:rsidRPr="000D193B" w14:paraId="08FCC6C4"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B029BA1" w14:textId="77777777" w:rsidR="00C90278" w:rsidRPr="00B17F14" w:rsidRDefault="00C90278" w:rsidP="001A1B54">
            <w:pPr>
              <w:spacing w:line="259" w:lineRule="auto"/>
              <w:jc w:val="center"/>
              <w:rPr>
                <w:rFonts w:eastAsia="Calibri" w:cs="Calibri"/>
              </w:rPr>
            </w:pPr>
            <w:r>
              <w:rPr>
                <w:rFonts w:eastAsia="Calibri" w:cs="Calibri"/>
              </w:rPr>
              <w:t>dev02.apply.pnfp.com.edgekey.net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E1941D6" w14:textId="77777777" w:rsidR="00C90278" w:rsidRPr="00B17F14" w:rsidRDefault="00C90278" w:rsidP="001A1B54">
            <w:pPr>
              <w:spacing w:line="259" w:lineRule="auto"/>
              <w:jc w:val="center"/>
              <w:rPr>
                <w:rFonts w:eastAsia="Calibri" w:cs="Calibri"/>
              </w:rPr>
            </w:pPr>
            <w:r>
              <w:rPr>
                <w:rFonts w:eastAsia="Calibri" w:cs="Calibri"/>
              </w:rPr>
              <w:t>dhiapi-staging.myvalutrac.com.cdn.cloudflare.net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9FF7A1E" w14:textId="77777777" w:rsidR="00C90278" w:rsidRPr="00B17F14" w:rsidRDefault="00C90278" w:rsidP="001A1B54">
            <w:pPr>
              <w:spacing w:line="259" w:lineRule="auto"/>
              <w:jc w:val="center"/>
              <w:rPr>
                <w:rFonts w:eastAsia="Calibri" w:cs="Calibri"/>
              </w:rPr>
            </w:pPr>
            <w:r>
              <w:rPr>
                <w:rFonts w:eastAsia="Calibri" w:cs="Calibri"/>
              </w:rPr>
              <w:t>dhiapi.myvalutrac.com.cdn.cloudflare.net</w:t>
            </w:r>
          </w:p>
        </w:tc>
      </w:tr>
      <w:tr w:rsidR="00C90278" w:rsidRPr="000D193B" w14:paraId="3C686201"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461F5F6" w14:textId="77777777" w:rsidR="00C90278" w:rsidRPr="00B17F14" w:rsidRDefault="00C90278" w:rsidP="001A1B54">
            <w:pPr>
              <w:spacing w:line="259" w:lineRule="auto"/>
              <w:jc w:val="center"/>
              <w:rPr>
                <w:rFonts w:eastAsia="Calibri" w:cs="Calibri"/>
              </w:rPr>
            </w:pPr>
            <w:r>
              <w:rPr>
                <w:rFonts w:eastAsia="Calibri" w:cs="Calibri"/>
              </w:rPr>
              <w:t>dhimortgage-staging.myvalutrac.com.cdn.cloudflare.net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D25D761" w14:textId="77777777" w:rsidR="00C90278" w:rsidRPr="00B17F14" w:rsidRDefault="00C90278" w:rsidP="001A1B54">
            <w:pPr>
              <w:spacing w:line="259" w:lineRule="auto"/>
              <w:jc w:val="center"/>
              <w:rPr>
                <w:rFonts w:eastAsia="Calibri" w:cs="Calibri"/>
              </w:rPr>
            </w:pPr>
            <w:r>
              <w:rPr>
                <w:rFonts w:eastAsia="Calibri" w:cs="Calibri"/>
              </w:rPr>
              <w:t>dhimortgage.myvalutrac.com.cdn.cloudflare.net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FC46520" w14:textId="77777777" w:rsidR="00C90278" w:rsidRPr="00B17F14" w:rsidRDefault="00C90278" w:rsidP="001A1B54">
            <w:pPr>
              <w:spacing w:line="259" w:lineRule="auto"/>
              <w:jc w:val="center"/>
              <w:rPr>
                <w:rFonts w:eastAsia="Calibri" w:cs="Calibri"/>
              </w:rPr>
            </w:pPr>
            <w:r>
              <w:rPr>
                <w:rFonts w:eastAsia="Calibri" w:cs="Calibri"/>
              </w:rPr>
              <w:t>dr.advocatecapital.com</w:t>
            </w:r>
          </w:p>
        </w:tc>
      </w:tr>
      <w:tr w:rsidR="00C90278" w:rsidRPr="000D193B" w14:paraId="1B6E55D4"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B8490FD" w14:textId="77777777" w:rsidR="00C90278" w:rsidRPr="00B17F14" w:rsidRDefault="00C90278" w:rsidP="001A1B54">
            <w:pPr>
              <w:spacing w:line="259" w:lineRule="auto"/>
              <w:jc w:val="center"/>
              <w:rPr>
                <w:rFonts w:eastAsia="Calibri" w:cs="Calibri"/>
              </w:rPr>
            </w:pPr>
            <w:r>
              <w:rPr>
                <w:rFonts w:eastAsia="Calibri" w:cs="Calibri"/>
              </w:rPr>
              <w:t>ecu-staging.myvalutrac.com.cdn.cloudflare.net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7BAFE77" w14:textId="77777777" w:rsidR="00C90278" w:rsidRPr="00B17F14" w:rsidRDefault="00C90278" w:rsidP="001A1B54">
            <w:pPr>
              <w:spacing w:line="259" w:lineRule="auto"/>
              <w:jc w:val="center"/>
              <w:rPr>
                <w:rFonts w:eastAsia="Calibri" w:cs="Calibri"/>
              </w:rPr>
            </w:pPr>
            <w:r>
              <w:rPr>
                <w:rFonts w:eastAsia="Calibri" w:cs="Calibri"/>
              </w:rPr>
              <w:t>ecu.myvalutrac.com.cdn.cloudflare.net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BC12326" w14:textId="77777777" w:rsidR="00C90278" w:rsidRPr="00B17F14" w:rsidRDefault="00C90278" w:rsidP="001A1B54">
            <w:pPr>
              <w:spacing w:line="259" w:lineRule="auto"/>
              <w:jc w:val="center"/>
              <w:rPr>
                <w:rFonts w:eastAsia="Calibri" w:cs="Calibri"/>
              </w:rPr>
            </w:pPr>
            <w:r>
              <w:rPr>
                <w:rFonts w:eastAsia="Calibri" w:cs="Calibri"/>
              </w:rPr>
              <w:t>egcu-staging.myvalutrac.com.cdn.cloudflare.net</w:t>
            </w:r>
          </w:p>
        </w:tc>
      </w:tr>
      <w:tr w:rsidR="00C90278" w:rsidRPr="000D193B" w14:paraId="222358D1"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2DF6481" w14:textId="77777777" w:rsidR="00C90278" w:rsidRPr="00B17F14" w:rsidRDefault="00C90278" w:rsidP="001A1B54">
            <w:pPr>
              <w:spacing w:line="259" w:lineRule="auto"/>
              <w:jc w:val="center"/>
              <w:rPr>
                <w:rFonts w:eastAsia="Calibri" w:cs="Calibri"/>
              </w:rPr>
            </w:pPr>
            <w:r>
              <w:rPr>
                <w:rFonts w:eastAsia="Calibri" w:cs="Calibri"/>
              </w:rPr>
              <w:t>egcu.myvalutrac.com.cdn.cloudflare.net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F1F956E" w14:textId="77777777" w:rsidR="00C90278" w:rsidRPr="00B17F14" w:rsidRDefault="00C90278" w:rsidP="001A1B54">
            <w:pPr>
              <w:spacing w:line="259" w:lineRule="auto"/>
              <w:jc w:val="center"/>
              <w:rPr>
                <w:rFonts w:eastAsia="Calibri" w:cs="Calibri"/>
              </w:rPr>
            </w:pPr>
            <w:r>
              <w:rPr>
                <w:rFonts w:eastAsia="Calibri" w:cs="Calibri"/>
              </w:rPr>
              <w:t>elitevaluations-staging.myvalutrac.com.cdn.cloudflare.net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9B4A4CE" w14:textId="77777777" w:rsidR="00C90278" w:rsidRPr="00B17F14" w:rsidRDefault="00C90278" w:rsidP="001A1B54">
            <w:pPr>
              <w:spacing w:line="259" w:lineRule="auto"/>
              <w:jc w:val="center"/>
              <w:rPr>
                <w:rFonts w:eastAsia="Calibri" w:cs="Calibri"/>
              </w:rPr>
            </w:pPr>
            <w:r>
              <w:rPr>
                <w:rFonts w:eastAsia="Calibri" w:cs="Calibri"/>
              </w:rPr>
              <w:t>elitevaluations.myvalutrac.com.cdn.cloudflare.net</w:t>
            </w:r>
          </w:p>
        </w:tc>
      </w:tr>
      <w:tr w:rsidR="00C90278" w:rsidRPr="000D193B" w14:paraId="0C341CEB"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11305A5" w14:textId="77777777" w:rsidR="00C90278" w:rsidRPr="00B17F14" w:rsidRDefault="00C90278" w:rsidP="001A1B54">
            <w:pPr>
              <w:spacing w:line="259" w:lineRule="auto"/>
              <w:jc w:val="center"/>
              <w:rPr>
                <w:rFonts w:eastAsia="Calibri" w:cs="Calibri"/>
              </w:rPr>
            </w:pPr>
            <w:r>
              <w:rPr>
                <w:rFonts w:eastAsia="Calibri" w:cs="Calibri"/>
              </w:rPr>
              <w:t>emergency.pnfp.com.edgekey.net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1CC5BDE" w14:textId="77777777" w:rsidR="00C90278" w:rsidRPr="00B17F14" w:rsidRDefault="00C90278" w:rsidP="001A1B54">
            <w:pPr>
              <w:spacing w:line="259" w:lineRule="auto"/>
              <w:jc w:val="center"/>
              <w:rPr>
                <w:rFonts w:eastAsia="Calibri" w:cs="Calibri"/>
              </w:rPr>
            </w:pPr>
            <w:r>
              <w:rPr>
                <w:rFonts w:eastAsia="Calibri" w:cs="Calibri"/>
              </w:rPr>
              <w:t>empowerba-staging.myvalutrac.com.cdn.cloudflare.net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7ED0DB7" w14:textId="77777777" w:rsidR="00C90278" w:rsidRPr="00B17F14" w:rsidRDefault="00C90278" w:rsidP="001A1B54">
            <w:pPr>
              <w:spacing w:line="259" w:lineRule="auto"/>
              <w:jc w:val="center"/>
              <w:rPr>
                <w:rFonts w:eastAsia="Calibri" w:cs="Calibri"/>
              </w:rPr>
            </w:pPr>
            <w:r>
              <w:rPr>
                <w:rFonts w:eastAsia="Calibri" w:cs="Calibri"/>
              </w:rPr>
              <w:t>empowerba.myvalutrac.com.cdn.cloudflare.net</w:t>
            </w:r>
          </w:p>
        </w:tc>
      </w:tr>
      <w:tr w:rsidR="00C90278" w:rsidRPr="000D193B" w14:paraId="7FEE0D65"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6462B61" w14:textId="77777777" w:rsidR="00C90278" w:rsidRPr="00B17F14" w:rsidRDefault="00C90278" w:rsidP="001A1B54">
            <w:pPr>
              <w:spacing w:line="259" w:lineRule="auto"/>
              <w:jc w:val="center"/>
              <w:rPr>
                <w:rFonts w:eastAsia="Calibri" w:cs="Calibri"/>
              </w:rPr>
            </w:pPr>
            <w:r>
              <w:rPr>
                <w:rFonts w:eastAsia="Calibri" w:cs="Calibri"/>
              </w:rPr>
              <w:t>encompass-staging.myvalutrac.com.cdn.cloudflare.net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CFAF112" w14:textId="77777777" w:rsidR="00C90278" w:rsidRPr="00B17F14" w:rsidRDefault="00C90278" w:rsidP="001A1B54">
            <w:pPr>
              <w:spacing w:line="259" w:lineRule="auto"/>
              <w:jc w:val="center"/>
              <w:rPr>
                <w:rFonts w:eastAsia="Calibri" w:cs="Calibri"/>
              </w:rPr>
            </w:pPr>
            <w:r>
              <w:rPr>
                <w:rFonts w:eastAsia="Calibri" w:cs="Calibri"/>
              </w:rPr>
              <w:t>encompass.myvalutrac.com.cdn.cloudflare.net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1FF084C" w14:textId="77777777" w:rsidR="00C90278" w:rsidRPr="00B17F14" w:rsidRDefault="00C90278" w:rsidP="001A1B54">
            <w:pPr>
              <w:spacing w:line="259" w:lineRule="auto"/>
              <w:jc w:val="center"/>
              <w:rPr>
                <w:rFonts w:eastAsia="Calibri" w:cs="Calibri"/>
              </w:rPr>
            </w:pPr>
            <w:r>
              <w:rPr>
                <w:rFonts w:eastAsia="Calibri" w:cs="Calibri"/>
              </w:rPr>
              <w:t>enterpriseenrollment.advocatecapital.com</w:t>
            </w:r>
          </w:p>
        </w:tc>
      </w:tr>
      <w:tr w:rsidR="00C90278" w:rsidRPr="000D193B" w14:paraId="314A8308"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A84C7F6" w14:textId="77777777" w:rsidR="00C90278" w:rsidRPr="00B17F14" w:rsidRDefault="00C90278" w:rsidP="001A1B54">
            <w:pPr>
              <w:spacing w:line="259" w:lineRule="auto"/>
              <w:jc w:val="center"/>
              <w:rPr>
                <w:rFonts w:eastAsia="Calibri" w:cs="Calibri"/>
              </w:rPr>
            </w:pPr>
            <w:r>
              <w:rPr>
                <w:rFonts w:eastAsia="Calibri" w:cs="Calibri"/>
              </w:rPr>
              <w:lastRenderedPageBreak/>
              <w:t>enterpriseenrollment.mlbins.com.edgekey.net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2F81458" w14:textId="77777777" w:rsidR="00C90278" w:rsidRPr="00B17F14" w:rsidRDefault="00C90278" w:rsidP="001A1B54">
            <w:pPr>
              <w:spacing w:line="259" w:lineRule="auto"/>
              <w:jc w:val="center"/>
              <w:rPr>
                <w:rFonts w:eastAsia="Calibri" w:cs="Calibri"/>
              </w:rPr>
            </w:pPr>
            <w:r>
              <w:rPr>
                <w:rFonts w:eastAsia="Calibri" w:cs="Calibri"/>
              </w:rPr>
              <w:t>enterpriseenrollment.pnfp.com.edgekey.net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2311DA2" w14:textId="77777777" w:rsidR="00C90278" w:rsidRPr="00B17F14" w:rsidRDefault="00C90278" w:rsidP="001A1B54">
            <w:pPr>
              <w:spacing w:line="259" w:lineRule="auto"/>
              <w:jc w:val="center"/>
              <w:rPr>
                <w:rFonts w:eastAsia="Calibri" w:cs="Calibri"/>
              </w:rPr>
            </w:pPr>
            <w:r>
              <w:rPr>
                <w:rFonts w:eastAsia="Calibri" w:cs="Calibri"/>
              </w:rPr>
              <w:t>enterpriseregistration.advocatecapital.com</w:t>
            </w:r>
          </w:p>
        </w:tc>
      </w:tr>
      <w:tr w:rsidR="00C90278" w:rsidRPr="000D193B" w14:paraId="2A9F2A42"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29196B5" w14:textId="77777777" w:rsidR="00C90278" w:rsidRPr="00B17F14" w:rsidRDefault="00C90278" w:rsidP="001A1B54">
            <w:pPr>
              <w:spacing w:line="259" w:lineRule="auto"/>
              <w:jc w:val="center"/>
              <w:rPr>
                <w:rFonts w:eastAsia="Calibri" w:cs="Calibri"/>
              </w:rPr>
            </w:pPr>
            <w:r>
              <w:rPr>
                <w:rFonts w:eastAsia="Calibri" w:cs="Calibri"/>
              </w:rPr>
              <w:t>enterpriseregistration.advocatecapital.net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64F508D" w14:textId="77777777" w:rsidR="00C90278" w:rsidRPr="00B17F14" w:rsidRDefault="00C90278" w:rsidP="001A1B54">
            <w:pPr>
              <w:spacing w:line="259" w:lineRule="auto"/>
              <w:jc w:val="center"/>
              <w:rPr>
                <w:rFonts w:eastAsia="Calibri" w:cs="Calibri"/>
              </w:rPr>
            </w:pPr>
            <w:r>
              <w:rPr>
                <w:rFonts w:eastAsia="Calibri" w:cs="Calibri"/>
              </w:rPr>
              <w:t>enterpriseregistration.mlbins.com.edgekey.net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BD23745" w14:textId="77777777" w:rsidR="00C90278" w:rsidRPr="00B17F14" w:rsidRDefault="00C90278" w:rsidP="001A1B54">
            <w:pPr>
              <w:spacing w:line="259" w:lineRule="auto"/>
              <w:jc w:val="center"/>
              <w:rPr>
                <w:rFonts w:eastAsia="Calibri" w:cs="Calibri"/>
              </w:rPr>
            </w:pPr>
            <w:r>
              <w:rPr>
                <w:rFonts w:eastAsia="Calibri" w:cs="Calibri"/>
              </w:rPr>
              <w:t>enterpriseregistration.pnfp.com.edgekey.net</w:t>
            </w:r>
          </w:p>
        </w:tc>
      </w:tr>
      <w:tr w:rsidR="00C90278" w:rsidRPr="000D193B" w14:paraId="161EFCFD"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724F7CD" w14:textId="77777777" w:rsidR="00C90278" w:rsidRPr="00B17F14" w:rsidRDefault="00C90278" w:rsidP="001A1B54">
            <w:pPr>
              <w:spacing w:line="259" w:lineRule="auto"/>
              <w:jc w:val="center"/>
              <w:rPr>
                <w:rFonts w:eastAsia="Calibri" w:cs="Calibri"/>
              </w:rPr>
            </w:pPr>
            <w:r>
              <w:rPr>
                <w:rFonts w:eastAsia="Calibri" w:cs="Calibri"/>
              </w:rPr>
              <w:t>epc.myvalutrac.com.cdn.cloudflare.net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0433470" w14:textId="77777777" w:rsidR="00C90278" w:rsidRPr="00B17F14" w:rsidRDefault="00C90278" w:rsidP="001A1B54">
            <w:pPr>
              <w:spacing w:line="259" w:lineRule="auto"/>
              <w:jc w:val="center"/>
              <w:rPr>
                <w:rFonts w:eastAsia="Calibri" w:cs="Calibri"/>
              </w:rPr>
            </w:pPr>
            <w:r>
              <w:rPr>
                <w:rFonts w:eastAsia="Calibri" w:cs="Calibri"/>
              </w:rPr>
              <w:t>eppraisalnetwork-staging.myvalutrac.com.cdn.cloudflare.net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D3F72AC" w14:textId="77777777" w:rsidR="00C90278" w:rsidRPr="00B17F14" w:rsidRDefault="00C90278" w:rsidP="001A1B54">
            <w:pPr>
              <w:spacing w:line="259" w:lineRule="auto"/>
              <w:jc w:val="center"/>
              <w:rPr>
                <w:rFonts w:eastAsia="Calibri" w:cs="Calibri"/>
              </w:rPr>
            </w:pPr>
            <w:r>
              <w:rPr>
                <w:rFonts w:eastAsia="Calibri" w:cs="Calibri"/>
              </w:rPr>
              <w:t>eppraisalnetwork.myvalutrac.com.cdn.cloudflare.net</w:t>
            </w:r>
          </w:p>
        </w:tc>
      </w:tr>
      <w:tr w:rsidR="00C90278" w:rsidRPr="000D193B" w14:paraId="4CDD61C7"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DDC3AD8" w14:textId="77777777" w:rsidR="00C90278" w:rsidRPr="00B17F14" w:rsidRDefault="00C90278" w:rsidP="001A1B54">
            <w:pPr>
              <w:spacing w:line="259" w:lineRule="auto"/>
              <w:jc w:val="center"/>
              <w:rPr>
                <w:rFonts w:eastAsia="Calibri" w:cs="Calibri"/>
              </w:rPr>
            </w:pPr>
            <w:r>
              <w:rPr>
                <w:rFonts w:eastAsia="Calibri" w:cs="Calibri"/>
              </w:rPr>
              <w:t>events.pnfp.com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4CA4E81" w14:textId="77777777" w:rsidR="00C90278" w:rsidRPr="00B17F14" w:rsidRDefault="00C90278" w:rsidP="001A1B54">
            <w:pPr>
              <w:spacing w:line="259" w:lineRule="auto"/>
              <w:jc w:val="center"/>
              <w:rPr>
                <w:rFonts w:eastAsia="Calibri" w:cs="Calibri"/>
              </w:rPr>
            </w:pPr>
            <w:r>
              <w:rPr>
                <w:rFonts w:eastAsia="Calibri" w:cs="Calibri"/>
              </w:rPr>
              <w:t>expressloan.pnfp.com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0328322" w14:textId="77777777" w:rsidR="00C90278" w:rsidRPr="00B17F14" w:rsidRDefault="00C90278" w:rsidP="001A1B54">
            <w:pPr>
              <w:spacing w:line="259" w:lineRule="auto"/>
              <w:jc w:val="center"/>
              <w:rPr>
                <w:rFonts w:eastAsia="Calibri" w:cs="Calibri"/>
              </w:rPr>
            </w:pPr>
            <w:r>
              <w:rPr>
                <w:rFonts w:eastAsia="Calibri" w:cs="Calibri"/>
              </w:rPr>
              <w:t>ezapp.pnfp.com.edgekey.net</w:t>
            </w:r>
          </w:p>
        </w:tc>
      </w:tr>
      <w:tr w:rsidR="00C90278" w:rsidRPr="000D193B" w14:paraId="3B8982C3"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3FCF27F" w14:textId="77777777" w:rsidR="00C90278" w:rsidRPr="00B17F14" w:rsidRDefault="00C90278" w:rsidP="001A1B54">
            <w:pPr>
              <w:spacing w:line="259" w:lineRule="auto"/>
              <w:jc w:val="center"/>
              <w:rPr>
                <w:rFonts w:eastAsia="Calibri" w:cs="Calibri"/>
              </w:rPr>
            </w:pPr>
            <w:r>
              <w:rPr>
                <w:rFonts w:eastAsia="Calibri" w:cs="Calibri"/>
              </w:rPr>
              <w:t>fblake-staging.myvalutrac.com.cdn.cloudflare.net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9EFDEDB" w14:textId="77777777" w:rsidR="00C90278" w:rsidRPr="00B17F14" w:rsidRDefault="00C90278" w:rsidP="001A1B54">
            <w:pPr>
              <w:spacing w:line="259" w:lineRule="auto"/>
              <w:jc w:val="center"/>
              <w:rPr>
                <w:rFonts w:eastAsia="Calibri" w:cs="Calibri"/>
              </w:rPr>
            </w:pPr>
            <w:r>
              <w:rPr>
                <w:rFonts w:eastAsia="Calibri" w:cs="Calibri"/>
              </w:rPr>
              <w:t>fblake.myvalutrac.com.cdn.cloudflare.net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24566E8" w14:textId="77777777" w:rsidR="00C90278" w:rsidRPr="00B17F14" w:rsidRDefault="00C90278" w:rsidP="001A1B54">
            <w:pPr>
              <w:spacing w:line="259" w:lineRule="auto"/>
              <w:jc w:val="center"/>
              <w:rPr>
                <w:rFonts w:eastAsia="Calibri" w:cs="Calibri"/>
              </w:rPr>
            </w:pPr>
            <w:r>
              <w:rPr>
                <w:rFonts w:eastAsia="Calibri" w:cs="Calibri"/>
              </w:rPr>
              <w:t>fcbva-staging.myvalutrac.com.cdn.cloudflare.net</w:t>
            </w:r>
          </w:p>
        </w:tc>
      </w:tr>
      <w:tr w:rsidR="00C90278" w:rsidRPr="000D193B" w14:paraId="0EFAE5D5"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56A3A53" w14:textId="77777777" w:rsidR="00C90278" w:rsidRPr="00B17F14" w:rsidRDefault="00C90278" w:rsidP="001A1B54">
            <w:pPr>
              <w:spacing w:line="259" w:lineRule="auto"/>
              <w:jc w:val="center"/>
              <w:rPr>
                <w:rFonts w:eastAsia="Calibri" w:cs="Calibri"/>
              </w:rPr>
            </w:pPr>
            <w:r>
              <w:rPr>
                <w:rFonts w:eastAsia="Calibri" w:cs="Calibri"/>
              </w:rPr>
              <w:t>fcbva.myvalutrac.com.cdn.cloudflare.net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74C5791" w14:textId="77777777" w:rsidR="00C90278" w:rsidRPr="00B17F14" w:rsidRDefault="00C90278" w:rsidP="001A1B54">
            <w:pPr>
              <w:spacing w:line="259" w:lineRule="auto"/>
              <w:jc w:val="center"/>
              <w:rPr>
                <w:rFonts w:eastAsia="Calibri" w:cs="Calibri"/>
              </w:rPr>
            </w:pPr>
            <w:r>
              <w:rPr>
                <w:rFonts w:eastAsia="Calibri" w:cs="Calibri"/>
              </w:rPr>
              <w:t>fhacatalyst-staging.myvalutrac.com.cdn.cloudflare.net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6C85893" w14:textId="77777777" w:rsidR="00C90278" w:rsidRPr="00B17F14" w:rsidRDefault="00C90278" w:rsidP="001A1B54">
            <w:pPr>
              <w:spacing w:line="259" w:lineRule="auto"/>
              <w:jc w:val="center"/>
              <w:rPr>
                <w:rFonts w:eastAsia="Calibri" w:cs="Calibri"/>
              </w:rPr>
            </w:pPr>
            <w:r>
              <w:rPr>
                <w:rFonts w:eastAsia="Calibri" w:cs="Calibri"/>
              </w:rPr>
              <w:t>fham-staging.myvalutrac.com.cdn.cloudflare.net</w:t>
            </w:r>
          </w:p>
        </w:tc>
      </w:tr>
      <w:tr w:rsidR="00C90278" w:rsidRPr="000D193B" w14:paraId="38D4F24F"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A4FDB78" w14:textId="77777777" w:rsidR="00C90278" w:rsidRPr="00B17F14" w:rsidRDefault="00C90278" w:rsidP="001A1B54">
            <w:pPr>
              <w:spacing w:line="259" w:lineRule="auto"/>
              <w:jc w:val="center"/>
              <w:rPr>
                <w:rFonts w:eastAsia="Calibri" w:cs="Calibri"/>
              </w:rPr>
            </w:pPr>
            <w:r>
              <w:rPr>
                <w:rFonts w:eastAsia="Calibri" w:cs="Calibri"/>
              </w:rPr>
              <w:t>fham.myvalutrac.com.cdn.cloudflare.net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4A3622F" w14:textId="77777777" w:rsidR="00C90278" w:rsidRPr="00B17F14" w:rsidRDefault="00C90278" w:rsidP="001A1B54">
            <w:pPr>
              <w:spacing w:line="259" w:lineRule="auto"/>
              <w:jc w:val="center"/>
              <w:rPr>
                <w:rFonts w:eastAsia="Calibri" w:cs="Calibri"/>
              </w:rPr>
            </w:pPr>
            <w:r>
              <w:rPr>
                <w:rFonts w:eastAsia="Calibri" w:cs="Calibri"/>
              </w:rPr>
              <w:t>firewall.advocatecapital.com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AFA8BE0" w14:textId="77777777" w:rsidR="00C90278" w:rsidRPr="00B17F14" w:rsidRDefault="00C90278" w:rsidP="001A1B54">
            <w:pPr>
              <w:spacing w:line="259" w:lineRule="auto"/>
              <w:jc w:val="center"/>
              <w:rPr>
                <w:rFonts w:eastAsia="Calibri" w:cs="Calibri"/>
              </w:rPr>
            </w:pPr>
            <w:r>
              <w:rPr>
                <w:rFonts w:eastAsia="Calibri" w:cs="Calibri"/>
              </w:rPr>
              <w:t>firewall.advocatecapital.com.edgekey.net</w:t>
            </w:r>
          </w:p>
        </w:tc>
      </w:tr>
      <w:tr w:rsidR="00C90278" w:rsidRPr="000D193B" w14:paraId="069E8275"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C6083AF" w14:textId="77777777" w:rsidR="00C90278" w:rsidRPr="00B17F14" w:rsidRDefault="00C90278" w:rsidP="001A1B54">
            <w:pPr>
              <w:spacing w:line="259" w:lineRule="auto"/>
              <w:jc w:val="center"/>
              <w:rPr>
                <w:rFonts w:eastAsia="Calibri" w:cs="Calibri"/>
              </w:rPr>
            </w:pPr>
            <w:r>
              <w:rPr>
                <w:rFonts w:eastAsia="Calibri" w:cs="Calibri"/>
              </w:rPr>
              <w:t>firstambank-staging.myvalutrac.com.cdn.cloudflare.net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DA8B93F" w14:textId="77777777" w:rsidR="00C90278" w:rsidRPr="00B17F14" w:rsidRDefault="00C90278" w:rsidP="001A1B54">
            <w:pPr>
              <w:spacing w:line="259" w:lineRule="auto"/>
              <w:jc w:val="center"/>
              <w:rPr>
                <w:rFonts w:eastAsia="Calibri" w:cs="Calibri"/>
              </w:rPr>
            </w:pPr>
            <w:r>
              <w:rPr>
                <w:rFonts w:eastAsia="Calibri" w:cs="Calibri"/>
              </w:rPr>
              <w:t>firstambank.myvalutrac.com.cdn.cloudflare.net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CD79C93" w14:textId="77777777" w:rsidR="00C90278" w:rsidRPr="00B17F14" w:rsidRDefault="00C90278" w:rsidP="001A1B54">
            <w:pPr>
              <w:spacing w:line="259" w:lineRule="auto"/>
              <w:jc w:val="center"/>
              <w:rPr>
                <w:rFonts w:eastAsia="Calibri" w:cs="Calibri"/>
              </w:rPr>
            </w:pPr>
            <w:r>
              <w:rPr>
                <w:rFonts w:eastAsia="Calibri" w:cs="Calibri"/>
              </w:rPr>
              <w:t>firstbank-staging.myvalutrac.com.cdn.cloudflare.net</w:t>
            </w:r>
          </w:p>
        </w:tc>
      </w:tr>
      <w:tr w:rsidR="00C90278" w:rsidRPr="000D193B" w14:paraId="2EE06B2E"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9FF67D2" w14:textId="77777777" w:rsidR="00C90278" w:rsidRPr="00B17F14" w:rsidRDefault="00C90278" w:rsidP="001A1B54">
            <w:pPr>
              <w:spacing w:line="259" w:lineRule="auto"/>
              <w:jc w:val="center"/>
              <w:rPr>
                <w:rFonts w:eastAsia="Calibri" w:cs="Calibri"/>
              </w:rPr>
            </w:pPr>
            <w:r>
              <w:rPr>
                <w:rFonts w:eastAsia="Calibri" w:cs="Calibri"/>
              </w:rPr>
              <w:t>firstbank.myvalutrac.com.cdn.cloudflare.net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63EA84D" w14:textId="77777777" w:rsidR="00C90278" w:rsidRPr="00B17F14" w:rsidRDefault="00C90278" w:rsidP="001A1B54">
            <w:pPr>
              <w:spacing w:line="259" w:lineRule="auto"/>
              <w:jc w:val="center"/>
              <w:rPr>
                <w:rFonts w:eastAsia="Calibri" w:cs="Calibri"/>
              </w:rPr>
            </w:pPr>
            <w:r>
              <w:rPr>
                <w:rFonts w:eastAsia="Calibri" w:cs="Calibri"/>
              </w:rPr>
              <w:t>firstbronxamc-staging.myvalutrac.com.cdn.cloudflare.net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CCB509D" w14:textId="77777777" w:rsidR="00C90278" w:rsidRPr="00B17F14" w:rsidRDefault="00C90278" w:rsidP="001A1B54">
            <w:pPr>
              <w:spacing w:line="259" w:lineRule="auto"/>
              <w:jc w:val="center"/>
              <w:rPr>
                <w:rFonts w:eastAsia="Calibri" w:cs="Calibri"/>
              </w:rPr>
            </w:pPr>
            <w:r>
              <w:rPr>
                <w:rFonts w:eastAsia="Calibri" w:cs="Calibri"/>
              </w:rPr>
              <w:t>firstbronxamc.myvalutrac.com.cdn.cloudflare.net</w:t>
            </w:r>
          </w:p>
        </w:tc>
      </w:tr>
      <w:tr w:rsidR="00C90278" w:rsidRPr="000D193B" w14:paraId="473D8566"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27C9CDF" w14:textId="77777777" w:rsidR="00C90278" w:rsidRPr="00B17F14" w:rsidRDefault="00C90278" w:rsidP="001A1B54">
            <w:pPr>
              <w:spacing w:line="259" w:lineRule="auto"/>
              <w:jc w:val="center"/>
              <w:rPr>
                <w:rFonts w:eastAsia="Calibri" w:cs="Calibri"/>
              </w:rPr>
            </w:pPr>
            <w:r>
              <w:rPr>
                <w:rFonts w:eastAsia="Calibri" w:cs="Calibri"/>
              </w:rPr>
              <w:t>firstcommunitybank-staging.myvalutrac.com.cdn.cloudflare.net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19B1D0F" w14:textId="77777777" w:rsidR="00C90278" w:rsidRPr="00B17F14" w:rsidRDefault="00C90278" w:rsidP="001A1B54">
            <w:pPr>
              <w:spacing w:line="259" w:lineRule="auto"/>
              <w:jc w:val="center"/>
              <w:rPr>
                <w:rFonts w:eastAsia="Calibri" w:cs="Calibri"/>
              </w:rPr>
            </w:pPr>
            <w:r>
              <w:rPr>
                <w:rFonts w:eastAsia="Calibri" w:cs="Calibri"/>
              </w:rPr>
              <w:t>firstcommunitybank.myvalutrac.com.cdn.cloudflare.net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6B6A0A4" w14:textId="77777777" w:rsidR="00C90278" w:rsidRPr="00B17F14" w:rsidRDefault="00C90278" w:rsidP="001A1B54">
            <w:pPr>
              <w:spacing w:line="259" w:lineRule="auto"/>
              <w:jc w:val="center"/>
              <w:rPr>
                <w:rFonts w:eastAsia="Calibri" w:cs="Calibri"/>
              </w:rPr>
            </w:pPr>
            <w:r>
              <w:rPr>
                <w:rFonts w:eastAsia="Calibri" w:cs="Calibri"/>
              </w:rPr>
              <w:t>firstlockhart-staging.myvalutrac.com.cdn.cloudflare.net</w:t>
            </w:r>
          </w:p>
        </w:tc>
      </w:tr>
      <w:tr w:rsidR="00C90278" w:rsidRPr="000D193B" w14:paraId="3320CB92"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E338162" w14:textId="77777777" w:rsidR="00C90278" w:rsidRPr="00B17F14" w:rsidRDefault="00C90278" w:rsidP="001A1B54">
            <w:pPr>
              <w:spacing w:line="259" w:lineRule="auto"/>
              <w:jc w:val="center"/>
              <w:rPr>
                <w:rFonts w:eastAsia="Calibri" w:cs="Calibri"/>
              </w:rPr>
            </w:pPr>
            <w:r>
              <w:rPr>
                <w:rFonts w:eastAsia="Calibri" w:cs="Calibri"/>
              </w:rPr>
              <w:t>firstlockhart.myvalutrac.com.cdn.cloudflare.net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8F75296" w14:textId="77777777" w:rsidR="00C90278" w:rsidRPr="00B17F14" w:rsidRDefault="00C90278" w:rsidP="001A1B54">
            <w:pPr>
              <w:spacing w:line="259" w:lineRule="auto"/>
              <w:jc w:val="center"/>
              <w:rPr>
                <w:rFonts w:eastAsia="Calibri" w:cs="Calibri"/>
              </w:rPr>
            </w:pPr>
            <w:r>
              <w:rPr>
                <w:rFonts w:eastAsia="Calibri" w:cs="Calibri"/>
              </w:rPr>
              <w:t>firstrust-staging.myvalutrac.com.cdn.cloudflare.net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32810FF" w14:textId="77777777" w:rsidR="00C90278" w:rsidRPr="00B17F14" w:rsidRDefault="00C90278" w:rsidP="001A1B54">
            <w:pPr>
              <w:spacing w:line="259" w:lineRule="auto"/>
              <w:jc w:val="center"/>
              <w:rPr>
                <w:rFonts w:eastAsia="Calibri" w:cs="Calibri"/>
              </w:rPr>
            </w:pPr>
            <w:r>
              <w:rPr>
                <w:rFonts w:eastAsia="Calibri" w:cs="Calibri"/>
              </w:rPr>
              <w:t>firstrust.myvalutrac.com.cdn.cloudflare.net</w:t>
            </w:r>
          </w:p>
        </w:tc>
      </w:tr>
      <w:tr w:rsidR="00C90278" w:rsidRPr="000D193B" w14:paraId="59E2ECC8"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C2E7E14" w14:textId="77777777" w:rsidR="00C90278" w:rsidRPr="00B17F14" w:rsidRDefault="00C90278" w:rsidP="001A1B54">
            <w:pPr>
              <w:spacing w:line="259" w:lineRule="auto"/>
              <w:jc w:val="center"/>
              <w:rPr>
                <w:rFonts w:eastAsia="Calibri" w:cs="Calibri"/>
              </w:rPr>
            </w:pPr>
            <w:r>
              <w:rPr>
                <w:rFonts w:eastAsia="Calibri" w:cs="Calibri"/>
              </w:rPr>
              <w:t>firstvolunteer-staging.myvalutrac.com.cdn.cloudflare.net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EA78E2B" w14:textId="77777777" w:rsidR="00C90278" w:rsidRPr="00B17F14" w:rsidRDefault="00C90278" w:rsidP="001A1B54">
            <w:pPr>
              <w:spacing w:line="259" w:lineRule="auto"/>
              <w:jc w:val="center"/>
              <w:rPr>
                <w:rFonts w:eastAsia="Calibri" w:cs="Calibri"/>
              </w:rPr>
            </w:pPr>
            <w:r>
              <w:rPr>
                <w:rFonts w:eastAsia="Calibri" w:cs="Calibri"/>
              </w:rPr>
              <w:t>firstvolunteer.myvalutrac.com.cdn.cloudflare.net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D05FDB6" w14:textId="77777777" w:rsidR="00C90278" w:rsidRPr="00B17F14" w:rsidRDefault="00C90278" w:rsidP="001A1B54">
            <w:pPr>
              <w:spacing w:line="259" w:lineRule="auto"/>
              <w:jc w:val="center"/>
              <w:rPr>
                <w:rFonts w:eastAsia="Calibri" w:cs="Calibri"/>
              </w:rPr>
            </w:pPr>
            <w:r>
              <w:rPr>
                <w:rFonts w:eastAsia="Calibri" w:cs="Calibri"/>
              </w:rPr>
              <w:t>fls.myvalutrac.com.cdn.cloudflare.net</w:t>
            </w:r>
          </w:p>
        </w:tc>
      </w:tr>
      <w:tr w:rsidR="00C90278" w:rsidRPr="000D193B" w14:paraId="302FBED9"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1A2A14D" w14:textId="77777777" w:rsidR="00C90278" w:rsidRPr="00B17F14" w:rsidRDefault="00C90278" w:rsidP="001A1B54">
            <w:pPr>
              <w:spacing w:line="259" w:lineRule="auto"/>
              <w:jc w:val="center"/>
              <w:rPr>
                <w:rFonts w:eastAsia="Calibri" w:cs="Calibri"/>
              </w:rPr>
            </w:pPr>
            <w:r>
              <w:rPr>
                <w:rFonts w:eastAsia="Calibri" w:cs="Calibri"/>
              </w:rPr>
              <w:t>focusbank-staging.myvalutrac.com.cdn.cloudflare.net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712EF5A" w14:textId="77777777" w:rsidR="00C90278" w:rsidRPr="00B17F14" w:rsidRDefault="00C90278" w:rsidP="001A1B54">
            <w:pPr>
              <w:spacing w:line="259" w:lineRule="auto"/>
              <w:jc w:val="center"/>
              <w:rPr>
                <w:rFonts w:eastAsia="Calibri" w:cs="Calibri"/>
              </w:rPr>
            </w:pPr>
            <w:r>
              <w:rPr>
                <w:rFonts w:eastAsia="Calibri" w:cs="Calibri"/>
              </w:rPr>
              <w:t>focusbank.myvalutrac.com.cdn.cloudflare.net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C750437" w14:textId="77777777" w:rsidR="00C90278" w:rsidRPr="00B17F14" w:rsidRDefault="00C90278" w:rsidP="001A1B54">
            <w:pPr>
              <w:spacing w:line="259" w:lineRule="auto"/>
              <w:jc w:val="center"/>
              <w:rPr>
                <w:rFonts w:eastAsia="Calibri" w:cs="Calibri"/>
              </w:rPr>
            </w:pPr>
            <w:r>
              <w:rPr>
                <w:rFonts w:eastAsia="Calibri" w:cs="Calibri"/>
              </w:rPr>
              <w:t>franklinsavingsbank-staging.myvalutrac.com.cdn.cloudflare.net</w:t>
            </w:r>
          </w:p>
        </w:tc>
      </w:tr>
      <w:tr w:rsidR="00C90278" w:rsidRPr="000D193B" w14:paraId="4D83DD6E"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2B950E4" w14:textId="77777777" w:rsidR="00C90278" w:rsidRPr="00B17F14" w:rsidRDefault="00C90278" w:rsidP="001A1B54">
            <w:pPr>
              <w:spacing w:line="259" w:lineRule="auto"/>
              <w:jc w:val="center"/>
              <w:rPr>
                <w:rFonts w:eastAsia="Calibri" w:cs="Calibri"/>
              </w:rPr>
            </w:pPr>
            <w:r>
              <w:rPr>
                <w:rFonts w:eastAsia="Calibri" w:cs="Calibri"/>
              </w:rPr>
              <w:lastRenderedPageBreak/>
              <w:t>franklinsavingsbank.myvalutrac.com.cdn.cloudflare.net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A610E4D" w14:textId="77777777" w:rsidR="00C90278" w:rsidRPr="00B17F14" w:rsidRDefault="00C90278" w:rsidP="001A1B54">
            <w:pPr>
              <w:spacing w:line="259" w:lineRule="auto"/>
              <w:jc w:val="center"/>
              <w:rPr>
                <w:rFonts w:eastAsia="Calibri" w:cs="Calibri"/>
              </w:rPr>
            </w:pPr>
            <w:r>
              <w:rPr>
                <w:rFonts w:eastAsia="Calibri" w:cs="Calibri"/>
              </w:rPr>
              <w:t>freedomfirst-staging.myvalutrac.com.cdn.cloudflare.net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86E60C9" w14:textId="77777777" w:rsidR="00C90278" w:rsidRPr="00B17F14" w:rsidRDefault="00C90278" w:rsidP="001A1B54">
            <w:pPr>
              <w:spacing w:line="259" w:lineRule="auto"/>
              <w:jc w:val="center"/>
              <w:rPr>
                <w:rFonts w:eastAsia="Calibri" w:cs="Calibri"/>
              </w:rPr>
            </w:pPr>
            <w:r>
              <w:rPr>
                <w:rFonts w:eastAsia="Calibri" w:cs="Calibri"/>
              </w:rPr>
              <w:t>freedomfirst.myvalutrac.com.cdn.cloudflare.net</w:t>
            </w:r>
          </w:p>
        </w:tc>
      </w:tr>
      <w:tr w:rsidR="00C90278" w:rsidRPr="000D193B" w14:paraId="330C2FD1"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6D299B4" w14:textId="77777777" w:rsidR="00C90278" w:rsidRPr="00B17F14" w:rsidRDefault="00C90278" w:rsidP="001A1B54">
            <w:pPr>
              <w:spacing w:line="259" w:lineRule="auto"/>
              <w:jc w:val="center"/>
              <w:rPr>
                <w:rFonts w:eastAsia="Calibri" w:cs="Calibri"/>
              </w:rPr>
            </w:pPr>
            <w:r>
              <w:rPr>
                <w:rFonts w:eastAsia="Calibri" w:cs="Calibri"/>
              </w:rPr>
              <w:t>fsb1879-staging.myvalutrac.com.cdn.cloudflare.net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85F78F0" w14:textId="77777777" w:rsidR="00C90278" w:rsidRPr="00B17F14" w:rsidRDefault="00C90278" w:rsidP="001A1B54">
            <w:pPr>
              <w:spacing w:line="259" w:lineRule="auto"/>
              <w:jc w:val="center"/>
              <w:rPr>
                <w:rFonts w:eastAsia="Calibri" w:cs="Calibri"/>
              </w:rPr>
            </w:pPr>
            <w:r>
              <w:rPr>
                <w:rFonts w:eastAsia="Calibri" w:cs="Calibri"/>
              </w:rPr>
              <w:t>fsb1879.myvalutrac.com.cdn.cloudflare.net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1AF7444" w14:textId="77777777" w:rsidR="00C90278" w:rsidRPr="00B17F14" w:rsidRDefault="00C90278" w:rsidP="001A1B54">
            <w:pPr>
              <w:spacing w:line="259" w:lineRule="auto"/>
              <w:jc w:val="center"/>
              <w:rPr>
                <w:rFonts w:eastAsia="Calibri" w:cs="Calibri"/>
              </w:rPr>
            </w:pPr>
            <w:r>
              <w:rPr>
                <w:rFonts w:eastAsia="Calibri" w:cs="Calibri"/>
              </w:rPr>
              <w:t>fsblouise-staging.myvalutrac.com.cdn.cloudflare.net</w:t>
            </w:r>
          </w:p>
        </w:tc>
      </w:tr>
      <w:tr w:rsidR="00C90278" w:rsidRPr="000D193B" w14:paraId="43944831"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59339F7" w14:textId="77777777" w:rsidR="00C90278" w:rsidRPr="00B17F14" w:rsidRDefault="00C90278" w:rsidP="001A1B54">
            <w:pPr>
              <w:spacing w:line="259" w:lineRule="auto"/>
              <w:jc w:val="center"/>
              <w:rPr>
                <w:rFonts w:eastAsia="Calibri" w:cs="Calibri"/>
              </w:rPr>
            </w:pPr>
            <w:r>
              <w:rPr>
                <w:rFonts w:eastAsia="Calibri" w:cs="Calibri"/>
              </w:rPr>
              <w:t>fsblouise.myvalutrac.com.cdn.cloudflare.net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C23BF27" w14:textId="77777777" w:rsidR="00C90278" w:rsidRPr="00B17F14" w:rsidRDefault="00C90278" w:rsidP="001A1B54">
            <w:pPr>
              <w:spacing w:line="259" w:lineRule="auto"/>
              <w:jc w:val="center"/>
              <w:rPr>
                <w:rFonts w:eastAsia="Calibri" w:cs="Calibri"/>
              </w:rPr>
            </w:pPr>
            <w:r>
              <w:rPr>
                <w:rFonts w:eastAsia="Calibri" w:cs="Calibri"/>
              </w:rPr>
              <w:t>ftp.advocatecapital.com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2690FE9" w14:textId="77777777" w:rsidR="00C90278" w:rsidRPr="00B17F14" w:rsidRDefault="00C90278" w:rsidP="001A1B54">
            <w:pPr>
              <w:spacing w:line="259" w:lineRule="auto"/>
              <w:jc w:val="center"/>
              <w:rPr>
                <w:rFonts w:eastAsia="Calibri" w:cs="Calibri"/>
              </w:rPr>
            </w:pPr>
            <w:r>
              <w:rPr>
                <w:rFonts w:eastAsia="Calibri" w:cs="Calibri"/>
              </w:rPr>
              <w:t>future.pnfp.com.edgekey.net</w:t>
            </w:r>
          </w:p>
        </w:tc>
      </w:tr>
      <w:tr w:rsidR="00C90278" w:rsidRPr="000D193B" w14:paraId="08DCBAA1"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AA26508" w14:textId="77777777" w:rsidR="00C90278" w:rsidRPr="00B17F14" w:rsidRDefault="00C90278" w:rsidP="001A1B54">
            <w:pPr>
              <w:spacing w:line="259" w:lineRule="auto"/>
              <w:jc w:val="center"/>
              <w:rPr>
                <w:rFonts w:eastAsia="Calibri" w:cs="Calibri"/>
              </w:rPr>
            </w:pPr>
            <w:r>
              <w:rPr>
                <w:rFonts w:eastAsia="Calibri" w:cs="Calibri"/>
              </w:rPr>
              <w:t>gcbank-staging.myvalutrac.com.cdn.cloudflare.net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30AA698" w14:textId="77777777" w:rsidR="00C90278" w:rsidRPr="00B17F14" w:rsidRDefault="00C90278" w:rsidP="001A1B54">
            <w:pPr>
              <w:spacing w:line="259" w:lineRule="auto"/>
              <w:jc w:val="center"/>
              <w:rPr>
                <w:rFonts w:eastAsia="Calibri" w:cs="Calibri"/>
              </w:rPr>
            </w:pPr>
            <w:r>
              <w:rPr>
                <w:rFonts w:eastAsia="Calibri" w:cs="Calibri"/>
              </w:rPr>
              <w:t>gcbank.myvalutrac.com.cdn.cloudflare.net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AA5E205" w14:textId="77777777" w:rsidR="00C90278" w:rsidRPr="00B17F14" w:rsidRDefault="00C90278" w:rsidP="001A1B54">
            <w:pPr>
              <w:spacing w:line="259" w:lineRule="auto"/>
              <w:jc w:val="center"/>
              <w:rPr>
                <w:rFonts w:eastAsia="Calibri" w:cs="Calibri"/>
              </w:rPr>
            </w:pPr>
            <w:r>
              <w:rPr>
                <w:rFonts w:eastAsia="Calibri" w:cs="Calibri"/>
              </w:rPr>
              <w:t>globaldmsevo-staging.myvalutrac.com.cdn.cloudflare.net</w:t>
            </w:r>
          </w:p>
        </w:tc>
      </w:tr>
      <w:tr w:rsidR="00C90278" w:rsidRPr="000D193B" w14:paraId="1A39D02C"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6F059AE" w14:textId="77777777" w:rsidR="00C90278" w:rsidRPr="00B17F14" w:rsidRDefault="00C90278" w:rsidP="001A1B54">
            <w:pPr>
              <w:spacing w:line="259" w:lineRule="auto"/>
              <w:jc w:val="center"/>
              <w:rPr>
                <w:rFonts w:eastAsia="Calibri" w:cs="Calibri"/>
              </w:rPr>
            </w:pPr>
            <w:r>
              <w:rPr>
                <w:rFonts w:eastAsia="Calibri" w:cs="Calibri"/>
              </w:rPr>
              <w:t>globaldmsevo.myvalutrac.com.cdn.cloudflare.net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DAD1B9D" w14:textId="77777777" w:rsidR="00C90278" w:rsidRPr="00B17F14" w:rsidRDefault="00C90278" w:rsidP="001A1B54">
            <w:pPr>
              <w:spacing w:line="259" w:lineRule="auto"/>
              <w:jc w:val="center"/>
              <w:rPr>
                <w:rFonts w:eastAsia="Calibri" w:cs="Calibri"/>
              </w:rPr>
            </w:pPr>
            <w:r>
              <w:rPr>
                <w:rFonts w:eastAsia="Calibri" w:cs="Calibri"/>
              </w:rPr>
              <w:t>gnb-staging.myvalutrac.com.cdn.cloudflare.net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50920BE" w14:textId="77777777" w:rsidR="00C90278" w:rsidRPr="00B17F14" w:rsidRDefault="00C90278" w:rsidP="001A1B54">
            <w:pPr>
              <w:spacing w:line="259" w:lineRule="auto"/>
              <w:jc w:val="center"/>
              <w:rPr>
                <w:rFonts w:eastAsia="Calibri" w:cs="Calibri"/>
              </w:rPr>
            </w:pPr>
            <w:r>
              <w:rPr>
                <w:rFonts w:eastAsia="Calibri" w:cs="Calibri"/>
              </w:rPr>
              <w:t>gnb.myvalutrac.com.cdn.cloudflare.net</w:t>
            </w:r>
          </w:p>
        </w:tc>
      </w:tr>
      <w:tr w:rsidR="00C90278" w:rsidRPr="000D193B" w14:paraId="5F94FC47"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6F3F5D6" w14:textId="77777777" w:rsidR="00C90278" w:rsidRPr="00B17F14" w:rsidRDefault="00C90278" w:rsidP="001A1B54">
            <w:pPr>
              <w:spacing w:line="259" w:lineRule="auto"/>
              <w:jc w:val="center"/>
              <w:rPr>
                <w:rFonts w:eastAsia="Calibri" w:cs="Calibri"/>
              </w:rPr>
            </w:pPr>
            <w:r>
              <w:rPr>
                <w:rFonts w:eastAsia="Calibri" w:cs="Calibri"/>
              </w:rPr>
              <w:t>gp-msi.pnfp.com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82AE204" w14:textId="77777777" w:rsidR="00C90278" w:rsidRPr="00B17F14" w:rsidRDefault="00C90278" w:rsidP="001A1B54">
            <w:pPr>
              <w:spacing w:line="259" w:lineRule="auto"/>
              <w:jc w:val="center"/>
              <w:rPr>
                <w:rFonts w:eastAsia="Calibri" w:cs="Calibri"/>
              </w:rPr>
            </w:pPr>
            <w:r>
              <w:rPr>
                <w:rFonts w:eastAsia="Calibri" w:cs="Calibri"/>
              </w:rPr>
              <w:t>gp.pnfp.com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02D9409" w14:textId="77777777" w:rsidR="00C90278" w:rsidRPr="00B17F14" w:rsidRDefault="00C90278" w:rsidP="001A1B54">
            <w:pPr>
              <w:spacing w:line="259" w:lineRule="auto"/>
              <w:jc w:val="center"/>
              <w:rPr>
                <w:rFonts w:eastAsia="Calibri" w:cs="Calibri"/>
              </w:rPr>
            </w:pPr>
            <w:r>
              <w:rPr>
                <w:rFonts w:eastAsia="Calibri" w:cs="Calibri"/>
              </w:rPr>
              <w:t>grandsouth.myvalutrac.com.cdn.cloudflare.net</w:t>
            </w:r>
          </w:p>
        </w:tc>
      </w:tr>
      <w:tr w:rsidR="00C90278" w:rsidRPr="000D193B" w14:paraId="733E1CD5"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19F15EB" w14:textId="77777777" w:rsidR="00C90278" w:rsidRPr="00B17F14" w:rsidRDefault="00C90278" w:rsidP="001A1B54">
            <w:pPr>
              <w:spacing w:line="259" w:lineRule="auto"/>
              <w:jc w:val="center"/>
              <w:rPr>
                <w:rFonts w:eastAsia="Calibri" w:cs="Calibri"/>
              </w:rPr>
            </w:pPr>
            <w:r>
              <w:rPr>
                <w:rFonts w:eastAsia="Calibri" w:cs="Calibri"/>
              </w:rPr>
              <w:t>greenvillemortgageman.com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F18C84F" w14:textId="77777777" w:rsidR="00C90278" w:rsidRPr="00B17F14" w:rsidRDefault="00C90278" w:rsidP="001A1B54">
            <w:pPr>
              <w:spacing w:line="259" w:lineRule="auto"/>
              <w:jc w:val="center"/>
              <w:rPr>
                <w:rFonts w:eastAsia="Calibri" w:cs="Calibri"/>
              </w:rPr>
            </w:pPr>
            <w:r>
              <w:rPr>
                <w:rFonts w:eastAsia="Calibri" w:cs="Calibri"/>
              </w:rPr>
              <w:t>grizzbanking.com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4C98D49" w14:textId="77777777" w:rsidR="00C90278" w:rsidRPr="00B17F14" w:rsidRDefault="00C90278" w:rsidP="001A1B54">
            <w:pPr>
              <w:spacing w:line="259" w:lineRule="auto"/>
              <w:jc w:val="center"/>
              <w:rPr>
                <w:rFonts w:eastAsia="Calibri" w:cs="Calibri"/>
              </w:rPr>
            </w:pPr>
            <w:r>
              <w:rPr>
                <w:rFonts w:eastAsia="Calibri" w:cs="Calibri"/>
              </w:rPr>
              <w:t>grizzliesbanking.com</w:t>
            </w:r>
          </w:p>
        </w:tc>
      </w:tr>
      <w:tr w:rsidR="00C90278" w:rsidRPr="000D193B" w14:paraId="21FFD45C"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0E50633" w14:textId="77777777" w:rsidR="00C90278" w:rsidRPr="00B17F14" w:rsidRDefault="00C90278" w:rsidP="001A1B54">
            <w:pPr>
              <w:spacing w:line="259" w:lineRule="auto"/>
              <w:jc w:val="center"/>
              <w:rPr>
                <w:rFonts w:eastAsia="Calibri" w:cs="Calibri"/>
              </w:rPr>
            </w:pPr>
            <w:r>
              <w:rPr>
                <w:rFonts w:eastAsia="Calibri" w:cs="Calibri"/>
              </w:rPr>
              <w:t>grizzliesbanking.com.edgekey.net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D2B9EE1" w14:textId="77777777" w:rsidR="00C90278" w:rsidRPr="00B17F14" w:rsidRDefault="00C90278" w:rsidP="001A1B54">
            <w:pPr>
              <w:spacing w:line="259" w:lineRule="auto"/>
              <w:jc w:val="center"/>
              <w:rPr>
                <w:rFonts w:eastAsia="Calibri" w:cs="Calibri"/>
              </w:rPr>
            </w:pPr>
            <w:r>
              <w:rPr>
                <w:rFonts w:eastAsia="Calibri" w:cs="Calibri"/>
              </w:rPr>
              <w:t>grizzliesbanking.us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D7AFB19" w14:textId="77777777" w:rsidR="00C90278" w:rsidRPr="00B17F14" w:rsidRDefault="00C90278" w:rsidP="001A1B54">
            <w:pPr>
              <w:spacing w:line="259" w:lineRule="auto"/>
              <w:jc w:val="center"/>
              <w:rPr>
                <w:rFonts w:eastAsia="Calibri" w:cs="Calibri"/>
              </w:rPr>
            </w:pPr>
            <w:r>
              <w:rPr>
                <w:rFonts w:eastAsia="Calibri" w:cs="Calibri"/>
              </w:rPr>
              <w:t>gsb-staging.myvalutrac.com.cdn.cloudflare.net</w:t>
            </w:r>
          </w:p>
        </w:tc>
      </w:tr>
      <w:tr w:rsidR="00C90278" w:rsidRPr="000D193B" w14:paraId="2EAE71D4"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E82A503" w14:textId="77777777" w:rsidR="00C90278" w:rsidRPr="00B17F14" w:rsidRDefault="00C90278" w:rsidP="001A1B54">
            <w:pPr>
              <w:spacing w:line="259" w:lineRule="auto"/>
              <w:jc w:val="center"/>
              <w:rPr>
                <w:rFonts w:eastAsia="Calibri" w:cs="Calibri"/>
              </w:rPr>
            </w:pPr>
            <w:r>
              <w:rPr>
                <w:rFonts w:eastAsia="Calibri" w:cs="Calibri"/>
              </w:rPr>
              <w:t>gsb.myvalutrac.com.cdn.cloudflare.net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5014AE5" w14:textId="77777777" w:rsidR="00C90278" w:rsidRPr="00B17F14" w:rsidRDefault="00C90278" w:rsidP="001A1B54">
            <w:pPr>
              <w:spacing w:line="259" w:lineRule="auto"/>
              <w:jc w:val="center"/>
              <w:rPr>
                <w:rFonts w:eastAsia="Calibri" w:cs="Calibri"/>
              </w:rPr>
            </w:pPr>
            <w:r>
              <w:rPr>
                <w:rFonts w:eastAsia="Calibri" w:cs="Calibri"/>
              </w:rPr>
              <w:t>gslb.grizzliesbanking.com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DA2EEC3" w14:textId="77777777" w:rsidR="00C90278" w:rsidRPr="00B17F14" w:rsidRDefault="00C90278" w:rsidP="001A1B54">
            <w:pPr>
              <w:spacing w:line="259" w:lineRule="auto"/>
              <w:jc w:val="center"/>
              <w:rPr>
                <w:rFonts w:eastAsia="Calibri" w:cs="Calibri"/>
              </w:rPr>
            </w:pPr>
            <w:r>
              <w:rPr>
                <w:rFonts w:eastAsia="Calibri" w:cs="Calibri"/>
              </w:rPr>
              <w:t>hallmarkmobile.myvalutrac.com.cdn.cloudflare.net</w:t>
            </w:r>
          </w:p>
        </w:tc>
      </w:tr>
      <w:tr w:rsidR="00C90278" w:rsidRPr="000D193B" w14:paraId="4CEF4F35"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5519453" w14:textId="77777777" w:rsidR="00C90278" w:rsidRPr="00B17F14" w:rsidRDefault="00C90278" w:rsidP="001A1B54">
            <w:pPr>
              <w:spacing w:line="259" w:lineRule="auto"/>
              <w:jc w:val="center"/>
              <w:rPr>
                <w:rFonts w:eastAsia="Calibri" w:cs="Calibri"/>
              </w:rPr>
            </w:pPr>
            <w:r>
              <w:rPr>
                <w:rFonts w:eastAsia="Calibri" w:cs="Calibri"/>
              </w:rPr>
              <w:t>harringtonbank.us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5B42AD6" w14:textId="77777777" w:rsidR="00C90278" w:rsidRPr="00B17F14" w:rsidRDefault="00C90278" w:rsidP="001A1B54">
            <w:pPr>
              <w:spacing w:line="259" w:lineRule="auto"/>
              <w:jc w:val="center"/>
              <w:rPr>
                <w:rFonts w:eastAsia="Calibri" w:cs="Calibri"/>
              </w:rPr>
            </w:pPr>
            <w:r>
              <w:rPr>
                <w:rFonts w:eastAsia="Calibri" w:cs="Calibri"/>
              </w:rPr>
              <w:t>heartlandvaluation-staging.myvalutrac.com.cdn.cloudflare.net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BDC4927" w14:textId="77777777" w:rsidR="00C90278" w:rsidRPr="00B17F14" w:rsidRDefault="00C90278" w:rsidP="001A1B54">
            <w:pPr>
              <w:spacing w:line="259" w:lineRule="auto"/>
              <w:jc w:val="center"/>
              <w:rPr>
                <w:rFonts w:eastAsia="Calibri" w:cs="Calibri"/>
              </w:rPr>
            </w:pPr>
            <w:r>
              <w:rPr>
                <w:rFonts w:eastAsia="Calibri" w:cs="Calibri"/>
              </w:rPr>
              <w:t>heartlandvaluation.myvalutrac.com.cdn.cloudflare.net</w:t>
            </w:r>
          </w:p>
        </w:tc>
      </w:tr>
      <w:tr w:rsidR="00C90278" w:rsidRPr="000D193B" w14:paraId="238A61EC"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3BE8FC7" w14:textId="77777777" w:rsidR="00C90278" w:rsidRPr="00B17F14" w:rsidRDefault="00C90278" w:rsidP="001A1B54">
            <w:pPr>
              <w:spacing w:line="259" w:lineRule="auto"/>
              <w:jc w:val="center"/>
              <w:rPr>
                <w:rFonts w:eastAsia="Calibri" w:cs="Calibri"/>
              </w:rPr>
            </w:pPr>
            <w:r>
              <w:rPr>
                <w:rFonts w:eastAsia="Calibri" w:cs="Calibri"/>
              </w:rPr>
              <w:t>help.bankofnc.us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09E91DF" w14:textId="77777777" w:rsidR="00C90278" w:rsidRPr="00B17F14" w:rsidRDefault="00C90278" w:rsidP="001A1B54">
            <w:pPr>
              <w:spacing w:line="259" w:lineRule="auto"/>
              <w:jc w:val="center"/>
              <w:rPr>
                <w:rFonts w:eastAsia="Calibri" w:cs="Calibri"/>
              </w:rPr>
            </w:pPr>
            <w:r>
              <w:rPr>
                <w:rFonts w:eastAsia="Calibri" w:cs="Calibri"/>
              </w:rPr>
              <w:t>help.pinnaclebanking.us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E4EE3EA" w14:textId="77777777" w:rsidR="00C90278" w:rsidRPr="00B17F14" w:rsidRDefault="00C90278" w:rsidP="001A1B54">
            <w:pPr>
              <w:spacing w:line="259" w:lineRule="auto"/>
              <w:jc w:val="center"/>
              <w:rPr>
                <w:rFonts w:eastAsia="Calibri" w:cs="Calibri"/>
              </w:rPr>
            </w:pPr>
            <w:r>
              <w:rPr>
                <w:rFonts w:eastAsia="Calibri" w:cs="Calibri"/>
              </w:rPr>
              <w:t>hometrustbank-staging.myvalutrac.com.cdn.cloudflare.net</w:t>
            </w:r>
          </w:p>
        </w:tc>
      </w:tr>
      <w:tr w:rsidR="00C90278" w:rsidRPr="000D193B" w14:paraId="57ED573A"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EDB7361" w14:textId="77777777" w:rsidR="00C90278" w:rsidRPr="00B17F14" w:rsidRDefault="00C90278" w:rsidP="001A1B54">
            <w:pPr>
              <w:spacing w:line="259" w:lineRule="auto"/>
              <w:jc w:val="center"/>
              <w:rPr>
                <w:rFonts w:eastAsia="Calibri" w:cs="Calibri"/>
              </w:rPr>
            </w:pPr>
            <w:r>
              <w:rPr>
                <w:rFonts w:eastAsia="Calibri" w:cs="Calibri"/>
              </w:rPr>
              <w:t>hometrustbank.myvalutrac.com.cdn.cloudflare.net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3E5FF25" w14:textId="77777777" w:rsidR="00C90278" w:rsidRPr="00B17F14" w:rsidRDefault="00C90278" w:rsidP="001A1B54">
            <w:pPr>
              <w:spacing w:line="259" w:lineRule="auto"/>
              <w:jc w:val="center"/>
              <w:rPr>
                <w:rFonts w:eastAsia="Calibri" w:cs="Calibri"/>
              </w:rPr>
            </w:pPr>
            <w:r>
              <w:rPr>
                <w:rFonts w:eastAsia="Calibri" w:cs="Calibri"/>
              </w:rPr>
              <w:t>hpbinsurance.com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979FD0A" w14:textId="77777777" w:rsidR="00C90278" w:rsidRPr="00B17F14" w:rsidRDefault="00C90278" w:rsidP="001A1B54">
            <w:pPr>
              <w:spacing w:line="259" w:lineRule="auto"/>
              <w:jc w:val="center"/>
              <w:rPr>
                <w:rFonts w:eastAsia="Calibri" w:cs="Calibri"/>
              </w:rPr>
            </w:pPr>
            <w:r>
              <w:rPr>
                <w:rFonts w:eastAsia="Calibri" w:cs="Calibri"/>
              </w:rPr>
              <w:t>hpbinsurance.com.edgekey.net</w:t>
            </w:r>
          </w:p>
        </w:tc>
      </w:tr>
      <w:tr w:rsidR="00C90278" w:rsidRPr="000D193B" w14:paraId="6E6F4BB1"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73829CE" w14:textId="77777777" w:rsidR="00C90278" w:rsidRPr="00B17F14" w:rsidRDefault="00C90278" w:rsidP="001A1B54">
            <w:pPr>
              <w:spacing w:line="259" w:lineRule="auto"/>
              <w:jc w:val="center"/>
              <w:rPr>
                <w:rFonts w:eastAsia="Calibri" w:cs="Calibri"/>
              </w:rPr>
            </w:pPr>
            <w:r>
              <w:rPr>
                <w:rFonts w:eastAsia="Calibri" w:cs="Calibri"/>
              </w:rPr>
              <w:t>hpbinsurance.umb.pnfp.com.edgekey.net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0A8A697" w14:textId="77777777" w:rsidR="00C90278" w:rsidRPr="00B17F14" w:rsidRDefault="00C90278" w:rsidP="001A1B54">
            <w:pPr>
              <w:spacing w:line="259" w:lineRule="auto"/>
              <w:jc w:val="center"/>
              <w:rPr>
                <w:rFonts w:eastAsia="Calibri" w:cs="Calibri"/>
              </w:rPr>
            </w:pPr>
            <w:r>
              <w:rPr>
                <w:rFonts w:eastAsia="Calibri" w:cs="Calibri"/>
              </w:rPr>
              <w:t>hsabrokerage.pnfp.com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10BD821" w14:textId="77777777" w:rsidR="00C90278" w:rsidRPr="00B17F14" w:rsidRDefault="00C90278" w:rsidP="001A1B54">
            <w:pPr>
              <w:spacing w:line="259" w:lineRule="auto"/>
              <w:jc w:val="center"/>
              <w:rPr>
                <w:rFonts w:eastAsia="Calibri" w:cs="Calibri"/>
              </w:rPr>
            </w:pPr>
            <w:r>
              <w:rPr>
                <w:rFonts w:eastAsia="Calibri" w:cs="Calibri"/>
              </w:rPr>
              <w:t>htlf-staging.myvalutrac.com.cdn.cloudflare.net</w:t>
            </w:r>
          </w:p>
        </w:tc>
      </w:tr>
      <w:tr w:rsidR="00C90278" w:rsidRPr="000D193B" w14:paraId="7833BA68"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EB7C01C" w14:textId="77777777" w:rsidR="00C90278" w:rsidRPr="00B17F14" w:rsidRDefault="00C90278" w:rsidP="001A1B54">
            <w:pPr>
              <w:spacing w:line="259" w:lineRule="auto"/>
              <w:jc w:val="center"/>
              <w:rPr>
                <w:rFonts w:eastAsia="Calibri" w:cs="Calibri"/>
              </w:rPr>
            </w:pPr>
            <w:r>
              <w:rPr>
                <w:rFonts w:eastAsia="Calibri" w:cs="Calibri"/>
              </w:rPr>
              <w:lastRenderedPageBreak/>
              <w:t>htlf.myvalutrac.com.cdn.cloudflare.net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A51C0EC" w14:textId="77777777" w:rsidR="00C90278" w:rsidRPr="00B17F14" w:rsidRDefault="00C90278" w:rsidP="001A1B54">
            <w:pPr>
              <w:spacing w:line="259" w:lineRule="auto"/>
              <w:jc w:val="center"/>
              <w:rPr>
                <w:rFonts w:eastAsia="Calibri" w:cs="Calibri"/>
              </w:rPr>
            </w:pPr>
            <w:r>
              <w:rPr>
                <w:rFonts w:eastAsia="Calibri" w:cs="Calibri"/>
              </w:rPr>
              <w:t>iappraisal-staging.myvalutrac.com.cdn.cloudflare.net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D62F3E8" w14:textId="77777777" w:rsidR="00C90278" w:rsidRPr="00B17F14" w:rsidRDefault="00C90278" w:rsidP="001A1B54">
            <w:pPr>
              <w:spacing w:line="259" w:lineRule="auto"/>
              <w:jc w:val="center"/>
              <w:rPr>
                <w:rFonts w:eastAsia="Calibri" w:cs="Calibri"/>
              </w:rPr>
            </w:pPr>
            <w:r>
              <w:rPr>
                <w:rFonts w:eastAsia="Calibri" w:cs="Calibri"/>
              </w:rPr>
              <w:t>iappraisal.myvalutrac.com.cdn.cloudflare.net</w:t>
            </w:r>
          </w:p>
        </w:tc>
      </w:tr>
      <w:tr w:rsidR="00C90278" w:rsidRPr="000D193B" w14:paraId="7D252D8C"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38331A5" w14:textId="77777777" w:rsidR="00C90278" w:rsidRPr="00B17F14" w:rsidRDefault="00C90278" w:rsidP="001A1B54">
            <w:pPr>
              <w:spacing w:line="259" w:lineRule="auto"/>
              <w:jc w:val="center"/>
              <w:rPr>
                <w:rFonts w:eastAsia="Calibri" w:cs="Calibri"/>
              </w:rPr>
            </w:pPr>
            <w:r>
              <w:rPr>
                <w:rFonts w:eastAsia="Calibri" w:cs="Calibri"/>
              </w:rPr>
              <w:t>iloveadvocate.com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B148F8A" w14:textId="77777777" w:rsidR="00C90278" w:rsidRPr="00B17F14" w:rsidRDefault="00C90278" w:rsidP="001A1B54">
            <w:pPr>
              <w:spacing w:line="259" w:lineRule="auto"/>
              <w:jc w:val="center"/>
              <w:rPr>
                <w:rFonts w:eastAsia="Calibri" w:cs="Calibri"/>
              </w:rPr>
            </w:pPr>
            <w:r>
              <w:rPr>
                <w:rFonts w:eastAsia="Calibri" w:cs="Calibri"/>
              </w:rPr>
              <w:t>iloveadvocate.com.edgekey.net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ED359B4" w14:textId="77777777" w:rsidR="00C90278" w:rsidRPr="00B17F14" w:rsidRDefault="00C90278" w:rsidP="001A1B54">
            <w:pPr>
              <w:spacing w:line="259" w:lineRule="auto"/>
              <w:jc w:val="center"/>
              <w:rPr>
                <w:rFonts w:eastAsia="Calibri" w:cs="Calibri"/>
              </w:rPr>
            </w:pPr>
            <w:r>
              <w:rPr>
                <w:rFonts w:eastAsia="Calibri" w:cs="Calibri"/>
              </w:rPr>
              <w:t>image.engage.pnfp.com</w:t>
            </w:r>
          </w:p>
        </w:tc>
      </w:tr>
      <w:tr w:rsidR="00C90278" w:rsidRPr="000D193B" w14:paraId="309C08F5"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65147ED" w14:textId="77777777" w:rsidR="00C90278" w:rsidRPr="00B17F14" w:rsidRDefault="00C90278" w:rsidP="001A1B54">
            <w:pPr>
              <w:spacing w:line="259" w:lineRule="auto"/>
              <w:jc w:val="center"/>
              <w:rPr>
                <w:rFonts w:eastAsia="Calibri" w:cs="Calibri"/>
              </w:rPr>
            </w:pPr>
            <w:r>
              <w:rPr>
                <w:rFonts w:eastAsia="Calibri" w:cs="Calibri"/>
              </w:rPr>
              <w:t>image.news.pnfp.com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7411083" w14:textId="77777777" w:rsidR="00C90278" w:rsidRPr="00B17F14" w:rsidRDefault="00C90278" w:rsidP="001A1B54">
            <w:pPr>
              <w:spacing w:line="259" w:lineRule="auto"/>
              <w:jc w:val="center"/>
              <w:rPr>
                <w:rFonts w:eastAsia="Calibri" w:cs="Calibri"/>
              </w:rPr>
            </w:pPr>
            <w:r>
              <w:rPr>
                <w:rFonts w:eastAsia="Calibri" w:cs="Calibri"/>
              </w:rPr>
              <w:t>imail2.pnfp.com.edgekey.net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6233B05" w14:textId="77777777" w:rsidR="00C90278" w:rsidRPr="00B17F14" w:rsidRDefault="00C90278" w:rsidP="001A1B54">
            <w:pPr>
              <w:spacing w:line="259" w:lineRule="auto"/>
              <w:jc w:val="center"/>
              <w:rPr>
                <w:rFonts w:eastAsia="Calibri" w:cs="Calibri"/>
              </w:rPr>
            </w:pPr>
            <w:r>
              <w:rPr>
                <w:rFonts w:eastAsia="Calibri" w:cs="Calibri"/>
              </w:rPr>
              <w:t>imap.bankbrio.us</w:t>
            </w:r>
          </w:p>
        </w:tc>
      </w:tr>
      <w:tr w:rsidR="00C90278" w:rsidRPr="000D193B" w14:paraId="5AB93533"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D10662F" w14:textId="77777777" w:rsidR="00C90278" w:rsidRPr="00B17F14" w:rsidRDefault="00C90278" w:rsidP="001A1B54">
            <w:pPr>
              <w:spacing w:line="259" w:lineRule="auto"/>
              <w:jc w:val="center"/>
              <w:rPr>
                <w:rFonts w:eastAsia="Calibri" w:cs="Calibri"/>
              </w:rPr>
            </w:pPr>
            <w:r>
              <w:rPr>
                <w:rFonts w:eastAsia="Calibri" w:cs="Calibri"/>
              </w:rPr>
              <w:t>imap.mypinnacle.us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92D0858" w14:textId="77777777" w:rsidR="00C90278" w:rsidRPr="00B17F14" w:rsidRDefault="00C90278" w:rsidP="001A1B54">
            <w:pPr>
              <w:spacing w:line="259" w:lineRule="auto"/>
              <w:jc w:val="center"/>
              <w:rPr>
                <w:rFonts w:eastAsia="Calibri" w:cs="Calibri"/>
              </w:rPr>
            </w:pPr>
            <w:r>
              <w:rPr>
                <w:rFonts w:eastAsia="Calibri" w:cs="Calibri"/>
              </w:rPr>
              <w:t>imap.pinnaclebankonline.us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FA5E7C5" w14:textId="77777777" w:rsidR="00C90278" w:rsidRPr="00B17F14" w:rsidRDefault="00C90278" w:rsidP="001A1B54">
            <w:pPr>
              <w:spacing w:line="259" w:lineRule="auto"/>
              <w:jc w:val="center"/>
              <w:rPr>
                <w:rFonts w:eastAsia="Calibri" w:cs="Calibri"/>
              </w:rPr>
            </w:pPr>
            <w:r>
              <w:rPr>
                <w:rFonts w:eastAsia="Calibri" w:cs="Calibri"/>
              </w:rPr>
              <w:t>imap.pinnaclefinancialbanking.us</w:t>
            </w:r>
          </w:p>
        </w:tc>
      </w:tr>
      <w:tr w:rsidR="00C90278" w:rsidRPr="000D193B" w14:paraId="2BBBD02E"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E3ACE0E" w14:textId="77777777" w:rsidR="00C90278" w:rsidRPr="00B17F14" w:rsidRDefault="00C90278" w:rsidP="001A1B54">
            <w:pPr>
              <w:spacing w:line="259" w:lineRule="auto"/>
              <w:jc w:val="center"/>
              <w:rPr>
                <w:rFonts w:eastAsia="Calibri" w:cs="Calibri"/>
              </w:rPr>
            </w:pPr>
            <w:r>
              <w:rPr>
                <w:rFonts w:eastAsia="Calibri" w:cs="Calibri"/>
              </w:rPr>
              <w:t>img.myvalutrac.com.cdn.cloudflare.net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0FFB17A" w14:textId="77777777" w:rsidR="00C90278" w:rsidRPr="00B17F14" w:rsidRDefault="00C90278" w:rsidP="001A1B54">
            <w:pPr>
              <w:spacing w:line="259" w:lineRule="auto"/>
              <w:jc w:val="center"/>
              <w:rPr>
                <w:rFonts w:eastAsia="Calibri" w:cs="Calibri"/>
              </w:rPr>
            </w:pPr>
            <w:r>
              <w:rPr>
                <w:rFonts w:eastAsia="Calibri" w:cs="Calibri"/>
              </w:rPr>
              <w:t>independentbank-staging.myvalutrac.com.cdn.cloudflare.net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C48463F" w14:textId="77777777" w:rsidR="00C90278" w:rsidRPr="00B17F14" w:rsidRDefault="00C90278" w:rsidP="001A1B54">
            <w:pPr>
              <w:spacing w:line="259" w:lineRule="auto"/>
              <w:jc w:val="center"/>
              <w:rPr>
                <w:rFonts w:eastAsia="Calibri" w:cs="Calibri"/>
              </w:rPr>
            </w:pPr>
            <w:r>
              <w:rPr>
                <w:rFonts w:eastAsia="Calibri" w:cs="Calibri"/>
              </w:rPr>
              <w:t>independentbank.myvalutrac.com.cdn.cloudflare.net</w:t>
            </w:r>
          </w:p>
        </w:tc>
      </w:tr>
      <w:tr w:rsidR="00C90278" w:rsidRPr="000D193B" w14:paraId="56B88645"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F2E4C4D" w14:textId="77777777" w:rsidR="00C90278" w:rsidRPr="00B17F14" w:rsidRDefault="00C90278" w:rsidP="001A1B54">
            <w:pPr>
              <w:spacing w:line="259" w:lineRule="auto"/>
              <w:jc w:val="center"/>
              <w:rPr>
                <w:rFonts w:eastAsia="Calibri" w:cs="Calibri"/>
              </w:rPr>
            </w:pPr>
            <w:r>
              <w:rPr>
                <w:rFonts w:eastAsia="Calibri" w:cs="Calibri"/>
              </w:rPr>
              <w:t>info.bankbrio.us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E320CC7" w14:textId="77777777" w:rsidR="00C90278" w:rsidRPr="00B17F14" w:rsidRDefault="00C90278" w:rsidP="001A1B54">
            <w:pPr>
              <w:spacing w:line="259" w:lineRule="auto"/>
              <w:jc w:val="center"/>
              <w:rPr>
                <w:rFonts w:eastAsia="Calibri" w:cs="Calibri"/>
              </w:rPr>
            </w:pPr>
            <w:r>
              <w:rPr>
                <w:rFonts w:eastAsia="Calibri" w:cs="Calibri"/>
              </w:rPr>
              <w:t>investors.pnfp.com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120E9DD" w14:textId="77777777" w:rsidR="00C90278" w:rsidRPr="00B17F14" w:rsidRDefault="00C90278" w:rsidP="001A1B54">
            <w:pPr>
              <w:spacing w:line="259" w:lineRule="auto"/>
              <w:jc w:val="center"/>
              <w:rPr>
                <w:rFonts w:eastAsia="Calibri" w:cs="Calibri"/>
              </w:rPr>
            </w:pPr>
            <w:r>
              <w:rPr>
                <w:rFonts w:eastAsia="Calibri" w:cs="Calibri"/>
              </w:rPr>
              <w:t>jbbcapital.com</w:t>
            </w:r>
          </w:p>
        </w:tc>
      </w:tr>
      <w:tr w:rsidR="00C90278" w:rsidRPr="000D193B" w14:paraId="02A3EC1C"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003EDBF" w14:textId="77777777" w:rsidR="00C90278" w:rsidRPr="00B17F14" w:rsidRDefault="00C90278" w:rsidP="001A1B54">
            <w:pPr>
              <w:spacing w:line="259" w:lineRule="auto"/>
              <w:jc w:val="center"/>
              <w:rPr>
                <w:rFonts w:eastAsia="Calibri" w:cs="Calibri"/>
              </w:rPr>
            </w:pPr>
            <w:r>
              <w:rPr>
                <w:rFonts w:eastAsia="Calibri" w:cs="Calibri"/>
              </w:rPr>
              <w:t>jbbcapital.com.edgekey.net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1C46259" w14:textId="77777777" w:rsidR="00C90278" w:rsidRPr="00B17F14" w:rsidRDefault="00C90278" w:rsidP="001A1B54">
            <w:pPr>
              <w:spacing w:line="259" w:lineRule="auto"/>
              <w:jc w:val="center"/>
              <w:rPr>
                <w:rFonts w:eastAsia="Calibri" w:cs="Calibri"/>
              </w:rPr>
            </w:pPr>
            <w:r>
              <w:rPr>
                <w:rFonts w:eastAsia="Calibri" w:cs="Calibri"/>
              </w:rPr>
              <w:t>jmj-staging.myvalutrac.com.cdn.cloudflare.net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5FDBF62" w14:textId="77777777" w:rsidR="00C90278" w:rsidRPr="00B17F14" w:rsidRDefault="00C90278" w:rsidP="001A1B54">
            <w:pPr>
              <w:spacing w:line="259" w:lineRule="auto"/>
              <w:jc w:val="center"/>
              <w:rPr>
                <w:rFonts w:eastAsia="Calibri" w:cs="Calibri"/>
              </w:rPr>
            </w:pPr>
            <w:r>
              <w:rPr>
                <w:rFonts w:eastAsia="Calibri" w:cs="Calibri"/>
              </w:rPr>
              <w:t>jmj.myvalutrac.com.cdn.cloudflare.net</w:t>
            </w:r>
          </w:p>
        </w:tc>
      </w:tr>
      <w:tr w:rsidR="00C90278" w:rsidRPr="000D193B" w14:paraId="422EA531"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5A58D57" w14:textId="77777777" w:rsidR="00C90278" w:rsidRPr="00B17F14" w:rsidRDefault="00C90278" w:rsidP="001A1B54">
            <w:pPr>
              <w:spacing w:line="259" w:lineRule="auto"/>
              <w:jc w:val="center"/>
              <w:rPr>
                <w:rFonts w:eastAsia="Calibri" w:cs="Calibri"/>
              </w:rPr>
            </w:pPr>
            <w:r>
              <w:rPr>
                <w:rFonts w:eastAsia="Calibri" w:cs="Calibri"/>
              </w:rPr>
              <w:t>kandltrailers.com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B2C3207" w14:textId="77777777" w:rsidR="00C90278" w:rsidRPr="00B17F14" w:rsidRDefault="00C90278" w:rsidP="001A1B54">
            <w:pPr>
              <w:spacing w:line="259" w:lineRule="auto"/>
              <w:jc w:val="center"/>
              <w:rPr>
                <w:rFonts w:eastAsia="Calibri" w:cs="Calibri"/>
              </w:rPr>
            </w:pPr>
            <w:r>
              <w:rPr>
                <w:rFonts w:eastAsia="Calibri" w:cs="Calibri"/>
              </w:rPr>
              <w:t>karismanagement-staging.myvalutrac.com.cdn.cloudflare.net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98804D9" w14:textId="77777777" w:rsidR="00C90278" w:rsidRPr="00B17F14" w:rsidRDefault="00C90278" w:rsidP="001A1B54">
            <w:pPr>
              <w:spacing w:line="259" w:lineRule="auto"/>
              <w:jc w:val="center"/>
              <w:rPr>
                <w:rFonts w:eastAsia="Calibri" w:cs="Calibri"/>
              </w:rPr>
            </w:pPr>
            <w:r>
              <w:rPr>
                <w:rFonts w:eastAsia="Calibri" w:cs="Calibri"/>
              </w:rPr>
              <w:t>karismanagement.myvalutrac.com.cdn.cloudflare.net</w:t>
            </w:r>
          </w:p>
        </w:tc>
      </w:tr>
      <w:tr w:rsidR="00C90278" w:rsidRPr="000D193B" w14:paraId="1372D838"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28410A9" w14:textId="77777777" w:rsidR="00C90278" w:rsidRPr="00B17F14" w:rsidRDefault="00C90278" w:rsidP="001A1B54">
            <w:pPr>
              <w:spacing w:line="259" w:lineRule="auto"/>
              <w:jc w:val="center"/>
              <w:rPr>
                <w:rFonts w:eastAsia="Calibri" w:cs="Calibri"/>
              </w:rPr>
            </w:pPr>
            <w:r>
              <w:rPr>
                <w:rFonts w:eastAsia="Calibri" w:cs="Calibri"/>
              </w:rPr>
              <w:t>kennebunksavings-staging.myvalutrac.com.cdn.cloudflare.net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F7FDE49" w14:textId="77777777" w:rsidR="00C90278" w:rsidRPr="00B17F14" w:rsidRDefault="00C90278" w:rsidP="001A1B54">
            <w:pPr>
              <w:spacing w:line="259" w:lineRule="auto"/>
              <w:jc w:val="center"/>
              <w:rPr>
                <w:rFonts w:eastAsia="Calibri" w:cs="Calibri"/>
              </w:rPr>
            </w:pPr>
            <w:r>
              <w:rPr>
                <w:rFonts w:eastAsia="Calibri" w:cs="Calibri"/>
              </w:rPr>
              <w:t>kennebunksavings.myvalutrac.com.cdn.cloudflare.net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77F8DE2" w14:textId="77777777" w:rsidR="00C90278" w:rsidRPr="00B17F14" w:rsidRDefault="00C90278" w:rsidP="001A1B54">
            <w:pPr>
              <w:spacing w:line="259" w:lineRule="auto"/>
              <w:jc w:val="center"/>
              <w:rPr>
                <w:rFonts w:eastAsia="Calibri" w:cs="Calibri"/>
              </w:rPr>
            </w:pPr>
            <w:r>
              <w:rPr>
                <w:rFonts w:eastAsia="Calibri" w:cs="Calibri"/>
              </w:rPr>
              <w:t>lakecitybank-staging.myvalutrac.com.cdn.cloudflare.net</w:t>
            </w:r>
          </w:p>
        </w:tc>
      </w:tr>
      <w:tr w:rsidR="00C90278" w:rsidRPr="000D193B" w14:paraId="63665AAE"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7DD89E7" w14:textId="77777777" w:rsidR="00C90278" w:rsidRPr="00B17F14" w:rsidRDefault="00C90278" w:rsidP="001A1B54">
            <w:pPr>
              <w:spacing w:line="259" w:lineRule="auto"/>
              <w:jc w:val="center"/>
              <w:rPr>
                <w:rFonts w:eastAsia="Calibri" w:cs="Calibri"/>
              </w:rPr>
            </w:pPr>
            <w:r>
              <w:rPr>
                <w:rFonts w:eastAsia="Calibri" w:cs="Calibri"/>
              </w:rPr>
              <w:t>lakecitybank.myvalutrac.com.cdn.cloudflare.net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900272D" w14:textId="77777777" w:rsidR="00C90278" w:rsidRPr="00B17F14" w:rsidRDefault="00C90278" w:rsidP="001A1B54">
            <w:pPr>
              <w:spacing w:line="259" w:lineRule="auto"/>
              <w:jc w:val="center"/>
              <w:rPr>
                <w:rFonts w:eastAsia="Calibri" w:cs="Calibri"/>
              </w:rPr>
            </w:pPr>
            <w:r>
              <w:rPr>
                <w:rFonts w:eastAsia="Calibri" w:cs="Calibri"/>
              </w:rPr>
              <w:t>lawfirmfinancingblog.advocatecapital.com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5EBD565" w14:textId="77777777" w:rsidR="00C90278" w:rsidRPr="00B17F14" w:rsidRDefault="00C90278" w:rsidP="001A1B54">
            <w:pPr>
              <w:spacing w:line="259" w:lineRule="auto"/>
              <w:jc w:val="center"/>
              <w:rPr>
                <w:rFonts w:eastAsia="Calibri" w:cs="Calibri"/>
              </w:rPr>
            </w:pPr>
            <w:r>
              <w:rPr>
                <w:rFonts w:eastAsia="Calibri" w:cs="Calibri"/>
              </w:rPr>
              <w:t>lawpracticechannel.com</w:t>
            </w:r>
          </w:p>
        </w:tc>
      </w:tr>
      <w:tr w:rsidR="00C90278" w:rsidRPr="000D193B" w14:paraId="2FA86AB5"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8B1C0FE" w14:textId="77777777" w:rsidR="00C90278" w:rsidRPr="00B17F14" w:rsidRDefault="00C90278" w:rsidP="001A1B54">
            <w:pPr>
              <w:spacing w:line="259" w:lineRule="auto"/>
              <w:jc w:val="center"/>
              <w:rPr>
                <w:rFonts w:eastAsia="Calibri" w:cs="Calibri"/>
              </w:rPr>
            </w:pPr>
            <w:r>
              <w:rPr>
                <w:rFonts w:eastAsia="Calibri" w:cs="Calibri"/>
              </w:rPr>
              <w:t>lawpracticechannel.com.edgekey.net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645ACD0" w14:textId="77777777" w:rsidR="00C90278" w:rsidRPr="00B17F14" w:rsidRDefault="00C90278" w:rsidP="001A1B54">
            <w:pPr>
              <w:spacing w:line="259" w:lineRule="auto"/>
              <w:jc w:val="center"/>
              <w:rPr>
                <w:rFonts w:eastAsia="Calibri" w:cs="Calibri"/>
              </w:rPr>
            </w:pPr>
            <w:r>
              <w:rPr>
                <w:rFonts w:eastAsia="Calibri" w:cs="Calibri"/>
              </w:rPr>
              <w:t>lbtest.advocatecapital.com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A03678D" w14:textId="77777777" w:rsidR="00C90278" w:rsidRPr="00B17F14" w:rsidRDefault="00C90278" w:rsidP="001A1B54">
            <w:pPr>
              <w:spacing w:line="259" w:lineRule="auto"/>
              <w:jc w:val="center"/>
              <w:rPr>
                <w:rFonts w:eastAsia="Calibri" w:cs="Calibri"/>
              </w:rPr>
            </w:pPr>
            <w:r>
              <w:rPr>
                <w:rFonts w:eastAsia="Calibri" w:cs="Calibri"/>
              </w:rPr>
              <w:t>lbtest.advocatecapital.com.edgekey.net</w:t>
            </w:r>
          </w:p>
        </w:tc>
      </w:tr>
      <w:tr w:rsidR="00C90278" w:rsidRPr="000D193B" w14:paraId="2ED71A83"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B127D77" w14:textId="77777777" w:rsidR="00C90278" w:rsidRPr="00B17F14" w:rsidRDefault="00C90278" w:rsidP="001A1B54">
            <w:pPr>
              <w:spacing w:line="259" w:lineRule="auto"/>
              <w:jc w:val="center"/>
              <w:rPr>
                <w:rFonts w:eastAsia="Calibri" w:cs="Calibri"/>
              </w:rPr>
            </w:pPr>
            <w:r>
              <w:rPr>
                <w:rFonts w:eastAsia="Calibri" w:cs="Calibri"/>
              </w:rPr>
              <w:t>legacy.pnfp.com.edgekey.net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F6424A8" w14:textId="77777777" w:rsidR="00C90278" w:rsidRPr="00B17F14" w:rsidRDefault="00C90278" w:rsidP="001A1B54">
            <w:pPr>
              <w:spacing w:line="259" w:lineRule="auto"/>
              <w:jc w:val="center"/>
              <w:rPr>
                <w:rFonts w:eastAsia="Calibri" w:cs="Calibri"/>
              </w:rPr>
            </w:pPr>
            <w:r>
              <w:rPr>
                <w:rFonts w:eastAsia="Calibri" w:cs="Calibri"/>
              </w:rPr>
              <w:t>lenders1stchoice-staging.myvalutrac.com.cdn.cloudflare.net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FDF268E" w14:textId="77777777" w:rsidR="00C90278" w:rsidRPr="00B17F14" w:rsidRDefault="00C90278" w:rsidP="001A1B54">
            <w:pPr>
              <w:spacing w:line="259" w:lineRule="auto"/>
              <w:jc w:val="center"/>
              <w:rPr>
                <w:rFonts w:eastAsia="Calibri" w:cs="Calibri"/>
              </w:rPr>
            </w:pPr>
            <w:r>
              <w:rPr>
                <w:rFonts w:eastAsia="Calibri" w:cs="Calibri"/>
              </w:rPr>
              <w:t>lenders1stchoice.myvalutrac.com.cdn.cloudflare.net</w:t>
            </w:r>
          </w:p>
        </w:tc>
      </w:tr>
      <w:tr w:rsidR="00C90278" w:rsidRPr="000D193B" w14:paraId="1E1EFF44"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D20D00F" w14:textId="77777777" w:rsidR="00C90278" w:rsidRPr="00B17F14" w:rsidRDefault="00C90278" w:rsidP="001A1B54">
            <w:pPr>
              <w:spacing w:line="259" w:lineRule="auto"/>
              <w:jc w:val="center"/>
              <w:rPr>
                <w:rFonts w:eastAsia="Calibri" w:cs="Calibri"/>
              </w:rPr>
            </w:pPr>
            <w:r>
              <w:rPr>
                <w:rFonts w:eastAsia="Calibri" w:cs="Calibri"/>
              </w:rPr>
              <w:t>licit.lawpracticechannel.com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EDA9954" w14:textId="77777777" w:rsidR="00C90278" w:rsidRPr="00B17F14" w:rsidRDefault="00C90278" w:rsidP="001A1B54">
            <w:pPr>
              <w:spacing w:line="259" w:lineRule="auto"/>
              <w:jc w:val="center"/>
              <w:rPr>
                <w:rFonts w:eastAsia="Calibri" w:cs="Calibri"/>
              </w:rPr>
            </w:pPr>
            <w:r>
              <w:rPr>
                <w:rFonts w:eastAsia="Calibri" w:cs="Calibri"/>
              </w:rPr>
              <w:t>licit.lawpracticechannel.com.edgekey.net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3390919" w14:textId="77777777" w:rsidR="00C90278" w:rsidRPr="00B17F14" w:rsidRDefault="00C90278" w:rsidP="001A1B54">
            <w:pPr>
              <w:spacing w:line="259" w:lineRule="auto"/>
              <w:jc w:val="center"/>
              <w:rPr>
                <w:rFonts w:eastAsia="Calibri" w:cs="Calibri"/>
              </w:rPr>
            </w:pPr>
            <w:r>
              <w:rPr>
                <w:rFonts w:eastAsia="Calibri" w:cs="Calibri"/>
              </w:rPr>
              <w:t>lists.bankbrio.us</w:t>
            </w:r>
          </w:p>
        </w:tc>
      </w:tr>
      <w:tr w:rsidR="00C90278" w:rsidRPr="000D193B" w14:paraId="7BE7CF92"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6339EDC" w14:textId="77777777" w:rsidR="00C90278" w:rsidRPr="00B17F14" w:rsidRDefault="00C90278" w:rsidP="001A1B54">
            <w:pPr>
              <w:spacing w:line="259" w:lineRule="auto"/>
              <w:jc w:val="center"/>
              <w:rPr>
                <w:rFonts w:eastAsia="Calibri" w:cs="Calibri"/>
              </w:rPr>
            </w:pPr>
            <w:r>
              <w:rPr>
                <w:rFonts w:eastAsia="Calibri" w:cs="Calibri"/>
              </w:rPr>
              <w:t>lists.pinnaclefinancialbanking.us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5621885" w14:textId="77777777" w:rsidR="00C90278" w:rsidRPr="00B17F14" w:rsidRDefault="00C90278" w:rsidP="001A1B54">
            <w:pPr>
              <w:spacing w:line="259" w:lineRule="auto"/>
              <w:jc w:val="center"/>
              <w:rPr>
                <w:rFonts w:eastAsia="Calibri" w:cs="Calibri"/>
              </w:rPr>
            </w:pPr>
            <w:r>
              <w:rPr>
                <w:rFonts w:eastAsia="Calibri" w:cs="Calibri"/>
              </w:rPr>
              <w:t>localfirstbank-staging.myvalutrac.com.cdn.cloudflare.net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F535B71" w14:textId="77777777" w:rsidR="00C90278" w:rsidRPr="00B17F14" w:rsidRDefault="00C90278" w:rsidP="001A1B54">
            <w:pPr>
              <w:spacing w:line="259" w:lineRule="auto"/>
              <w:jc w:val="center"/>
              <w:rPr>
                <w:rFonts w:eastAsia="Calibri" w:cs="Calibri"/>
              </w:rPr>
            </w:pPr>
            <w:r>
              <w:rPr>
                <w:rFonts w:eastAsia="Calibri" w:cs="Calibri"/>
              </w:rPr>
              <w:t>localfirstbank.myvalutrac.com.cdn.cloudflare.net</w:t>
            </w:r>
          </w:p>
        </w:tc>
      </w:tr>
      <w:tr w:rsidR="00C90278" w:rsidRPr="000D193B" w14:paraId="6D8153EB"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71305DC" w14:textId="77777777" w:rsidR="00C90278" w:rsidRPr="00B17F14" w:rsidRDefault="00C90278" w:rsidP="001A1B54">
            <w:pPr>
              <w:spacing w:line="259" w:lineRule="auto"/>
              <w:jc w:val="center"/>
              <w:rPr>
                <w:rFonts w:eastAsia="Calibri" w:cs="Calibri"/>
              </w:rPr>
            </w:pPr>
            <w:r>
              <w:rPr>
                <w:rFonts w:eastAsia="Calibri" w:cs="Calibri"/>
              </w:rPr>
              <w:t>localhost.pinnaclebankonline.us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FD47919" w14:textId="77777777" w:rsidR="00C90278" w:rsidRPr="00B17F14" w:rsidRDefault="00C90278" w:rsidP="001A1B54">
            <w:pPr>
              <w:spacing w:line="259" w:lineRule="auto"/>
              <w:jc w:val="center"/>
              <w:rPr>
                <w:rFonts w:eastAsia="Calibri" w:cs="Calibri"/>
              </w:rPr>
            </w:pPr>
            <w:r>
              <w:rPr>
                <w:rFonts w:eastAsia="Calibri" w:cs="Calibri"/>
              </w:rPr>
              <w:t>logcp-staging.myvalutrac.com.cdn.cloudflare.net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536AC6B" w14:textId="77777777" w:rsidR="00C90278" w:rsidRPr="00B17F14" w:rsidRDefault="00C90278" w:rsidP="001A1B54">
            <w:pPr>
              <w:spacing w:line="259" w:lineRule="auto"/>
              <w:jc w:val="center"/>
              <w:rPr>
                <w:rFonts w:eastAsia="Calibri" w:cs="Calibri"/>
              </w:rPr>
            </w:pPr>
            <w:r>
              <w:rPr>
                <w:rFonts w:eastAsia="Calibri" w:cs="Calibri"/>
              </w:rPr>
              <w:t>logcp.myvalutrac.com.cdn.cloudflare.net</w:t>
            </w:r>
          </w:p>
        </w:tc>
      </w:tr>
      <w:tr w:rsidR="00C90278" w:rsidRPr="000D193B" w14:paraId="77E189ED"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57D506A" w14:textId="77777777" w:rsidR="00C90278" w:rsidRPr="00B17F14" w:rsidRDefault="00C90278" w:rsidP="001A1B54">
            <w:pPr>
              <w:spacing w:line="259" w:lineRule="auto"/>
              <w:jc w:val="center"/>
              <w:rPr>
                <w:rFonts w:eastAsia="Calibri" w:cs="Calibri"/>
              </w:rPr>
            </w:pPr>
            <w:r>
              <w:rPr>
                <w:rFonts w:eastAsia="Calibri" w:cs="Calibri"/>
              </w:rPr>
              <w:lastRenderedPageBreak/>
              <w:t>login.bankbrio.us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382B7AC" w14:textId="77777777" w:rsidR="00C90278" w:rsidRPr="00B17F14" w:rsidRDefault="00C90278" w:rsidP="001A1B54">
            <w:pPr>
              <w:spacing w:line="259" w:lineRule="auto"/>
              <w:jc w:val="center"/>
              <w:rPr>
                <w:rFonts w:eastAsia="Calibri" w:cs="Calibri"/>
              </w:rPr>
            </w:pPr>
            <w:r>
              <w:rPr>
                <w:rFonts w:eastAsia="Calibri" w:cs="Calibri"/>
              </w:rPr>
              <w:t>login.briobank.us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8CCE7B3" w14:textId="77777777" w:rsidR="00C90278" w:rsidRPr="00B17F14" w:rsidRDefault="00C90278" w:rsidP="001A1B54">
            <w:pPr>
              <w:spacing w:line="259" w:lineRule="auto"/>
              <w:jc w:val="center"/>
              <w:rPr>
                <w:rFonts w:eastAsia="Calibri" w:cs="Calibri"/>
              </w:rPr>
            </w:pPr>
            <w:r>
              <w:rPr>
                <w:rFonts w:eastAsia="Calibri" w:cs="Calibri"/>
              </w:rPr>
              <w:t>login.mybankbrio.us</w:t>
            </w:r>
          </w:p>
        </w:tc>
      </w:tr>
      <w:tr w:rsidR="00C90278" w:rsidRPr="000D193B" w14:paraId="2D7F224F"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2754961" w14:textId="77777777" w:rsidR="00C90278" w:rsidRPr="00B17F14" w:rsidRDefault="00C90278" w:rsidP="001A1B54">
            <w:pPr>
              <w:spacing w:line="259" w:lineRule="auto"/>
              <w:jc w:val="center"/>
              <w:rPr>
                <w:rFonts w:eastAsia="Calibri" w:cs="Calibri"/>
              </w:rPr>
            </w:pPr>
            <w:r>
              <w:rPr>
                <w:rFonts w:eastAsia="Calibri" w:cs="Calibri"/>
              </w:rPr>
              <w:t>lyncdiscover.jbbcapital.com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88CC085" w14:textId="77777777" w:rsidR="00C90278" w:rsidRPr="00B17F14" w:rsidRDefault="00C90278" w:rsidP="001A1B54">
            <w:pPr>
              <w:spacing w:line="259" w:lineRule="auto"/>
              <w:jc w:val="center"/>
              <w:rPr>
                <w:rFonts w:eastAsia="Calibri" w:cs="Calibri"/>
              </w:rPr>
            </w:pPr>
            <w:r>
              <w:rPr>
                <w:rFonts w:eastAsia="Calibri" w:cs="Calibri"/>
              </w:rPr>
              <w:t>lyncdiscover.mlbins.com.edgekey.net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AC25D39" w14:textId="77777777" w:rsidR="00C90278" w:rsidRPr="00B17F14" w:rsidRDefault="00C90278" w:rsidP="001A1B54">
            <w:pPr>
              <w:spacing w:line="259" w:lineRule="auto"/>
              <w:jc w:val="center"/>
              <w:rPr>
                <w:rFonts w:eastAsia="Calibri" w:cs="Calibri"/>
              </w:rPr>
            </w:pPr>
            <w:r>
              <w:rPr>
                <w:rFonts w:eastAsia="Calibri" w:cs="Calibri"/>
              </w:rPr>
              <w:t>lyncdiscover.pnfp.com.edgekey.net</w:t>
            </w:r>
          </w:p>
        </w:tc>
      </w:tr>
      <w:tr w:rsidR="00C90278" w:rsidRPr="000D193B" w14:paraId="25BDAC26"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153F8EF" w14:textId="77777777" w:rsidR="00C90278" w:rsidRPr="00B17F14" w:rsidRDefault="00C90278" w:rsidP="001A1B54">
            <w:pPr>
              <w:spacing w:line="259" w:lineRule="auto"/>
              <w:jc w:val="center"/>
              <w:rPr>
                <w:rFonts w:eastAsia="Calibri" w:cs="Calibri"/>
              </w:rPr>
            </w:pPr>
            <w:r>
              <w:rPr>
                <w:rFonts w:eastAsia="Calibri" w:cs="Calibri"/>
              </w:rPr>
              <w:t>m.bankofnc.us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D81A033" w14:textId="77777777" w:rsidR="00C90278" w:rsidRPr="00B17F14" w:rsidRDefault="00C90278" w:rsidP="001A1B54">
            <w:pPr>
              <w:spacing w:line="259" w:lineRule="auto"/>
              <w:jc w:val="center"/>
              <w:rPr>
                <w:rFonts w:eastAsia="Calibri" w:cs="Calibri"/>
              </w:rPr>
            </w:pPr>
            <w:r>
              <w:rPr>
                <w:rFonts w:eastAsia="Calibri" w:cs="Calibri"/>
              </w:rPr>
              <w:t>m.mypinnacle.us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0EB80EC" w14:textId="77777777" w:rsidR="00C90278" w:rsidRPr="00B17F14" w:rsidRDefault="00C90278" w:rsidP="001A1B54">
            <w:pPr>
              <w:spacing w:line="259" w:lineRule="auto"/>
              <w:jc w:val="center"/>
              <w:rPr>
                <w:rFonts w:eastAsia="Calibri" w:cs="Calibri"/>
              </w:rPr>
            </w:pPr>
            <w:r>
              <w:rPr>
                <w:rFonts w:eastAsia="Calibri" w:cs="Calibri"/>
              </w:rPr>
              <w:t>m.pinnaclebanking.us</w:t>
            </w:r>
          </w:p>
        </w:tc>
      </w:tr>
      <w:tr w:rsidR="00C90278" w:rsidRPr="000D193B" w14:paraId="17CC0EEA"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881F7D5" w14:textId="77777777" w:rsidR="00C90278" w:rsidRPr="00B17F14" w:rsidRDefault="00C90278" w:rsidP="001A1B54">
            <w:pPr>
              <w:spacing w:line="259" w:lineRule="auto"/>
              <w:jc w:val="center"/>
              <w:rPr>
                <w:rFonts w:eastAsia="Calibri" w:cs="Calibri"/>
              </w:rPr>
            </w:pPr>
            <w:r>
              <w:rPr>
                <w:rFonts w:eastAsia="Calibri" w:cs="Calibri"/>
              </w:rPr>
              <w:t>mail.bankbrio.us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D0D91E7" w14:textId="77777777" w:rsidR="00C90278" w:rsidRPr="00B17F14" w:rsidRDefault="00C90278" w:rsidP="001A1B54">
            <w:pPr>
              <w:spacing w:line="259" w:lineRule="auto"/>
              <w:jc w:val="center"/>
              <w:rPr>
                <w:rFonts w:eastAsia="Calibri" w:cs="Calibri"/>
              </w:rPr>
            </w:pPr>
            <w:r>
              <w:rPr>
                <w:rFonts w:eastAsia="Calibri" w:cs="Calibri"/>
              </w:rPr>
              <w:t>mail.jbbcapital.com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CA31791" w14:textId="77777777" w:rsidR="00C90278" w:rsidRPr="00B17F14" w:rsidRDefault="00C90278" w:rsidP="001A1B54">
            <w:pPr>
              <w:spacing w:line="259" w:lineRule="auto"/>
              <w:jc w:val="center"/>
              <w:rPr>
                <w:rFonts w:eastAsia="Calibri" w:cs="Calibri"/>
              </w:rPr>
            </w:pPr>
            <w:r>
              <w:rPr>
                <w:rFonts w:eastAsia="Calibri" w:cs="Calibri"/>
              </w:rPr>
              <w:t>mail.pinnaclenationalbank.us</w:t>
            </w:r>
          </w:p>
        </w:tc>
      </w:tr>
      <w:tr w:rsidR="00C90278" w:rsidRPr="000D193B" w14:paraId="0D8A157B"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A64D697" w14:textId="77777777" w:rsidR="00C90278" w:rsidRPr="00B17F14" w:rsidRDefault="00C90278" w:rsidP="001A1B54">
            <w:pPr>
              <w:spacing w:line="259" w:lineRule="auto"/>
              <w:jc w:val="center"/>
              <w:rPr>
                <w:rFonts w:eastAsia="Calibri" w:cs="Calibri"/>
              </w:rPr>
            </w:pPr>
            <w:r>
              <w:rPr>
                <w:rFonts w:eastAsia="Calibri" w:cs="Calibri"/>
              </w:rPr>
              <w:t>mailer.pnfp.com.edgekey.net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9891F71" w14:textId="77777777" w:rsidR="00C90278" w:rsidRPr="00B17F14" w:rsidRDefault="00C90278" w:rsidP="001A1B54">
            <w:pPr>
              <w:spacing w:line="259" w:lineRule="auto"/>
              <w:jc w:val="center"/>
              <w:rPr>
                <w:rFonts w:eastAsia="Calibri" w:cs="Calibri"/>
              </w:rPr>
            </w:pPr>
            <w:r>
              <w:rPr>
                <w:rFonts w:eastAsia="Calibri" w:cs="Calibri"/>
              </w:rPr>
              <w:t>maxvantage-staging.myvalutrac.com.cdn.cloudflare.net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C8821EA" w14:textId="77777777" w:rsidR="00C90278" w:rsidRPr="00B17F14" w:rsidRDefault="00C90278" w:rsidP="001A1B54">
            <w:pPr>
              <w:spacing w:line="259" w:lineRule="auto"/>
              <w:jc w:val="center"/>
              <w:rPr>
                <w:rFonts w:eastAsia="Calibri" w:cs="Calibri"/>
              </w:rPr>
            </w:pPr>
            <w:r>
              <w:rPr>
                <w:rFonts w:eastAsia="Calibri" w:cs="Calibri"/>
              </w:rPr>
              <w:t>maxvantage.myvalutrac.com.cdn.cloudflare.net</w:t>
            </w:r>
          </w:p>
        </w:tc>
      </w:tr>
      <w:tr w:rsidR="00C90278" w:rsidRPr="000D193B" w14:paraId="2E733D94"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566D2C0" w14:textId="77777777" w:rsidR="00C90278" w:rsidRPr="00B17F14" w:rsidRDefault="00C90278" w:rsidP="001A1B54">
            <w:pPr>
              <w:spacing w:line="259" w:lineRule="auto"/>
              <w:jc w:val="center"/>
              <w:rPr>
                <w:rFonts w:eastAsia="Calibri" w:cs="Calibri"/>
              </w:rPr>
            </w:pPr>
            <w:r>
              <w:rPr>
                <w:rFonts w:eastAsia="Calibri" w:cs="Calibri"/>
              </w:rPr>
              <w:t>merchantsbank-staging.myvalutrac.com.cdn.cloudflare.net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4AFB2AA" w14:textId="77777777" w:rsidR="00C90278" w:rsidRPr="00B17F14" w:rsidRDefault="00C90278" w:rsidP="001A1B54">
            <w:pPr>
              <w:spacing w:line="259" w:lineRule="auto"/>
              <w:jc w:val="center"/>
              <w:rPr>
                <w:rFonts w:eastAsia="Calibri" w:cs="Calibri"/>
              </w:rPr>
            </w:pPr>
            <w:r>
              <w:rPr>
                <w:rFonts w:eastAsia="Calibri" w:cs="Calibri"/>
              </w:rPr>
              <w:t>merchantsbank.myvalutrac.com.cdn.cloudflare.net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3661652" w14:textId="77777777" w:rsidR="00C90278" w:rsidRPr="00B17F14" w:rsidRDefault="00C90278" w:rsidP="001A1B54">
            <w:pPr>
              <w:spacing w:line="259" w:lineRule="auto"/>
              <w:jc w:val="center"/>
              <w:rPr>
                <w:rFonts w:eastAsia="Calibri" w:cs="Calibri"/>
              </w:rPr>
            </w:pPr>
            <w:r>
              <w:rPr>
                <w:rFonts w:eastAsia="Calibri" w:cs="Calibri"/>
              </w:rPr>
              <w:t>mercuryqa.myvalutrac.com.cdn.cloudflare.net</w:t>
            </w:r>
          </w:p>
        </w:tc>
      </w:tr>
      <w:tr w:rsidR="00C90278" w:rsidRPr="000D193B" w14:paraId="23D456C7"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60E1EED" w14:textId="77777777" w:rsidR="00C90278" w:rsidRPr="00B17F14" w:rsidRDefault="00C90278" w:rsidP="001A1B54">
            <w:pPr>
              <w:spacing w:line="259" w:lineRule="auto"/>
              <w:jc w:val="center"/>
              <w:rPr>
                <w:rFonts w:eastAsia="Calibri" w:cs="Calibri"/>
              </w:rPr>
            </w:pPr>
            <w:r>
              <w:rPr>
                <w:rFonts w:eastAsia="Calibri" w:cs="Calibri"/>
              </w:rPr>
              <w:t>metriq-staging.myvalutrac.com.cdn.cloudflare.net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6C51A81" w14:textId="77777777" w:rsidR="00C90278" w:rsidRPr="00B17F14" w:rsidRDefault="00C90278" w:rsidP="001A1B54">
            <w:pPr>
              <w:spacing w:line="259" w:lineRule="auto"/>
              <w:jc w:val="center"/>
              <w:rPr>
                <w:rFonts w:eastAsia="Calibri" w:cs="Calibri"/>
              </w:rPr>
            </w:pPr>
            <w:r>
              <w:rPr>
                <w:rFonts w:eastAsia="Calibri" w:cs="Calibri"/>
              </w:rPr>
              <w:t>metriq.myvalutrac.com.cdn.cloudflare.net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2968760" w14:textId="77777777" w:rsidR="00C90278" w:rsidRPr="00B17F14" w:rsidRDefault="00C90278" w:rsidP="001A1B54">
            <w:pPr>
              <w:spacing w:line="259" w:lineRule="auto"/>
              <w:jc w:val="center"/>
              <w:rPr>
                <w:rFonts w:eastAsia="Calibri" w:cs="Calibri"/>
              </w:rPr>
            </w:pPr>
            <w:r>
              <w:rPr>
                <w:rFonts w:eastAsia="Calibri" w:cs="Calibri"/>
              </w:rPr>
              <w:t>mfs-staging.myvalutrac.com.cdn.cloudflare.net</w:t>
            </w:r>
          </w:p>
        </w:tc>
      </w:tr>
      <w:tr w:rsidR="00C90278" w:rsidRPr="000D193B" w14:paraId="78269544"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411CF29" w14:textId="77777777" w:rsidR="00C90278" w:rsidRPr="00B17F14" w:rsidRDefault="00C90278" w:rsidP="001A1B54">
            <w:pPr>
              <w:spacing w:line="259" w:lineRule="auto"/>
              <w:jc w:val="center"/>
              <w:rPr>
                <w:rFonts w:eastAsia="Calibri" w:cs="Calibri"/>
              </w:rPr>
            </w:pPr>
            <w:r>
              <w:rPr>
                <w:rFonts w:eastAsia="Calibri" w:cs="Calibri"/>
              </w:rPr>
              <w:t>mfs.myvalutrac.com.cdn.cloudflare.net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A451A94" w14:textId="77777777" w:rsidR="00C90278" w:rsidRPr="00B17F14" w:rsidRDefault="00C90278" w:rsidP="001A1B54">
            <w:pPr>
              <w:spacing w:line="259" w:lineRule="auto"/>
              <w:jc w:val="center"/>
              <w:rPr>
                <w:rFonts w:eastAsia="Calibri" w:cs="Calibri"/>
              </w:rPr>
            </w:pPr>
            <w:r>
              <w:rPr>
                <w:rFonts w:eastAsia="Calibri" w:cs="Calibri"/>
              </w:rPr>
              <w:t>milbnk-staging.myvalutrac.com.cdn.cloudflare.net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81992EF" w14:textId="77777777" w:rsidR="00C90278" w:rsidRPr="00B17F14" w:rsidRDefault="00C90278" w:rsidP="001A1B54">
            <w:pPr>
              <w:spacing w:line="259" w:lineRule="auto"/>
              <w:jc w:val="center"/>
              <w:rPr>
                <w:rFonts w:eastAsia="Calibri" w:cs="Calibri"/>
              </w:rPr>
            </w:pPr>
            <w:r>
              <w:rPr>
                <w:rFonts w:eastAsia="Calibri" w:cs="Calibri"/>
              </w:rPr>
              <w:t>milbnk.myvalutrac.com.cdn.cloudflare.net</w:t>
            </w:r>
          </w:p>
        </w:tc>
      </w:tr>
      <w:tr w:rsidR="00C90278" w:rsidRPr="000D193B" w14:paraId="39E6FDA4"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B39459D" w14:textId="77777777" w:rsidR="00C90278" w:rsidRPr="00B17F14" w:rsidRDefault="00C90278" w:rsidP="001A1B54">
            <w:pPr>
              <w:spacing w:line="259" w:lineRule="auto"/>
              <w:jc w:val="center"/>
              <w:rPr>
                <w:rFonts w:eastAsia="Calibri" w:cs="Calibri"/>
              </w:rPr>
            </w:pPr>
            <w:r>
              <w:rPr>
                <w:rFonts w:eastAsia="Calibri" w:cs="Calibri"/>
              </w:rPr>
              <w:t>mlbins.com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F30983C" w14:textId="77777777" w:rsidR="00C90278" w:rsidRPr="00B17F14" w:rsidRDefault="00C90278" w:rsidP="001A1B54">
            <w:pPr>
              <w:spacing w:line="259" w:lineRule="auto"/>
              <w:jc w:val="center"/>
              <w:rPr>
                <w:rFonts w:eastAsia="Calibri" w:cs="Calibri"/>
              </w:rPr>
            </w:pPr>
            <w:r>
              <w:rPr>
                <w:rFonts w:eastAsia="Calibri" w:cs="Calibri"/>
              </w:rPr>
              <w:t>mlbins.com.edgekey.net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64D2DE8" w14:textId="77777777" w:rsidR="00C90278" w:rsidRPr="00B17F14" w:rsidRDefault="00C90278" w:rsidP="001A1B54">
            <w:pPr>
              <w:spacing w:line="259" w:lineRule="auto"/>
              <w:jc w:val="center"/>
              <w:rPr>
                <w:rFonts w:eastAsia="Calibri" w:cs="Calibri"/>
              </w:rPr>
            </w:pPr>
            <w:r>
              <w:rPr>
                <w:rFonts w:eastAsia="Calibri" w:cs="Calibri"/>
              </w:rPr>
              <w:t>mlbins.us</w:t>
            </w:r>
          </w:p>
        </w:tc>
      </w:tr>
      <w:tr w:rsidR="00C90278" w:rsidRPr="000D193B" w14:paraId="6F5AB91B"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D9D46AE" w14:textId="77777777" w:rsidR="00C90278" w:rsidRPr="00B17F14" w:rsidRDefault="00C90278" w:rsidP="001A1B54">
            <w:pPr>
              <w:spacing w:line="259" w:lineRule="auto"/>
              <w:jc w:val="center"/>
              <w:rPr>
                <w:rFonts w:eastAsia="Calibri" w:cs="Calibri"/>
              </w:rPr>
            </w:pPr>
            <w:r>
              <w:rPr>
                <w:rFonts w:eastAsia="Calibri" w:cs="Calibri"/>
              </w:rPr>
              <w:t>mobile-staging.myvalutrac.com.cdn.cloudflare.net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5AD73B4" w14:textId="77777777" w:rsidR="00C90278" w:rsidRPr="00B17F14" w:rsidRDefault="00C90278" w:rsidP="001A1B54">
            <w:pPr>
              <w:spacing w:line="259" w:lineRule="auto"/>
              <w:jc w:val="center"/>
              <w:rPr>
                <w:rFonts w:eastAsia="Calibri" w:cs="Calibri"/>
              </w:rPr>
            </w:pPr>
            <w:r>
              <w:rPr>
                <w:rFonts w:eastAsia="Calibri" w:cs="Calibri"/>
              </w:rPr>
              <w:t>mobile.bankofnc.us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A3C88D9" w14:textId="77777777" w:rsidR="00C90278" w:rsidRPr="00B17F14" w:rsidRDefault="00C90278" w:rsidP="001A1B54">
            <w:pPr>
              <w:spacing w:line="259" w:lineRule="auto"/>
              <w:jc w:val="center"/>
              <w:rPr>
                <w:rFonts w:eastAsia="Calibri" w:cs="Calibri"/>
              </w:rPr>
            </w:pPr>
            <w:r>
              <w:rPr>
                <w:rFonts w:eastAsia="Calibri" w:cs="Calibri"/>
              </w:rPr>
              <w:t>mobile.myvalutrac.com.cdn.cloudflare.net</w:t>
            </w:r>
          </w:p>
        </w:tc>
      </w:tr>
      <w:tr w:rsidR="00C90278" w:rsidRPr="000D193B" w14:paraId="196DD93A"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67C3D91" w14:textId="77777777" w:rsidR="00C90278" w:rsidRPr="00B17F14" w:rsidRDefault="00C90278" w:rsidP="001A1B54">
            <w:pPr>
              <w:spacing w:line="259" w:lineRule="auto"/>
              <w:jc w:val="center"/>
              <w:rPr>
                <w:rFonts w:eastAsia="Calibri" w:cs="Calibri"/>
              </w:rPr>
            </w:pPr>
            <w:r>
              <w:rPr>
                <w:rFonts w:eastAsia="Calibri" w:cs="Calibri"/>
              </w:rPr>
              <w:t>mobile.pinnaclefinancialbanking.us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752A7C9" w14:textId="77777777" w:rsidR="00C90278" w:rsidRPr="00B17F14" w:rsidRDefault="00C90278" w:rsidP="001A1B54">
            <w:pPr>
              <w:spacing w:line="259" w:lineRule="auto"/>
              <w:jc w:val="center"/>
              <w:rPr>
                <w:rFonts w:eastAsia="Calibri" w:cs="Calibri"/>
              </w:rPr>
            </w:pPr>
            <w:r>
              <w:rPr>
                <w:rFonts w:eastAsia="Calibri" w:cs="Calibri"/>
              </w:rPr>
              <w:t>mobile.pinnaclenationalbank.us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8FBA821" w14:textId="77777777" w:rsidR="00C90278" w:rsidRPr="00B17F14" w:rsidRDefault="00C90278" w:rsidP="001A1B54">
            <w:pPr>
              <w:spacing w:line="259" w:lineRule="auto"/>
              <w:jc w:val="center"/>
              <w:rPr>
                <w:rFonts w:eastAsia="Calibri" w:cs="Calibri"/>
              </w:rPr>
            </w:pPr>
            <w:r>
              <w:rPr>
                <w:rFonts w:eastAsia="Calibri" w:cs="Calibri"/>
              </w:rPr>
              <w:t>moov-staging.myvalutrac.com.cdn.cloudflare.net</w:t>
            </w:r>
          </w:p>
        </w:tc>
      </w:tr>
      <w:tr w:rsidR="00C90278" w:rsidRPr="000D193B" w14:paraId="34F51D58"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6333461" w14:textId="77777777" w:rsidR="00C90278" w:rsidRPr="00B17F14" w:rsidRDefault="00C90278" w:rsidP="001A1B54">
            <w:pPr>
              <w:spacing w:line="259" w:lineRule="auto"/>
              <w:jc w:val="center"/>
              <w:rPr>
                <w:rFonts w:eastAsia="Calibri" w:cs="Calibri"/>
              </w:rPr>
            </w:pPr>
            <w:r>
              <w:rPr>
                <w:rFonts w:eastAsia="Calibri" w:cs="Calibri"/>
              </w:rPr>
              <w:t>mortgagebankamerica-staging.myvalutrac.com.cdn.cloudflare.net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56D2A75" w14:textId="77777777" w:rsidR="00C90278" w:rsidRPr="00B17F14" w:rsidRDefault="00C90278" w:rsidP="001A1B54">
            <w:pPr>
              <w:spacing w:line="259" w:lineRule="auto"/>
              <w:jc w:val="center"/>
              <w:rPr>
                <w:rFonts w:eastAsia="Calibri" w:cs="Calibri"/>
              </w:rPr>
            </w:pPr>
            <w:r>
              <w:rPr>
                <w:rFonts w:eastAsia="Calibri" w:cs="Calibri"/>
              </w:rPr>
              <w:t>mortgagebankamerica.myvalutrac.com.cdn.cloudflare.net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8028D58" w14:textId="77777777" w:rsidR="00C90278" w:rsidRPr="00B17F14" w:rsidRDefault="00C90278" w:rsidP="001A1B54">
            <w:pPr>
              <w:spacing w:line="259" w:lineRule="auto"/>
              <w:jc w:val="center"/>
              <w:rPr>
                <w:rFonts w:eastAsia="Calibri" w:cs="Calibri"/>
              </w:rPr>
            </w:pPr>
            <w:r>
              <w:rPr>
                <w:rFonts w:eastAsia="Calibri" w:cs="Calibri"/>
              </w:rPr>
              <w:t>mosaicvaluation-staging.myvalutrac.com.cdn.cloudflare.net</w:t>
            </w:r>
          </w:p>
        </w:tc>
      </w:tr>
      <w:tr w:rsidR="00C90278" w:rsidRPr="000D193B" w14:paraId="41AC7E32"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A739189" w14:textId="77777777" w:rsidR="00C90278" w:rsidRPr="00B17F14" w:rsidRDefault="00C90278" w:rsidP="001A1B54">
            <w:pPr>
              <w:spacing w:line="259" w:lineRule="auto"/>
              <w:jc w:val="center"/>
              <w:rPr>
                <w:rFonts w:eastAsia="Calibri" w:cs="Calibri"/>
              </w:rPr>
            </w:pPr>
            <w:r>
              <w:rPr>
                <w:rFonts w:eastAsia="Calibri" w:cs="Calibri"/>
              </w:rPr>
              <w:t>mosaicvaluation.myvalutrac.com.cdn.cloudflare.net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EA30311" w14:textId="77777777" w:rsidR="00C90278" w:rsidRPr="00B17F14" w:rsidRDefault="00C90278" w:rsidP="001A1B54">
            <w:pPr>
              <w:spacing w:line="259" w:lineRule="auto"/>
              <w:jc w:val="center"/>
              <w:rPr>
                <w:rFonts w:eastAsia="Calibri" w:cs="Calibri"/>
              </w:rPr>
            </w:pPr>
            <w:r>
              <w:rPr>
                <w:rFonts w:eastAsia="Calibri" w:cs="Calibri"/>
              </w:rPr>
              <w:t>mountainseed-staging.myvalutrac.com.cdn.cloudflare.net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EB99C42" w14:textId="77777777" w:rsidR="00C90278" w:rsidRPr="00B17F14" w:rsidRDefault="00C90278" w:rsidP="001A1B54">
            <w:pPr>
              <w:spacing w:line="259" w:lineRule="auto"/>
              <w:jc w:val="center"/>
              <w:rPr>
                <w:rFonts w:eastAsia="Calibri" w:cs="Calibri"/>
              </w:rPr>
            </w:pPr>
            <w:r>
              <w:rPr>
                <w:rFonts w:eastAsia="Calibri" w:cs="Calibri"/>
              </w:rPr>
              <w:t>msoid.mlbins.com.edgekey.net</w:t>
            </w:r>
          </w:p>
        </w:tc>
      </w:tr>
      <w:tr w:rsidR="00C90278" w:rsidRPr="000D193B" w14:paraId="622E9DB1"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172256D" w14:textId="77777777" w:rsidR="00C90278" w:rsidRPr="00B17F14" w:rsidRDefault="00C90278" w:rsidP="001A1B54">
            <w:pPr>
              <w:spacing w:line="259" w:lineRule="auto"/>
              <w:jc w:val="center"/>
              <w:rPr>
                <w:rFonts w:eastAsia="Calibri" w:cs="Calibri"/>
              </w:rPr>
            </w:pPr>
            <w:r>
              <w:rPr>
                <w:rFonts w:eastAsia="Calibri" w:cs="Calibri"/>
              </w:rPr>
              <w:t>msoid.pnfp.com.edgekey.net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312713B" w14:textId="77777777" w:rsidR="00C90278" w:rsidRPr="00B17F14" w:rsidRDefault="00C90278" w:rsidP="001A1B54">
            <w:pPr>
              <w:spacing w:line="259" w:lineRule="auto"/>
              <w:jc w:val="center"/>
              <w:rPr>
                <w:rFonts w:eastAsia="Calibri" w:cs="Calibri"/>
              </w:rPr>
            </w:pPr>
            <w:r>
              <w:rPr>
                <w:rFonts w:eastAsia="Calibri" w:cs="Calibri"/>
              </w:rPr>
              <w:t>mx.mypinnacle.us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58ECBD5" w14:textId="77777777" w:rsidR="00C90278" w:rsidRPr="00B17F14" w:rsidRDefault="00C90278" w:rsidP="001A1B54">
            <w:pPr>
              <w:spacing w:line="259" w:lineRule="auto"/>
              <w:jc w:val="center"/>
              <w:rPr>
                <w:rFonts w:eastAsia="Calibri" w:cs="Calibri"/>
              </w:rPr>
            </w:pPr>
            <w:r>
              <w:rPr>
                <w:rFonts w:eastAsia="Calibri" w:cs="Calibri"/>
              </w:rPr>
              <w:t>my.mybankbrio.us</w:t>
            </w:r>
          </w:p>
        </w:tc>
      </w:tr>
      <w:tr w:rsidR="00C90278" w:rsidRPr="000D193B" w14:paraId="301ED1E0"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1647E0C" w14:textId="77777777" w:rsidR="00C90278" w:rsidRPr="00B17F14" w:rsidRDefault="00C90278" w:rsidP="001A1B54">
            <w:pPr>
              <w:spacing w:line="259" w:lineRule="auto"/>
              <w:jc w:val="center"/>
              <w:rPr>
                <w:rFonts w:eastAsia="Calibri" w:cs="Calibri"/>
              </w:rPr>
            </w:pPr>
            <w:r>
              <w:rPr>
                <w:rFonts w:eastAsia="Calibri" w:cs="Calibri"/>
              </w:rPr>
              <w:t>my.pinnaclebankonline.us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74457AA" w14:textId="77777777" w:rsidR="00C90278" w:rsidRPr="00B17F14" w:rsidRDefault="00C90278" w:rsidP="001A1B54">
            <w:pPr>
              <w:spacing w:line="259" w:lineRule="auto"/>
              <w:jc w:val="center"/>
              <w:rPr>
                <w:rFonts w:eastAsia="Calibri" w:cs="Calibri"/>
              </w:rPr>
            </w:pPr>
            <w:r>
              <w:rPr>
                <w:rFonts w:eastAsia="Calibri" w:cs="Calibri"/>
              </w:rPr>
              <w:t>mybankbrio.us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3E415A3" w14:textId="77777777" w:rsidR="00C90278" w:rsidRPr="00B17F14" w:rsidRDefault="00C90278" w:rsidP="001A1B54">
            <w:pPr>
              <w:spacing w:line="259" w:lineRule="auto"/>
              <w:jc w:val="center"/>
              <w:rPr>
                <w:rFonts w:eastAsia="Calibri" w:cs="Calibri"/>
              </w:rPr>
            </w:pPr>
            <w:r>
              <w:rPr>
                <w:rFonts w:eastAsia="Calibri" w:cs="Calibri"/>
              </w:rPr>
              <w:t>mybrb-staging.myvalutrac.com.cdn.cloudflare.net</w:t>
            </w:r>
          </w:p>
        </w:tc>
      </w:tr>
      <w:tr w:rsidR="00C90278" w:rsidRPr="000D193B" w14:paraId="07B45EE9"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966590A" w14:textId="77777777" w:rsidR="00C90278" w:rsidRPr="00B17F14" w:rsidRDefault="00C90278" w:rsidP="001A1B54">
            <w:pPr>
              <w:spacing w:line="259" w:lineRule="auto"/>
              <w:jc w:val="center"/>
              <w:rPr>
                <w:rFonts w:eastAsia="Calibri" w:cs="Calibri"/>
              </w:rPr>
            </w:pPr>
            <w:r>
              <w:rPr>
                <w:rFonts w:eastAsia="Calibri" w:cs="Calibri"/>
              </w:rPr>
              <w:lastRenderedPageBreak/>
              <w:t>mybrb.myvalutrac.com.cdn.cloudflare.net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672A63B" w14:textId="77777777" w:rsidR="00C90278" w:rsidRPr="00B17F14" w:rsidRDefault="00C90278" w:rsidP="001A1B54">
            <w:pPr>
              <w:spacing w:line="259" w:lineRule="auto"/>
              <w:jc w:val="center"/>
              <w:rPr>
                <w:rFonts w:eastAsia="Calibri" w:cs="Calibri"/>
              </w:rPr>
            </w:pPr>
            <w:r>
              <w:rPr>
                <w:rFonts w:eastAsia="Calibri" w:cs="Calibri"/>
              </w:rPr>
              <w:t>mypinnacle.bank</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75FF7DC" w14:textId="77777777" w:rsidR="00C90278" w:rsidRPr="00B17F14" w:rsidRDefault="00C90278" w:rsidP="001A1B54">
            <w:pPr>
              <w:spacing w:line="259" w:lineRule="auto"/>
              <w:jc w:val="center"/>
              <w:rPr>
                <w:rFonts w:eastAsia="Calibri" w:cs="Calibri"/>
              </w:rPr>
            </w:pPr>
            <w:r>
              <w:rPr>
                <w:rFonts w:eastAsia="Calibri" w:cs="Calibri"/>
              </w:rPr>
              <w:t>mypinnacle.com</w:t>
            </w:r>
          </w:p>
        </w:tc>
      </w:tr>
      <w:tr w:rsidR="00C90278" w:rsidRPr="000D193B" w14:paraId="78BAD112"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DA9B5A9" w14:textId="77777777" w:rsidR="00C90278" w:rsidRPr="00B17F14" w:rsidRDefault="00C90278" w:rsidP="001A1B54">
            <w:pPr>
              <w:spacing w:line="259" w:lineRule="auto"/>
              <w:jc w:val="center"/>
              <w:rPr>
                <w:rFonts w:eastAsia="Calibri" w:cs="Calibri"/>
              </w:rPr>
            </w:pPr>
            <w:r>
              <w:rPr>
                <w:rFonts w:eastAsia="Calibri" w:cs="Calibri"/>
              </w:rPr>
              <w:t>mypinnacle.com.edgekey.net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2AAE3E4" w14:textId="77777777" w:rsidR="00C90278" w:rsidRPr="00B17F14" w:rsidRDefault="00C90278" w:rsidP="001A1B54">
            <w:pPr>
              <w:spacing w:line="259" w:lineRule="auto"/>
              <w:jc w:val="center"/>
              <w:rPr>
                <w:rFonts w:eastAsia="Calibri" w:cs="Calibri"/>
              </w:rPr>
            </w:pPr>
            <w:r>
              <w:rPr>
                <w:rFonts w:eastAsia="Calibri" w:cs="Calibri"/>
              </w:rPr>
              <w:t>mypinnacle.us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0F59751" w14:textId="77777777" w:rsidR="00C90278" w:rsidRPr="00B17F14" w:rsidRDefault="00C90278" w:rsidP="001A1B54">
            <w:pPr>
              <w:spacing w:line="259" w:lineRule="auto"/>
              <w:jc w:val="center"/>
              <w:rPr>
                <w:rFonts w:eastAsia="Calibri" w:cs="Calibri"/>
              </w:rPr>
            </w:pPr>
            <w:r>
              <w:rPr>
                <w:rFonts w:eastAsia="Calibri" w:cs="Calibri"/>
              </w:rPr>
              <w:t>mysql.pinnaclefinancialpartnersinc.us</w:t>
            </w:r>
          </w:p>
        </w:tc>
      </w:tr>
      <w:tr w:rsidR="00C90278" w:rsidRPr="000D193B" w14:paraId="489E4A92"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1F386CB" w14:textId="77777777" w:rsidR="00C90278" w:rsidRPr="00B17F14" w:rsidRDefault="00C90278" w:rsidP="001A1B54">
            <w:pPr>
              <w:spacing w:line="259" w:lineRule="auto"/>
              <w:jc w:val="center"/>
              <w:rPr>
                <w:rFonts w:eastAsia="Calibri" w:cs="Calibri"/>
              </w:rPr>
            </w:pPr>
            <w:r>
              <w:rPr>
                <w:rFonts w:eastAsia="Calibri" w:cs="Calibri"/>
              </w:rPr>
              <w:t>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686D8E9" w14:textId="77777777" w:rsidR="00C90278" w:rsidRPr="00B17F14" w:rsidRDefault="00C90278" w:rsidP="001A1B54">
            <w:pPr>
              <w:spacing w:line="259" w:lineRule="auto"/>
              <w:jc w:val="center"/>
              <w:rPr>
                <w:rFonts w:eastAsia="Calibri" w:cs="Calibri"/>
              </w:rPr>
            </w:pPr>
            <w:r>
              <w:rPr>
                <w:rFonts w:eastAsia="Calibri" w:cs="Calibri"/>
              </w:rPr>
              <w:t>napm-staging.myvalutrac.com.cdn.cloudflare.net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E3C4134" w14:textId="77777777" w:rsidR="00C90278" w:rsidRPr="00B17F14" w:rsidRDefault="00C90278" w:rsidP="001A1B54">
            <w:pPr>
              <w:spacing w:line="259" w:lineRule="auto"/>
              <w:jc w:val="center"/>
              <w:rPr>
                <w:rFonts w:eastAsia="Calibri" w:cs="Calibri"/>
              </w:rPr>
            </w:pPr>
            <w:r>
              <w:rPr>
                <w:rFonts w:eastAsia="Calibri" w:cs="Calibri"/>
              </w:rPr>
              <w:t>napm.myvalutrac.com.cdn.cloudflare.net</w:t>
            </w:r>
          </w:p>
        </w:tc>
      </w:tr>
      <w:tr w:rsidR="00C90278" w:rsidRPr="000D193B" w14:paraId="41005AC7"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B9FA557" w14:textId="77777777" w:rsidR="00C90278" w:rsidRPr="00B17F14" w:rsidRDefault="00C90278" w:rsidP="001A1B54">
            <w:pPr>
              <w:spacing w:line="259" w:lineRule="auto"/>
              <w:jc w:val="center"/>
              <w:rPr>
                <w:rFonts w:eastAsia="Calibri" w:cs="Calibri"/>
              </w:rPr>
            </w:pPr>
            <w:r>
              <w:rPr>
                <w:rFonts w:eastAsia="Calibri" w:cs="Calibri"/>
              </w:rPr>
              <w:t>nationalappraisal-staging.myvalutrac.com.cdn.cloudflare.net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69706CC" w14:textId="77777777" w:rsidR="00C90278" w:rsidRPr="00B17F14" w:rsidRDefault="00C90278" w:rsidP="001A1B54">
            <w:pPr>
              <w:spacing w:line="259" w:lineRule="auto"/>
              <w:jc w:val="center"/>
              <w:rPr>
                <w:rFonts w:eastAsia="Calibri" w:cs="Calibri"/>
              </w:rPr>
            </w:pPr>
            <w:r>
              <w:rPr>
                <w:rFonts w:eastAsia="Calibri" w:cs="Calibri"/>
              </w:rPr>
              <w:t>nationalappraisal.myvalutrac.com.cdn.cloudflare.net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AEC9441" w14:textId="77777777" w:rsidR="00C90278" w:rsidRPr="00B17F14" w:rsidRDefault="00C90278" w:rsidP="001A1B54">
            <w:pPr>
              <w:spacing w:line="259" w:lineRule="auto"/>
              <w:jc w:val="center"/>
              <w:rPr>
                <w:rFonts w:eastAsia="Calibri" w:cs="Calibri"/>
              </w:rPr>
            </w:pPr>
            <w:r>
              <w:rPr>
                <w:rFonts w:eastAsia="Calibri" w:cs="Calibri"/>
              </w:rPr>
              <w:t>new.bankofnc.us</w:t>
            </w:r>
          </w:p>
        </w:tc>
      </w:tr>
      <w:tr w:rsidR="00C90278" w:rsidRPr="000D193B" w14:paraId="23431215"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5A763FA" w14:textId="77777777" w:rsidR="00C90278" w:rsidRPr="00B17F14" w:rsidRDefault="00C90278" w:rsidP="001A1B54">
            <w:pPr>
              <w:spacing w:line="259" w:lineRule="auto"/>
              <w:jc w:val="center"/>
              <w:rPr>
                <w:rFonts w:eastAsia="Calibri" w:cs="Calibri"/>
              </w:rPr>
            </w:pPr>
            <w:r>
              <w:rPr>
                <w:rFonts w:eastAsia="Calibri" w:cs="Calibri"/>
              </w:rPr>
              <w:t>new.pinnaclebankonline.us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1B345F0" w14:textId="77777777" w:rsidR="00C90278" w:rsidRPr="00B17F14" w:rsidRDefault="00C90278" w:rsidP="001A1B54">
            <w:pPr>
              <w:spacing w:line="259" w:lineRule="auto"/>
              <w:jc w:val="center"/>
              <w:rPr>
                <w:rFonts w:eastAsia="Calibri" w:cs="Calibri"/>
              </w:rPr>
            </w:pPr>
            <w:r>
              <w:rPr>
                <w:rFonts w:eastAsia="Calibri" w:cs="Calibri"/>
              </w:rPr>
              <w:t>newaccount.associate.pnfp.com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58ED30B" w14:textId="77777777" w:rsidR="00C90278" w:rsidRPr="00B17F14" w:rsidRDefault="00C90278" w:rsidP="001A1B54">
            <w:pPr>
              <w:spacing w:line="259" w:lineRule="auto"/>
              <w:jc w:val="center"/>
              <w:rPr>
                <w:rFonts w:eastAsia="Calibri" w:cs="Calibri"/>
              </w:rPr>
            </w:pPr>
            <w:r>
              <w:rPr>
                <w:rFonts w:eastAsia="Calibri" w:cs="Calibri"/>
              </w:rPr>
              <w:t>newaccount.grizzlies.pnfp.com</w:t>
            </w:r>
          </w:p>
        </w:tc>
      </w:tr>
      <w:tr w:rsidR="00C90278" w:rsidRPr="000D193B" w14:paraId="187E1446"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F19753C" w14:textId="77777777" w:rsidR="00C90278" w:rsidRPr="00B17F14" w:rsidRDefault="00C90278" w:rsidP="001A1B54">
            <w:pPr>
              <w:spacing w:line="259" w:lineRule="auto"/>
              <w:jc w:val="center"/>
              <w:rPr>
                <w:rFonts w:eastAsia="Calibri" w:cs="Calibri"/>
              </w:rPr>
            </w:pPr>
            <w:r>
              <w:rPr>
                <w:rFonts w:eastAsia="Calibri" w:cs="Calibri"/>
              </w:rPr>
              <w:t>newaccount.pnfp.com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EB3752E" w14:textId="77777777" w:rsidR="00C90278" w:rsidRPr="00B17F14" w:rsidRDefault="00C90278" w:rsidP="001A1B54">
            <w:pPr>
              <w:spacing w:line="259" w:lineRule="auto"/>
              <w:jc w:val="center"/>
              <w:rPr>
                <w:rFonts w:eastAsia="Calibri" w:cs="Calibri"/>
              </w:rPr>
            </w:pPr>
            <w:r>
              <w:rPr>
                <w:rFonts w:eastAsia="Calibri" w:cs="Calibri"/>
              </w:rPr>
              <w:t>newaccount.spotlight.pnfp.com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5A3659C" w14:textId="77777777" w:rsidR="00C90278" w:rsidRPr="00B17F14" w:rsidRDefault="00C90278" w:rsidP="001A1B54">
            <w:pPr>
              <w:spacing w:line="259" w:lineRule="auto"/>
              <w:jc w:val="center"/>
              <w:rPr>
                <w:rFonts w:eastAsia="Calibri" w:cs="Calibri"/>
              </w:rPr>
            </w:pPr>
            <w:r>
              <w:rPr>
                <w:rFonts w:eastAsia="Calibri" w:cs="Calibri"/>
              </w:rPr>
              <w:t>newaccount.titans.pnfp.com</w:t>
            </w:r>
          </w:p>
        </w:tc>
      </w:tr>
      <w:tr w:rsidR="00C90278" w:rsidRPr="000D193B" w14:paraId="5BD94295"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7DC8BFC" w14:textId="77777777" w:rsidR="00C90278" w:rsidRPr="00B17F14" w:rsidRDefault="00C90278" w:rsidP="001A1B54">
            <w:pPr>
              <w:spacing w:line="259" w:lineRule="auto"/>
              <w:jc w:val="center"/>
              <w:rPr>
                <w:rFonts w:eastAsia="Calibri" w:cs="Calibri"/>
              </w:rPr>
            </w:pPr>
            <w:r>
              <w:rPr>
                <w:rFonts w:eastAsia="Calibri" w:cs="Calibri"/>
              </w:rPr>
              <w:t>nfmlending-staging.myvalutrac.com.cdn.cloudflare.net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2F3121F" w14:textId="77777777" w:rsidR="00C90278" w:rsidRPr="00B17F14" w:rsidRDefault="00C90278" w:rsidP="001A1B54">
            <w:pPr>
              <w:spacing w:line="259" w:lineRule="auto"/>
              <w:jc w:val="center"/>
              <w:rPr>
                <w:rFonts w:eastAsia="Calibri" w:cs="Calibri"/>
              </w:rPr>
            </w:pPr>
            <w:r>
              <w:rPr>
                <w:rFonts w:eastAsia="Calibri" w:cs="Calibri"/>
              </w:rPr>
              <w:t>nfmlending.myvalutrac.com.cdn.cloudflare.net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20B055A" w14:textId="77777777" w:rsidR="00C90278" w:rsidRPr="00B17F14" w:rsidRDefault="00C90278" w:rsidP="001A1B54">
            <w:pPr>
              <w:spacing w:line="259" w:lineRule="auto"/>
              <w:jc w:val="center"/>
              <w:rPr>
                <w:rFonts w:eastAsia="Calibri" w:cs="Calibri"/>
              </w:rPr>
            </w:pPr>
            <w:r>
              <w:rPr>
                <w:rFonts w:eastAsia="Calibri" w:cs="Calibri"/>
              </w:rPr>
              <w:t>ns.mybankbrio.us</w:t>
            </w:r>
          </w:p>
        </w:tc>
      </w:tr>
      <w:tr w:rsidR="00C90278" w:rsidRPr="000D193B" w14:paraId="61F568D3"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8DC35C1" w14:textId="77777777" w:rsidR="00C90278" w:rsidRPr="00B17F14" w:rsidRDefault="00C90278" w:rsidP="001A1B54">
            <w:pPr>
              <w:spacing w:line="259" w:lineRule="auto"/>
              <w:jc w:val="center"/>
              <w:rPr>
                <w:rFonts w:eastAsia="Calibri" w:cs="Calibri"/>
              </w:rPr>
            </w:pPr>
            <w:r>
              <w:rPr>
                <w:rFonts w:eastAsia="Calibri" w:cs="Calibri"/>
              </w:rPr>
              <w:t>ns.pinnaclefinancialbanking.us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3070EF8" w14:textId="77777777" w:rsidR="00C90278" w:rsidRPr="00B17F14" w:rsidRDefault="00C90278" w:rsidP="001A1B54">
            <w:pPr>
              <w:spacing w:line="259" w:lineRule="auto"/>
              <w:jc w:val="center"/>
              <w:rPr>
                <w:rFonts w:eastAsia="Calibri" w:cs="Calibri"/>
              </w:rPr>
            </w:pPr>
            <w:r>
              <w:rPr>
                <w:rFonts w:eastAsia="Calibri" w:cs="Calibri"/>
              </w:rPr>
              <w:t>ns2.bankbrio.us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0D62279" w14:textId="77777777" w:rsidR="00C90278" w:rsidRPr="00B17F14" w:rsidRDefault="00C90278" w:rsidP="001A1B54">
            <w:pPr>
              <w:spacing w:line="259" w:lineRule="auto"/>
              <w:jc w:val="center"/>
              <w:rPr>
                <w:rFonts w:eastAsia="Calibri" w:cs="Calibri"/>
              </w:rPr>
            </w:pPr>
            <w:r>
              <w:rPr>
                <w:rFonts w:eastAsia="Calibri" w:cs="Calibri"/>
              </w:rPr>
              <w:t>ns2.briobank.us</w:t>
            </w:r>
          </w:p>
        </w:tc>
      </w:tr>
      <w:tr w:rsidR="00C90278" w:rsidRPr="000D193B" w14:paraId="25866E2D"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EC36402" w14:textId="77777777" w:rsidR="00C90278" w:rsidRPr="00B17F14" w:rsidRDefault="00C90278" w:rsidP="001A1B54">
            <w:pPr>
              <w:spacing w:line="259" w:lineRule="auto"/>
              <w:jc w:val="center"/>
              <w:rPr>
                <w:rFonts w:eastAsia="Calibri" w:cs="Calibri"/>
              </w:rPr>
            </w:pPr>
            <w:r>
              <w:rPr>
                <w:rFonts w:eastAsia="Calibri" w:cs="Calibri"/>
              </w:rPr>
              <w:t>ns3.bankbrio.us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8E07625" w14:textId="77777777" w:rsidR="00C90278" w:rsidRPr="00B17F14" w:rsidRDefault="00C90278" w:rsidP="001A1B54">
            <w:pPr>
              <w:spacing w:line="259" w:lineRule="auto"/>
              <w:jc w:val="center"/>
              <w:rPr>
                <w:rFonts w:eastAsia="Calibri" w:cs="Calibri"/>
              </w:rPr>
            </w:pPr>
            <w:r>
              <w:rPr>
                <w:rFonts w:eastAsia="Calibri" w:cs="Calibri"/>
              </w:rPr>
              <w:t>ns3.pinnaclebanking.us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62145FA" w14:textId="77777777" w:rsidR="00C90278" w:rsidRPr="00B17F14" w:rsidRDefault="00C90278" w:rsidP="001A1B54">
            <w:pPr>
              <w:spacing w:line="259" w:lineRule="auto"/>
              <w:jc w:val="center"/>
              <w:rPr>
                <w:rFonts w:eastAsia="Calibri" w:cs="Calibri"/>
              </w:rPr>
            </w:pPr>
            <w:r>
              <w:rPr>
                <w:rFonts w:eastAsia="Calibri" w:cs="Calibri"/>
              </w:rPr>
              <w:t>nsbvt-staging.myvalutrac.com.cdn.cloudflare.net</w:t>
            </w:r>
          </w:p>
        </w:tc>
      </w:tr>
      <w:tr w:rsidR="00C90278" w:rsidRPr="000D193B" w14:paraId="08E1874C"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13D6C78" w14:textId="77777777" w:rsidR="00C90278" w:rsidRPr="00B17F14" w:rsidRDefault="00C90278" w:rsidP="001A1B54">
            <w:pPr>
              <w:spacing w:line="259" w:lineRule="auto"/>
              <w:jc w:val="center"/>
              <w:rPr>
                <w:rFonts w:eastAsia="Calibri" w:cs="Calibri"/>
              </w:rPr>
            </w:pPr>
            <w:r>
              <w:rPr>
                <w:rFonts w:eastAsia="Calibri" w:cs="Calibri"/>
              </w:rPr>
              <w:t>nsbvt.myvalutrac.com.cdn.cloudflare.net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C77134F" w14:textId="77777777" w:rsidR="00C90278" w:rsidRPr="00B17F14" w:rsidRDefault="00C90278" w:rsidP="001A1B54">
            <w:pPr>
              <w:spacing w:line="259" w:lineRule="auto"/>
              <w:jc w:val="center"/>
              <w:rPr>
                <w:rFonts w:eastAsia="Calibri" w:cs="Calibri"/>
              </w:rPr>
            </w:pPr>
            <w:r>
              <w:rPr>
                <w:rFonts w:eastAsia="Calibri" w:cs="Calibri"/>
              </w:rPr>
              <w:t>nvs-staging.myvalutrac.com.cdn.cloudflare.net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F2C7DC4" w14:textId="77777777" w:rsidR="00C90278" w:rsidRPr="00B17F14" w:rsidRDefault="00C90278" w:rsidP="001A1B54">
            <w:pPr>
              <w:spacing w:line="259" w:lineRule="auto"/>
              <w:jc w:val="center"/>
              <w:rPr>
                <w:rFonts w:eastAsia="Calibri" w:cs="Calibri"/>
              </w:rPr>
            </w:pPr>
            <w:r>
              <w:rPr>
                <w:rFonts w:eastAsia="Calibri" w:cs="Calibri"/>
              </w:rPr>
              <w:t>nvs.myvalutrac.com.cdn.cloudflare.net</w:t>
            </w:r>
          </w:p>
        </w:tc>
      </w:tr>
      <w:tr w:rsidR="00C90278" w:rsidRPr="000D193B" w14:paraId="394FAFF3"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F101FD6" w14:textId="77777777" w:rsidR="00C90278" w:rsidRPr="00B17F14" w:rsidRDefault="00C90278" w:rsidP="001A1B54">
            <w:pPr>
              <w:spacing w:line="259" w:lineRule="auto"/>
              <w:jc w:val="center"/>
              <w:rPr>
                <w:rFonts w:eastAsia="Calibri" w:cs="Calibri"/>
              </w:rPr>
            </w:pPr>
            <w:r>
              <w:rPr>
                <w:rFonts w:eastAsia="Calibri" w:cs="Calibri"/>
              </w:rPr>
              <w:t>nvv-staging.myvalutrac.com.cdn.cloudflare.net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8A23B8B" w14:textId="77777777" w:rsidR="00C90278" w:rsidRPr="00B17F14" w:rsidRDefault="00C90278" w:rsidP="001A1B54">
            <w:pPr>
              <w:spacing w:line="259" w:lineRule="auto"/>
              <w:jc w:val="center"/>
              <w:rPr>
                <w:rFonts w:eastAsia="Calibri" w:cs="Calibri"/>
              </w:rPr>
            </w:pPr>
            <w:r>
              <w:rPr>
                <w:rFonts w:eastAsia="Calibri" w:cs="Calibri"/>
              </w:rPr>
              <w:t>nvv.myvalutrac.com.cdn.cloudflare.net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2D3256D" w14:textId="77777777" w:rsidR="00C90278" w:rsidRPr="00B17F14" w:rsidRDefault="00C90278" w:rsidP="001A1B54">
            <w:pPr>
              <w:spacing w:line="259" w:lineRule="auto"/>
              <w:jc w:val="center"/>
              <w:rPr>
                <w:rFonts w:eastAsia="Calibri" w:cs="Calibri"/>
              </w:rPr>
            </w:pPr>
            <w:r>
              <w:rPr>
                <w:rFonts w:eastAsia="Calibri" w:cs="Calibri"/>
              </w:rPr>
              <w:t>oceanbank-staging.myvalutrac.com.cdn.cloudflare.net</w:t>
            </w:r>
          </w:p>
        </w:tc>
      </w:tr>
      <w:tr w:rsidR="00C90278" w:rsidRPr="000D193B" w14:paraId="15F17F85"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11DBF97" w14:textId="77777777" w:rsidR="00C90278" w:rsidRPr="00B17F14" w:rsidRDefault="00C90278" w:rsidP="001A1B54">
            <w:pPr>
              <w:spacing w:line="259" w:lineRule="auto"/>
              <w:jc w:val="center"/>
              <w:rPr>
                <w:rFonts w:eastAsia="Calibri" w:cs="Calibri"/>
              </w:rPr>
            </w:pPr>
            <w:r>
              <w:rPr>
                <w:rFonts w:eastAsia="Calibri" w:cs="Calibri"/>
              </w:rPr>
              <w:t>oceanbank.myvalutrac.com.cdn.cloudflare.net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D4BD42E" w14:textId="77777777" w:rsidR="00C90278" w:rsidRPr="00B17F14" w:rsidRDefault="00C90278" w:rsidP="001A1B54">
            <w:pPr>
              <w:spacing w:line="259" w:lineRule="auto"/>
              <w:jc w:val="center"/>
              <w:rPr>
                <w:rFonts w:eastAsia="Calibri" w:cs="Calibri"/>
              </w:rPr>
            </w:pPr>
            <w:r>
              <w:rPr>
                <w:rFonts w:eastAsia="Calibri" w:cs="Calibri"/>
              </w:rPr>
              <w:t>old.pinnaclenationalbank.us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117B7C2" w14:textId="77777777" w:rsidR="00C90278" w:rsidRPr="00B17F14" w:rsidRDefault="00C90278" w:rsidP="001A1B54">
            <w:pPr>
              <w:spacing w:line="259" w:lineRule="auto"/>
              <w:jc w:val="center"/>
              <w:rPr>
                <w:rFonts w:eastAsia="Calibri" w:cs="Calibri"/>
              </w:rPr>
            </w:pPr>
            <w:r>
              <w:rPr>
                <w:rFonts w:eastAsia="Calibri" w:cs="Calibri"/>
              </w:rPr>
              <w:t>openanywhere-associate-pnfp.banno-uat.com</w:t>
            </w:r>
          </w:p>
        </w:tc>
      </w:tr>
      <w:tr w:rsidR="00C90278" w:rsidRPr="000D193B" w14:paraId="328AFB03"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CB5D653" w14:textId="77777777" w:rsidR="00C90278" w:rsidRPr="00B17F14" w:rsidRDefault="00C90278" w:rsidP="001A1B54">
            <w:pPr>
              <w:spacing w:line="259" w:lineRule="auto"/>
              <w:jc w:val="center"/>
              <w:rPr>
                <w:rFonts w:eastAsia="Calibri" w:cs="Calibri"/>
              </w:rPr>
            </w:pPr>
            <w:r>
              <w:rPr>
                <w:rFonts w:eastAsia="Calibri" w:cs="Calibri"/>
              </w:rPr>
              <w:t>openanywhere-associate-pnfp.banno.com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6EC1329" w14:textId="77777777" w:rsidR="00C90278" w:rsidRPr="00B17F14" w:rsidRDefault="00C90278" w:rsidP="001A1B54">
            <w:pPr>
              <w:spacing w:line="259" w:lineRule="auto"/>
              <w:jc w:val="center"/>
              <w:rPr>
                <w:rFonts w:eastAsia="Calibri" w:cs="Calibri"/>
              </w:rPr>
            </w:pPr>
            <w:r>
              <w:rPr>
                <w:rFonts w:eastAsia="Calibri" w:cs="Calibri"/>
              </w:rPr>
              <w:t>openanywhere-grizzlies-pnfp.banno-uat.com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9A7B9AC" w14:textId="77777777" w:rsidR="00C90278" w:rsidRPr="00B17F14" w:rsidRDefault="00C90278" w:rsidP="001A1B54">
            <w:pPr>
              <w:spacing w:line="259" w:lineRule="auto"/>
              <w:jc w:val="center"/>
              <w:rPr>
                <w:rFonts w:eastAsia="Calibri" w:cs="Calibri"/>
              </w:rPr>
            </w:pPr>
            <w:r>
              <w:rPr>
                <w:rFonts w:eastAsia="Calibri" w:cs="Calibri"/>
              </w:rPr>
              <w:t>openanywhere-grizzlies-pnfp.banno.com</w:t>
            </w:r>
          </w:p>
        </w:tc>
      </w:tr>
      <w:tr w:rsidR="00C90278" w:rsidRPr="000D193B" w14:paraId="6800A78B"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8CC81ED" w14:textId="77777777" w:rsidR="00C90278" w:rsidRPr="00B17F14" w:rsidRDefault="00C90278" w:rsidP="001A1B54">
            <w:pPr>
              <w:spacing w:line="259" w:lineRule="auto"/>
              <w:jc w:val="center"/>
              <w:rPr>
                <w:rFonts w:eastAsia="Calibri" w:cs="Calibri"/>
              </w:rPr>
            </w:pPr>
            <w:r>
              <w:rPr>
                <w:rFonts w:eastAsia="Calibri" w:cs="Calibri"/>
              </w:rPr>
              <w:t>openanywhere-pnfp.banno-uat.com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8A120C9" w14:textId="77777777" w:rsidR="00C90278" w:rsidRPr="00B17F14" w:rsidRDefault="00C90278" w:rsidP="001A1B54">
            <w:pPr>
              <w:spacing w:line="259" w:lineRule="auto"/>
              <w:jc w:val="center"/>
              <w:rPr>
                <w:rFonts w:eastAsia="Calibri" w:cs="Calibri"/>
              </w:rPr>
            </w:pPr>
            <w:r>
              <w:rPr>
                <w:rFonts w:eastAsia="Calibri" w:cs="Calibri"/>
              </w:rPr>
              <w:t>openanywhere-pnfp.banno.com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873A7FE" w14:textId="77777777" w:rsidR="00C90278" w:rsidRPr="00B17F14" w:rsidRDefault="00C90278" w:rsidP="001A1B54">
            <w:pPr>
              <w:spacing w:line="259" w:lineRule="auto"/>
              <w:jc w:val="center"/>
              <w:rPr>
                <w:rFonts w:eastAsia="Calibri" w:cs="Calibri"/>
              </w:rPr>
            </w:pPr>
            <w:r>
              <w:rPr>
                <w:rFonts w:eastAsia="Calibri" w:cs="Calibri"/>
              </w:rPr>
              <w:t>openanywhere-titans-pnfp.banno-uat.com</w:t>
            </w:r>
          </w:p>
        </w:tc>
      </w:tr>
      <w:tr w:rsidR="00C90278" w:rsidRPr="000D193B" w14:paraId="0D7E8B05"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C286B64" w14:textId="77777777" w:rsidR="00C90278" w:rsidRPr="00B17F14" w:rsidRDefault="00C90278" w:rsidP="001A1B54">
            <w:pPr>
              <w:spacing w:line="259" w:lineRule="auto"/>
              <w:jc w:val="center"/>
              <w:rPr>
                <w:rFonts w:eastAsia="Calibri" w:cs="Calibri"/>
              </w:rPr>
            </w:pPr>
            <w:r>
              <w:rPr>
                <w:rFonts w:eastAsia="Calibri" w:cs="Calibri"/>
              </w:rPr>
              <w:t>openanywhere-titans-pnfp.banno.com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5ACCABF" w14:textId="77777777" w:rsidR="00C90278" w:rsidRPr="00B17F14" w:rsidRDefault="00C90278" w:rsidP="001A1B54">
            <w:pPr>
              <w:spacing w:line="259" w:lineRule="auto"/>
              <w:jc w:val="center"/>
              <w:rPr>
                <w:rFonts w:eastAsia="Calibri" w:cs="Calibri"/>
              </w:rPr>
            </w:pPr>
            <w:r>
              <w:rPr>
                <w:rFonts w:eastAsia="Calibri" w:cs="Calibri"/>
              </w:rPr>
              <w:t>optatus-staging.myvalutrac.com.cdn.cloudflare.net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0EADF1F" w14:textId="77777777" w:rsidR="00C90278" w:rsidRPr="00B17F14" w:rsidRDefault="00C90278" w:rsidP="001A1B54">
            <w:pPr>
              <w:spacing w:line="259" w:lineRule="auto"/>
              <w:jc w:val="center"/>
              <w:rPr>
                <w:rFonts w:eastAsia="Calibri" w:cs="Calibri"/>
              </w:rPr>
            </w:pPr>
            <w:r>
              <w:rPr>
                <w:rFonts w:eastAsia="Calibri" w:cs="Calibri"/>
              </w:rPr>
              <w:t>optatus.myvalutrac.com.cdn.cloudflare.net</w:t>
            </w:r>
          </w:p>
        </w:tc>
      </w:tr>
      <w:tr w:rsidR="00C90278" w:rsidRPr="000D193B" w14:paraId="5FF918D5"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AA801BA" w14:textId="77777777" w:rsidR="00C90278" w:rsidRPr="00B17F14" w:rsidRDefault="00C90278" w:rsidP="001A1B54">
            <w:pPr>
              <w:spacing w:line="259" w:lineRule="auto"/>
              <w:jc w:val="center"/>
              <w:rPr>
                <w:rFonts w:eastAsia="Calibri" w:cs="Calibri"/>
              </w:rPr>
            </w:pPr>
            <w:r>
              <w:rPr>
                <w:rFonts w:eastAsia="Calibri" w:cs="Calibri"/>
              </w:rPr>
              <w:lastRenderedPageBreak/>
              <w:t>optusbank-staging.myvalutrac.com.cdn.cloudflare.net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A571E47" w14:textId="77777777" w:rsidR="00C90278" w:rsidRPr="00B17F14" w:rsidRDefault="00C90278" w:rsidP="001A1B54">
            <w:pPr>
              <w:spacing w:line="259" w:lineRule="auto"/>
              <w:jc w:val="center"/>
              <w:rPr>
                <w:rFonts w:eastAsia="Calibri" w:cs="Calibri"/>
              </w:rPr>
            </w:pPr>
            <w:r>
              <w:rPr>
                <w:rFonts w:eastAsia="Calibri" w:cs="Calibri"/>
              </w:rPr>
              <w:t>optusbank.myvalutrac.com.cdn.cloudflare.net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B315E3C" w14:textId="77777777" w:rsidR="00C90278" w:rsidRPr="00B17F14" w:rsidRDefault="00C90278" w:rsidP="001A1B54">
            <w:pPr>
              <w:spacing w:line="259" w:lineRule="auto"/>
              <w:jc w:val="center"/>
              <w:rPr>
                <w:rFonts w:eastAsia="Calibri" w:cs="Calibri"/>
              </w:rPr>
            </w:pPr>
            <w:r>
              <w:rPr>
                <w:rFonts w:eastAsia="Calibri" w:cs="Calibri"/>
              </w:rPr>
              <w:t>pages.news.pnfp.com</w:t>
            </w:r>
          </w:p>
        </w:tc>
      </w:tr>
      <w:tr w:rsidR="00C90278" w:rsidRPr="000D193B" w14:paraId="6337B8DD"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23A9917" w14:textId="77777777" w:rsidR="00C90278" w:rsidRPr="00B17F14" w:rsidRDefault="00C90278" w:rsidP="001A1B54">
            <w:pPr>
              <w:spacing w:line="259" w:lineRule="auto"/>
              <w:jc w:val="center"/>
              <w:rPr>
                <w:rFonts w:eastAsia="Calibri" w:cs="Calibri"/>
              </w:rPr>
            </w:pPr>
            <w:r>
              <w:rPr>
                <w:rFonts w:eastAsia="Calibri" w:cs="Calibri"/>
              </w:rPr>
              <w:t>pinnacle-bank.mail.protection.outlook.com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D0FEEE8" w14:textId="77777777" w:rsidR="00C90278" w:rsidRPr="00B17F14" w:rsidRDefault="00C90278" w:rsidP="001A1B54">
            <w:pPr>
              <w:spacing w:line="259" w:lineRule="auto"/>
              <w:jc w:val="center"/>
              <w:rPr>
                <w:rFonts w:eastAsia="Calibri" w:cs="Calibri"/>
              </w:rPr>
            </w:pPr>
            <w:r>
              <w:rPr>
                <w:rFonts w:eastAsia="Calibri" w:cs="Calibri"/>
              </w:rPr>
              <w:t>pinnaclebank-co.mail.protection.outlook.com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74D1551" w14:textId="77777777" w:rsidR="00C90278" w:rsidRPr="00B17F14" w:rsidRDefault="00C90278" w:rsidP="001A1B54">
            <w:pPr>
              <w:spacing w:line="259" w:lineRule="auto"/>
              <w:jc w:val="center"/>
              <w:rPr>
                <w:rFonts w:eastAsia="Calibri" w:cs="Calibri"/>
              </w:rPr>
            </w:pPr>
            <w:r>
              <w:rPr>
                <w:rFonts w:eastAsia="Calibri" w:cs="Calibri"/>
              </w:rPr>
              <w:t>pinnaclebankfl-com03b.mail.protection.outlook.com</w:t>
            </w:r>
          </w:p>
        </w:tc>
      </w:tr>
      <w:tr w:rsidR="00C90278" w:rsidRPr="000D193B" w14:paraId="0392E85C"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BBBDA9D" w14:textId="77777777" w:rsidR="00C90278" w:rsidRPr="00B17F14" w:rsidRDefault="00C90278" w:rsidP="001A1B54">
            <w:pPr>
              <w:spacing w:line="259" w:lineRule="auto"/>
              <w:jc w:val="center"/>
              <w:rPr>
                <w:rFonts w:eastAsia="Calibri" w:cs="Calibri"/>
              </w:rPr>
            </w:pPr>
            <w:r>
              <w:rPr>
                <w:rFonts w:eastAsia="Calibri" w:cs="Calibri"/>
              </w:rPr>
              <w:t>pinnaclebanking.us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0BE9B32" w14:textId="77777777" w:rsidR="00C90278" w:rsidRPr="00B17F14" w:rsidRDefault="00C90278" w:rsidP="001A1B54">
            <w:pPr>
              <w:spacing w:line="259" w:lineRule="auto"/>
              <w:jc w:val="center"/>
              <w:rPr>
                <w:rFonts w:eastAsia="Calibri" w:cs="Calibri"/>
              </w:rPr>
            </w:pPr>
            <w:r>
              <w:rPr>
                <w:rFonts w:eastAsia="Calibri" w:cs="Calibri"/>
              </w:rPr>
              <w:t>pinnaclebankonline.us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B547ED7" w14:textId="77777777" w:rsidR="00C90278" w:rsidRPr="00B17F14" w:rsidRDefault="00C90278" w:rsidP="001A1B54">
            <w:pPr>
              <w:spacing w:line="259" w:lineRule="auto"/>
              <w:jc w:val="center"/>
              <w:rPr>
                <w:rFonts w:eastAsia="Calibri" w:cs="Calibri"/>
              </w:rPr>
            </w:pPr>
            <w:r>
              <w:rPr>
                <w:rFonts w:eastAsia="Calibri" w:cs="Calibri"/>
              </w:rPr>
              <w:t>pinnaclecapitalmarkets.com</w:t>
            </w:r>
          </w:p>
        </w:tc>
      </w:tr>
      <w:tr w:rsidR="00C90278" w:rsidRPr="000D193B" w14:paraId="72F13713"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5E8B444" w14:textId="77777777" w:rsidR="00C90278" w:rsidRPr="00B17F14" w:rsidRDefault="00C90278" w:rsidP="001A1B54">
            <w:pPr>
              <w:spacing w:line="259" w:lineRule="auto"/>
              <w:jc w:val="center"/>
              <w:rPr>
                <w:rFonts w:eastAsia="Calibri" w:cs="Calibri"/>
              </w:rPr>
            </w:pPr>
            <w:r>
              <w:rPr>
                <w:rFonts w:eastAsia="Calibri" w:cs="Calibri"/>
              </w:rPr>
              <w:t>pinnaclecapitalmarkets.us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B5859F0" w14:textId="77777777" w:rsidR="00C90278" w:rsidRPr="00B17F14" w:rsidRDefault="00C90278" w:rsidP="001A1B54">
            <w:pPr>
              <w:spacing w:line="259" w:lineRule="auto"/>
              <w:jc w:val="center"/>
              <w:rPr>
                <w:rFonts w:eastAsia="Calibri" w:cs="Calibri"/>
              </w:rPr>
            </w:pPr>
            <w:r>
              <w:rPr>
                <w:rFonts w:eastAsia="Calibri" w:cs="Calibri"/>
              </w:rPr>
              <w:t>pinnaclefinancialbank.com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77F1FBB" w14:textId="77777777" w:rsidR="00C90278" w:rsidRPr="00B17F14" w:rsidRDefault="00C90278" w:rsidP="001A1B54">
            <w:pPr>
              <w:spacing w:line="259" w:lineRule="auto"/>
              <w:jc w:val="center"/>
              <w:rPr>
                <w:rFonts w:eastAsia="Calibri" w:cs="Calibri"/>
              </w:rPr>
            </w:pPr>
            <w:r>
              <w:rPr>
                <w:rFonts w:eastAsia="Calibri" w:cs="Calibri"/>
              </w:rPr>
              <w:t>pinnaclefinancialbank.net</w:t>
            </w:r>
          </w:p>
        </w:tc>
      </w:tr>
      <w:tr w:rsidR="00C90278" w:rsidRPr="000D193B" w14:paraId="3A79C33C"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ADAD48E" w14:textId="77777777" w:rsidR="00C90278" w:rsidRPr="00B17F14" w:rsidRDefault="00C90278" w:rsidP="001A1B54">
            <w:pPr>
              <w:spacing w:line="259" w:lineRule="auto"/>
              <w:jc w:val="center"/>
              <w:rPr>
                <w:rFonts w:eastAsia="Calibri" w:cs="Calibri"/>
              </w:rPr>
            </w:pPr>
            <w:r>
              <w:rPr>
                <w:rFonts w:eastAsia="Calibri" w:cs="Calibri"/>
              </w:rPr>
              <w:t>pinnaclefinancialbank.org</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81920C8" w14:textId="77777777" w:rsidR="00C90278" w:rsidRPr="00B17F14" w:rsidRDefault="00C90278" w:rsidP="001A1B54">
            <w:pPr>
              <w:spacing w:line="259" w:lineRule="auto"/>
              <w:jc w:val="center"/>
              <w:rPr>
                <w:rFonts w:eastAsia="Calibri" w:cs="Calibri"/>
              </w:rPr>
            </w:pPr>
            <w:r>
              <w:rPr>
                <w:rFonts w:eastAsia="Calibri" w:cs="Calibri"/>
              </w:rPr>
              <w:t>pinnaclefinancialbank.us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70B6049" w14:textId="77777777" w:rsidR="00C90278" w:rsidRPr="00B17F14" w:rsidRDefault="00C90278" w:rsidP="001A1B54">
            <w:pPr>
              <w:spacing w:line="259" w:lineRule="auto"/>
              <w:jc w:val="center"/>
              <w:rPr>
                <w:rFonts w:eastAsia="Calibri" w:cs="Calibri"/>
              </w:rPr>
            </w:pPr>
            <w:r>
              <w:rPr>
                <w:rFonts w:eastAsia="Calibri" w:cs="Calibri"/>
              </w:rPr>
              <w:t>pinnaclefinancialbanking.com</w:t>
            </w:r>
          </w:p>
        </w:tc>
      </w:tr>
      <w:tr w:rsidR="00C90278" w:rsidRPr="000D193B" w14:paraId="034D9643"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C43B228" w14:textId="77777777" w:rsidR="00C90278" w:rsidRPr="00B17F14" w:rsidRDefault="00C90278" w:rsidP="001A1B54">
            <w:pPr>
              <w:spacing w:line="259" w:lineRule="auto"/>
              <w:jc w:val="center"/>
              <w:rPr>
                <w:rFonts w:eastAsia="Calibri" w:cs="Calibri"/>
              </w:rPr>
            </w:pPr>
            <w:r>
              <w:rPr>
                <w:rFonts w:eastAsia="Calibri" w:cs="Calibri"/>
              </w:rPr>
              <w:t>pinnaclefinancialbanking.info</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C168ECE" w14:textId="77777777" w:rsidR="00C90278" w:rsidRPr="00B17F14" w:rsidRDefault="00C90278" w:rsidP="001A1B54">
            <w:pPr>
              <w:spacing w:line="259" w:lineRule="auto"/>
              <w:jc w:val="center"/>
              <w:rPr>
                <w:rFonts w:eastAsia="Calibri" w:cs="Calibri"/>
              </w:rPr>
            </w:pPr>
            <w:r>
              <w:rPr>
                <w:rFonts w:eastAsia="Calibri" w:cs="Calibri"/>
              </w:rPr>
              <w:t>pinnaclefinancialbanking.us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87172CB" w14:textId="77777777" w:rsidR="00C90278" w:rsidRPr="00B17F14" w:rsidRDefault="00C90278" w:rsidP="001A1B54">
            <w:pPr>
              <w:spacing w:line="259" w:lineRule="auto"/>
              <w:jc w:val="center"/>
              <w:rPr>
                <w:rFonts w:eastAsia="Calibri" w:cs="Calibri"/>
              </w:rPr>
            </w:pPr>
            <w:r>
              <w:rPr>
                <w:rFonts w:eastAsia="Calibri" w:cs="Calibri"/>
              </w:rPr>
              <w:t>pinnaclefinancialpartners.us</w:t>
            </w:r>
          </w:p>
        </w:tc>
      </w:tr>
      <w:tr w:rsidR="00C90278" w:rsidRPr="000D193B" w14:paraId="253C1FBD"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28A4AE0" w14:textId="77777777" w:rsidR="00C90278" w:rsidRPr="00B17F14" w:rsidRDefault="00C90278" w:rsidP="001A1B54">
            <w:pPr>
              <w:spacing w:line="259" w:lineRule="auto"/>
              <w:jc w:val="center"/>
              <w:rPr>
                <w:rFonts w:eastAsia="Calibri" w:cs="Calibri"/>
              </w:rPr>
            </w:pPr>
            <w:r>
              <w:rPr>
                <w:rFonts w:eastAsia="Calibri" w:cs="Calibri"/>
              </w:rPr>
              <w:t>pinnaclefinancialpartnersinc.us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E67589C" w14:textId="77777777" w:rsidR="00C90278" w:rsidRPr="00B17F14" w:rsidRDefault="00C90278" w:rsidP="001A1B54">
            <w:pPr>
              <w:spacing w:line="259" w:lineRule="auto"/>
              <w:jc w:val="center"/>
              <w:rPr>
                <w:rFonts w:eastAsia="Calibri" w:cs="Calibri"/>
              </w:rPr>
            </w:pPr>
            <w:r>
              <w:rPr>
                <w:rFonts w:eastAsia="Calibri" w:cs="Calibri"/>
              </w:rPr>
              <w:t>pinnaclenationalbank.us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DBF0BFF" w14:textId="77777777" w:rsidR="00C90278" w:rsidRPr="00B17F14" w:rsidRDefault="00C90278" w:rsidP="001A1B54">
            <w:pPr>
              <w:spacing w:line="259" w:lineRule="auto"/>
              <w:jc w:val="center"/>
              <w:rPr>
                <w:rFonts w:eastAsia="Calibri" w:cs="Calibri"/>
              </w:rPr>
            </w:pPr>
            <w:r>
              <w:rPr>
                <w:rFonts w:eastAsia="Calibri" w:cs="Calibri"/>
              </w:rPr>
              <w:t>pinnacleonlinebank.biz</w:t>
            </w:r>
          </w:p>
        </w:tc>
      </w:tr>
      <w:tr w:rsidR="00C90278" w:rsidRPr="000D193B" w14:paraId="6B2D965E"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E9A50EF" w14:textId="77777777" w:rsidR="00C90278" w:rsidRPr="00B17F14" w:rsidRDefault="00C90278" w:rsidP="001A1B54">
            <w:pPr>
              <w:spacing w:line="259" w:lineRule="auto"/>
              <w:jc w:val="center"/>
              <w:rPr>
                <w:rFonts w:eastAsia="Calibri" w:cs="Calibri"/>
              </w:rPr>
            </w:pPr>
            <w:r>
              <w:rPr>
                <w:rFonts w:eastAsia="Calibri" w:cs="Calibri"/>
              </w:rPr>
              <w:t>pinnacleonlinebank.com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11F87F0" w14:textId="77777777" w:rsidR="00C90278" w:rsidRPr="00B17F14" w:rsidRDefault="00C90278" w:rsidP="001A1B54">
            <w:pPr>
              <w:spacing w:line="259" w:lineRule="auto"/>
              <w:jc w:val="center"/>
              <w:rPr>
                <w:rFonts w:eastAsia="Calibri" w:cs="Calibri"/>
              </w:rPr>
            </w:pPr>
            <w:r>
              <w:rPr>
                <w:rFonts w:eastAsia="Calibri" w:cs="Calibri"/>
              </w:rPr>
              <w:t>pinnacleonlinebank.info</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1AED4FC" w14:textId="77777777" w:rsidR="00C90278" w:rsidRPr="00B17F14" w:rsidRDefault="00C90278" w:rsidP="001A1B54">
            <w:pPr>
              <w:spacing w:line="259" w:lineRule="auto"/>
              <w:jc w:val="center"/>
              <w:rPr>
                <w:rFonts w:eastAsia="Calibri" w:cs="Calibri"/>
              </w:rPr>
            </w:pPr>
            <w:r>
              <w:rPr>
                <w:rFonts w:eastAsia="Calibri" w:cs="Calibri"/>
              </w:rPr>
              <w:t>pinnacleonlinebank.net</w:t>
            </w:r>
          </w:p>
        </w:tc>
      </w:tr>
      <w:tr w:rsidR="00C90278" w:rsidRPr="000D193B" w14:paraId="424EA42C"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EEE97A6" w14:textId="77777777" w:rsidR="00C90278" w:rsidRPr="00B17F14" w:rsidRDefault="00C90278" w:rsidP="001A1B54">
            <w:pPr>
              <w:spacing w:line="259" w:lineRule="auto"/>
              <w:jc w:val="center"/>
              <w:rPr>
                <w:rFonts w:eastAsia="Calibri" w:cs="Calibri"/>
              </w:rPr>
            </w:pPr>
            <w:r>
              <w:rPr>
                <w:rFonts w:eastAsia="Calibri" w:cs="Calibri"/>
              </w:rPr>
              <w:t>pinnacleonlinebank.org</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23C8CC1" w14:textId="77777777" w:rsidR="00C90278" w:rsidRPr="00B17F14" w:rsidRDefault="00C90278" w:rsidP="001A1B54">
            <w:pPr>
              <w:spacing w:line="259" w:lineRule="auto"/>
              <w:jc w:val="center"/>
              <w:rPr>
                <w:rFonts w:eastAsia="Calibri" w:cs="Calibri"/>
              </w:rPr>
            </w:pPr>
            <w:r>
              <w:rPr>
                <w:rFonts w:eastAsia="Calibri" w:cs="Calibri"/>
              </w:rPr>
              <w:t>pinnacleonlinebank.us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7F08C99" w14:textId="77777777" w:rsidR="00C90278" w:rsidRPr="00B17F14" w:rsidRDefault="00C90278" w:rsidP="001A1B54">
            <w:pPr>
              <w:spacing w:line="259" w:lineRule="auto"/>
              <w:jc w:val="center"/>
              <w:rPr>
                <w:rFonts w:eastAsia="Calibri" w:cs="Calibri"/>
              </w:rPr>
            </w:pPr>
            <w:r>
              <w:rPr>
                <w:rFonts w:eastAsia="Calibri" w:cs="Calibri"/>
              </w:rPr>
              <w:t>pmc-staging.myvalutrac.com.cdn.cloudflare.net</w:t>
            </w:r>
          </w:p>
        </w:tc>
      </w:tr>
      <w:tr w:rsidR="00C90278" w:rsidRPr="000D193B" w14:paraId="6C10978F"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DFCF69D" w14:textId="77777777" w:rsidR="00C90278" w:rsidRPr="00B17F14" w:rsidRDefault="00C90278" w:rsidP="001A1B54">
            <w:pPr>
              <w:spacing w:line="259" w:lineRule="auto"/>
              <w:jc w:val="center"/>
              <w:rPr>
                <w:rFonts w:eastAsia="Calibri" w:cs="Calibri"/>
              </w:rPr>
            </w:pPr>
            <w:r>
              <w:rPr>
                <w:rFonts w:eastAsia="Calibri" w:cs="Calibri"/>
              </w:rPr>
              <w:t>pmc.myvalutrac.com.cdn.cloudflare.net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C8DBB94" w14:textId="77777777" w:rsidR="00C90278" w:rsidRPr="00B17F14" w:rsidRDefault="00C90278" w:rsidP="001A1B54">
            <w:pPr>
              <w:spacing w:line="259" w:lineRule="auto"/>
              <w:jc w:val="center"/>
              <w:rPr>
                <w:rFonts w:eastAsia="Calibri" w:cs="Calibri"/>
              </w:rPr>
            </w:pPr>
            <w:r>
              <w:rPr>
                <w:rFonts w:eastAsia="Calibri" w:cs="Calibri"/>
              </w:rPr>
              <w:t>pnfp-srver-web03.southcentralus.cloudapp.azure.com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461EEBC" w14:textId="77777777" w:rsidR="00C90278" w:rsidRPr="00B17F14" w:rsidRDefault="00C90278" w:rsidP="001A1B54">
            <w:pPr>
              <w:spacing w:line="259" w:lineRule="auto"/>
              <w:jc w:val="center"/>
              <w:rPr>
                <w:rFonts w:eastAsia="Calibri" w:cs="Calibri"/>
              </w:rPr>
            </w:pPr>
            <w:r>
              <w:rPr>
                <w:rFonts w:eastAsia="Calibri" w:cs="Calibri"/>
              </w:rPr>
              <w:t>pnfp-staging.myvalutrac.com.cdn.cloudflare.net</w:t>
            </w:r>
          </w:p>
        </w:tc>
      </w:tr>
      <w:tr w:rsidR="00C90278" w:rsidRPr="000D193B" w14:paraId="45225F6B"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3932D21" w14:textId="77777777" w:rsidR="00C90278" w:rsidRPr="00B17F14" w:rsidRDefault="00C90278" w:rsidP="001A1B54">
            <w:pPr>
              <w:spacing w:line="259" w:lineRule="auto"/>
              <w:jc w:val="center"/>
              <w:rPr>
                <w:rFonts w:eastAsia="Calibri" w:cs="Calibri"/>
              </w:rPr>
            </w:pPr>
            <w:r>
              <w:rPr>
                <w:rFonts w:eastAsia="Calibri" w:cs="Calibri"/>
              </w:rPr>
              <w:t>pnfp.celerocompass.com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0371F48" w14:textId="77777777" w:rsidR="00C90278" w:rsidRPr="00B17F14" w:rsidRDefault="00C90278" w:rsidP="001A1B54">
            <w:pPr>
              <w:spacing w:line="259" w:lineRule="auto"/>
              <w:jc w:val="center"/>
              <w:rPr>
                <w:rFonts w:eastAsia="Calibri" w:cs="Calibri"/>
              </w:rPr>
            </w:pPr>
            <w:r>
              <w:rPr>
                <w:rFonts w:eastAsia="Calibri" w:cs="Calibri"/>
              </w:rPr>
              <w:t>pnfp.com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DB7F441" w14:textId="77777777" w:rsidR="00C90278" w:rsidRPr="00B17F14" w:rsidRDefault="00C90278" w:rsidP="001A1B54">
            <w:pPr>
              <w:spacing w:line="259" w:lineRule="auto"/>
              <w:jc w:val="center"/>
              <w:rPr>
                <w:rFonts w:eastAsia="Calibri" w:cs="Calibri"/>
              </w:rPr>
            </w:pPr>
            <w:r>
              <w:rPr>
                <w:rFonts w:eastAsia="Calibri" w:cs="Calibri"/>
              </w:rPr>
              <w:t>pnfp.com.dkim.cvent-planner.com</w:t>
            </w:r>
          </w:p>
        </w:tc>
      </w:tr>
      <w:tr w:rsidR="00C90278" w:rsidRPr="000D193B" w14:paraId="5092A5B9"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2B364CF" w14:textId="77777777" w:rsidR="00C90278" w:rsidRPr="00B17F14" w:rsidRDefault="00C90278" w:rsidP="001A1B54">
            <w:pPr>
              <w:spacing w:line="259" w:lineRule="auto"/>
              <w:jc w:val="center"/>
              <w:rPr>
                <w:rFonts w:eastAsia="Calibri" w:cs="Calibri"/>
              </w:rPr>
            </w:pPr>
            <w:r>
              <w:rPr>
                <w:rFonts w:eastAsia="Calibri" w:cs="Calibri"/>
              </w:rPr>
              <w:t>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72F4A57" w14:textId="77777777" w:rsidR="00C90278" w:rsidRPr="00B17F14" w:rsidRDefault="00C90278" w:rsidP="001A1B54">
            <w:pPr>
              <w:spacing w:line="259" w:lineRule="auto"/>
              <w:jc w:val="center"/>
              <w:rPr>
                <w:rFonts w:eastAsia="Calibri" w:cs="Calibri"/>
              </w:rPr>
            </w:pPr>
            <w:r>
              <w:rPr>
                <w:rFonts w:eastAsia="Calibri" w:cs="Calibri"/>
              </w:rPr>
              <w:t>pnfp.gpcloudservice.com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C43D015" w14:textId="77777777" w:rsidR="00C90278" w:rsidRPr="00B17F14" w:rsidRDefault="00C90278" w:rsidP="001A1B54">
            <w:pPr>
              <w:spacing w:line="259" w:lineRule="auto"/>
              <w:jc w:val="center"/>
              <w:rPr>
                <w:rFonts w:eastAsia="Calibri" w:cs="Calibri"/>
              </w:rPr>
            </w:pPr>
            <w:r>
              <w:rPr>
                <w:rFonts w:eastAsia="Calibri" w:cs="Calibri"/>
              </w:rPr>
              <w:t>pnfp.info</w:t>
            </w:r>
          </w:p>
        </w:tc>
      </w:tr>
      <w:tr w:rsidR="00C90278" w:rsidRPr="000D193B" w14:paraId="7B4E9441"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4EC79DC" w14:textId="77777777" w:rsidR="00C90278" w:rsidRPr="00B17F14" w:rsidRDefault="00C90278" w:rsidP="001A1B54">
            <w:pPr>
              <w:spacing w:line="259" w:lineRule="auto"/>
              <w:jc w:val="center"/>
              <w:rPr>
                <w:rFonts w:eastAsia="Calibri" w:cs="Calibri"/>
              </w:rPr>
            </w:pPr>
            <w:r>
              <w:rPr>
                <w:rFonts w:eastAsia="Calibri" w:cs="Calibri"/>
              </w:rPr>
              <w:t>pnfp.myvalutrac.com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F0BA39F" w14:textId="77777777" w:rsidR="00C90278" w:rsidRPr="00B17F14" w:rsidRDefault="00C90278" w:rsidP="001A1B54">
            <w:pPr>
              <w:spacing w:line="259" w:lineRule="auto"/>
              <w:jc w:val="center"/>
              <w:rPr>
                <w:rFonts w:eastAsia="Calibri" w:cs="Calibri"/>
              </w:rPr>
            </w:pPr>
            <w:r>
              <w:rPr>
                <w:rFonts w:eastAsia="Calibri" w:cs="Calibri"/>
              </w:rPr>
              <w:t>pnfp.myvalutrac.com.cdn.cloudflare.net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C90D52B" w14:textId="77777777" w:rsidR="00C90278" w:rsidRPr="00B17F14" w:rsidRDefault="00C90278" w:rsidP="001A1B54">
            <w:pPr>
              <w:spacing w:line="259" w:lineRule="auto"/>
              <w:jc w:val="center"/>
              <w:rPr>
                <w:rFonts w:eastAsia="Calibri" w:cs="Calibri"/>
              </w:rPr>
            </w:pPr>
            <w:r>
              <w:rPr>
                <w:rFonts w:eastAsia="Calibri" w:cs="Calibri"/>
              </w:rPr>
              <w:t>pnfp.net</w:t>
            </w:r>
          </w:p>
        </w:tc>
      </w:tr>
      <w:tr w:rsidR="00C90278" w:rsidRPr="000D193B" w14:paraId="5E0942BD"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09A8651" w14:textId="77777777" w:rsidR="00C90278" w:rsidRPr="00B17F14" w:rsidRDefault="00C90278" w:rsidP="001A1B54">
            <w:pPr>
              <w:spacing w:line="259" w:lineRule="auto"/>
              <w:jc w:val="center"/>
              <w:rPr>
                <w:rFonts w:eastAsia="Calibri" w:cs="Calibri"/>
              </w:rPr>
            </w:pPr>
            <w:r>
              <w:rPr>
                <w:rFonts w:eastAsia="Calibri" w:cs="Calibri"/>
              </w:rPr>
              <w:t>pnfp.org</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31F78EB" w14:textId="77777777" w:rsidR="00C90278" w:rsidRPr="00B17F14" w:rsidRDefault="00C90278" w:rsidP="001A1B54">
            <w:pPr>
              <w:spacing w:line="259" w:lineRule="auto"/>
              <w:jc w:val="center"/>
              <w:rPr>
                <w:rFonts w:eastAsia="Calibri" w:cs="Calibri"/>
              </w:rPr>
            </w:pPr>
            <w:r>
              <w:rPr>
                <w:rFonts w:eastAsia="Calibri" w:cs="Calibri"/>
              </w:rPr>
              <w:t>pnfp.rto-benefits.com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96E7848" w14:textId="77777777" w:rsidR="00C90278" w:rsidRPr="00B17F14" w:rsidRDefault="00C90278" w:rsidP="001A1B54">
            <w:pPr>
              <w:spacing w:line="259" w:lineRule="auto"/>
              <w:jc w:val="center"/>
              <w:rPr>
                <w:rFonts w:eastAsia="Calibri" w:cs="Calibri"/>
              </w:rPr>
            </w:pPr>
            <w:r>
              <w:rPr>
                <w:rFonts w:eastAsia="Calibri" w:cs="Calibri"/>
              </w:rPr>
              <w:t>pnfp.us</w:t>
            </w:r>
          </w:p>
        </w:tc>
      </w:tr>
      <w:tr w:rsidR="00C90278" w:rsidRPr="000D193B" w14:paraId="58ED9A3D"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4522BAC" w14:textId="77777777" w:rsidR="00C90278" w:rsidRPr="00B17F14" w:rsidRDefault="00C90278" w:rsidP="001A1B54">
            <w:pPr>
              <w:spacing w:line="259" w:lineRule="auto"/>
              <w:jc w:val="center"/>
              <w:rPr>
                <w:rFonts w:eastAsia="Calibri" w:cs="Calibri"/>
              </w:rPr>
            </w:pPr>
            <w:r>
              <w:rPr>
                <w:rFonts w:eastAsia="Calibri" w:cs="Calibri"/>
              </w:rPr>
              <w:t>pnfpcapitalmarkets.com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F62253F" w14:textId="77777777" w:rsidR="00C90278" w:rsidRPr="00B17F14" w:rsidRDefault="00C90278" w:rsidP="001A1B54">
            <w:pPr>
              <w:spacing w:line="259" w:lineRule="auto"/>
              <w:jc w:val="center"/>
              <w:rPr>
                <w:rFonts w:eastAsia="Calibri" w:cs="Calibri"/>
              </w:rPr>
            </w:pPr>
            <w:r>
              <w:rPr>
                <w:rFonts w:eastAsia="Calibri" w:cs="Calibri"/>
              </w:rPr>
              <w:t>pnfpcapitalmarkets.com.edgekey.net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33BD1D4" w14:textId="77777777" w:rsidR="00C90278" w:rsidRPr="00B17F14" w:rsidRDefault="00C90278" w:rsidP="001A1B54">
            <w:pPr>
              <w:spacing w:line="259" w:lineRule="auto"/>
              <w:jc w:val="center"/>
              <w:rPr>
                <w:rFonts w:eastAsia="Calibri" w:cs="Calibri"/>
              </w:rPr>
            </w:pPr>
            <w:r>
              <w:rPr>
                <w:rFonts w:eastAsia="Calibri" w:cs="Calibri"/>
              </w:rPr>
              <w:t>pnfpcapitalmarkets.us</w:t>
            </w:r>
          </w:p>
        </w:tc>
      </w:tr>
      <w:tr w:rsidR="00C90278" w:rsidRPr="000D193B" w14:paraId="3A56708B"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E43097A" w14:textId="77777777" w:rsidR="00C90278" w:rsidRPr="00B17F14" w:rsidRDefault="00C90278" w:rsidP="001A1B54">
            <w:pPr>
              <w:spacing w:line="259" w:lineRule="auto"/>
              <w:jc w:val="center"/>
              <w:rPr>
                <w:rFonts w:eastAsia="Calibri" w:cs="Calibri"/>
              </w:rPr>
            </w:pPr>
            <w:r>
              <w:rPr>
                <w:rFonts w:eastAsia="Calibri" w:cs="Calibri"/>
              </w:rPr>
              <w:t>pnfpcm.com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CCF55B3" w14:textId="77777777" w:rsidR="00C90278" w:rsidRPr="00B17F14" w:rsidRDefault="00C90278" w:rsidP="001A1B54">
            <w:pPr>
              <w:spacing w:line="259" w:lineRule="auto"/>
              <w:jc w:val="center"/>
              <w:rPr>
                <w:rFonts w:eastAsia="Calibri" w:cs="Calibri"/>
              </w:rPr>
            </w:pPr>
            <w:r>
              <w:rPr>
                <w:rFonts w:eastAsia="Calibri" w:cs="Calibri"/>
              </w:rPr>
              <w:t>pnfpcm.com.edgekey.net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9179FB4" w14:textId="77777777" w:rsidR="00C90278" w:rsidRPr="00B17F14" w:rsidRDefault="00C90278" w:rsidP="001A1B54">
            <w:pPr>
              <w:spacing w:line="259" w:lineRule="auto"/>
              <w:jc w:val="center"/>
              <w:rPr>
                <w:rFonts w:eastAsia="Calibri" w:cs="Calibri"/>
              </w:rPr>
            </w:pPr>
            <w:r>
              <w:rPr>
                <w:rFonts w:eastAsia="Calibri" w:cs="Calibri"/>
              </w:rPr>
              <w:t>pnfpcm.us</w:t>
            </w:r>
          </w:p>
        </w:tc>
      </w:tr>
      <w:tr w:rsidR="00C90278" w:rsidRPr="000D193B" w14:paraId="7E4F8742"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1284829" w14:textId="77777777" w:rsidR="00C90278" w:rsidRPr="00B17F14" w:rsidRDefault="00C90278" w:rsidP="001A1B54">
            <w:pPr>
              <w:spacing w:line="259" w:lineRule="auto"/>
              <w:jc w:val="center"/>
              <w:rPr>
                <w:rFonts w:eastAsia="Calibri" w:cs="Calibri"/>
              </w:rPr>
            </w:pPr>
            <w:r>
              <w:rPr>
                <w:rFonts w:eastAsia="Calibri" w:cs="Calibri"/>
              </w:rPr>
              <w:t>pnfpdev-com.mail.protection.outlook.com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1650132" w14:textId="77777777" w:rsidR="00C90278" w:rsidRPr="00B17F14" w:rsidRDefault="00C90278" w:rsidP="001A1B54">
            <w:pPr>
              <w:spacing w:line="259" w:lineRule="auto"/>
              <w:jc w:val="center"/>
              <w:rPr>
                <w:rFonts w:eastAsia="Calibri" w:cs="Calibri"/>
              </w:rPr>
            </w:pPr>
            <w:r>
              <w:rPr>
                <w:rFonts w:eastAsia="Calibri" w:cs="Calibri"/>
              </w:rPr>
              <w:t>pnfpdev.com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AEBACC3" w14:textId="77777777" w:rsidR="00C90278" w:rsidRPr="00B17F14" w:rsidRDefault="00C90278" w:rsidP="001A1B54">
            <w:pPr>
              <w:spacing w:line="259" w:lineRule="auto"/>
              <w:jc w:val="center"/>
              <w:rPr>
                <w:rFonts w:eastAsia="Calibri" w:cs="Calibri"/>
              </w:rPr>
            </w:pPr>
            <w:r>
              <w:rPr>
                <w:rFonts w:eastAsia="Calibri" w:cs="Calibri"/>
              </w:rPr>
              <w:t>pnfpevents.com</w:t>
            </w:r>
          </w:p>
        </w:tc>
      </w:tr>
      <w:tr w:rsidR="00C90278" w:rsidRPr="000D193B" w14:paraId="1C82ED44"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C04E7B0" w14:textId="77777777" w:rsidR="00C90278" w:rsidRPr="00B17F14" w:rsidRDefault="00C90278" w:rsidP="001A1B54">
            <w:pPr>
              <w:spacing w:line="259" w:lineRule="auto"/>
              <w:jc w:val="center"/>
              <w:rPr>
                <w:rFonts w:eastAsia="Calibri" w:cs="Calibri"/>
              </w:rPr>
            </w:pPr>
            <w:r>
              <w:rPr>
                <w:rFonts w:eastAsia="Calibri" w:cs="Calibri"/>
              </w:rPr>
              <w:t>pnfpstaging.trafficmanager.net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3391663" w14:textId="77777777" w:rsidR="00C90278" w:rsidRPr="00B17F14" w:rsidRDefault="00C90278" w:rsidP="001A1B54">
            <w:pPr>
              <w:spacing w:line="259" w:lineRule="auto"/>
              <w:jc w:val="center"/>
              <w:rPr>
                <w:rFonts w:eastAsia="Calibri" w:cs="Calibri"/>
              </w:rPr>
            </w:pPr>
            <w:r>
              <w:rPr>
                <w:rFonts w:eastAsia="Calibri" w:cs="Calibri"/>
              </w:rPr>
              <w:t>pop.mypinnacle.us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01CD0CB" w14:textId="77777777" w:rsidR="00C90278" w:rsidRPr="00B17F14" w:rsidRDefault="00C90278" w:rsidP="001A1B54">
            <w:pPr>
              <w:spacing w:line="259" w:lineRule="auto"/>
              <w:jc w:val="center"/>
              <w:rPr>
                <w:rFonts w:eastAsia="Calibri" w:cs="Calibri"/>
              </w:rPr>
            </w:pPr>
            <w:r>
              <w:rPr>
                <w:rFonts w:eastAsia="Calibri" w:cs="Calibri"/>
              </w:rPr>
              <w:t>portal.pinnaclebanking.us</w:t>
            </w:r>
          </w:p>
        </w:tc>
      </w:tr>
      <w:tr w:rsidR="00C90278" w:rsidRPr="000D193B" w14:paraId="4AAA30F7"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5D5045F" w14:textId="77777777" w:rsidR="00C90278" w:rsidRPr="00B17F14" w:rsidRDefault="00C90278" w:rsidP="001A1B54">
            <w:pPr>
              <w:spacing w:line="259" w:lineRule="auto"/>
              <w:jc w:val="center"/>
              <w:rPr>
                <w:rFonts w:eastAsia="Calibri" w:cs="Calibri"/>
              </w:rPr>
            </w:pPr>
            <w:r>
              <w:rPr>
                <w:rFonts w:eastAsia="Calibri" w:cs="Calibri"/>
              </w:rPr>
              <w:t>portal.pinnaclefinancialpartners.us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81592F8" w14:textId="77777777" w:rsidR="00C90278" w:rsidRPr="00B17F14" w:rsidRDefault="00C90278" w:rsidP="001A1B54">
            <w:pPr>
              <w:spacing w:line="259" w:lineRule="auto"/>
              <w:jc w:val="center"/>
              <w:rPr>
                <w:rFonts w:eastAsia="Calibri" w:cs="Calibri"/>
              </w:rPr>
            </w:pPr>
            <w:r>
              <w:rPr>
                <w:rFonts w:eastAsia="Calibri" w:cs="Calibri"/>
              </w:rPr>
              <w:t>portal.pinnaclenationalbank.us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EB4017F" w14:textId="77777777" w:rsidR="00C90278" w:rsidRPr="00B17F14" w:rsidRDefault="00C90278" w:rsidP="001A1B54">
            <w:pPr>
              <w:spacing w:line="259" w:lineRule="auto"/>
              <w:jc w:val="center"/>
              <w:rPr>
                <w:rFonts w:eastAsia="Calibri" w:cs="Calibri"/>
              </w:rPr>
            </w:pPr>
            <w:r>
              <w:rPr>
                <w:rFonts w:eastAsia="Calibri" w:cs="Calibri"/>
              </w:rPr>
              <w:t>pos.pnfp.com.edgekey.net</w:t>
            </w:r>
          </w:p>
        </w:tc>
      </w:tr>
      <w:tr w:rsidR="00C90278" w:rsidRPr="000D193B" w14:paraId="0970BC9E"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E2546AC" w14:textId="77777777" w:rsidR="00C90278" w:rsidRPr="00B17F14" w:rsidRDefault="00C90278" w:rsidP="001A1B54">
            <w:pPr>
              <w:spacing w:line="259" w:lineRule="auto"/>
              <w:jc w:val="center"/>
              <w:rPr>
                <w:rFonts w:eastAsia="Calibri" w:cs="Calibri"/>
              </w:rPr>
            </w:pPr>
            <w:r>
              <w:rPr>
                <w:rFonts w:eastAsia="Calibri" w:cs="Calibri"/>
              </w:rPr>
              <w:lastRenderedPageBreak/>
              <w:t>prd0d1wb01.pnfp.corp</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715379B" w14:textId="77777777" w:rsidR="00C90278" w:rsidRPr="00B17F14" w:rsidRDefault="00C90278" w:rsidP="001A1B54">
            <w:pPr>
              <w:spacing w:line="259" w:lineRule="auto"/>
              <w:jc w:val="center"/>
              <w:rPr>
                <w:rFonts w:eastAsia="Calibri" w:cs="Calibri"/>
              </w:rPr>
            </w:pPr>
            <w:r>
              <w:rPr>
                <w:rFonts w:eastAsia="Calibri" w:cs="Calibri"/>
              </w:rPr>
              <w:t>preprod.apply.pnfp.com.edgekey.net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40330B8" w14:textId="77777777" w:rsidR="00C90278" w:rsidRPr="00B17F14" w:rsidRDefault="00C90278" w:rsidP="001A1B54">
            <w:pPr>
              <w:spacing w:line="259" w:lineRule="auto"/>
              <w:jc w:val="center"/>
              <w:rPr>
                <w:rFonts w:eastAsia="Calibri" w:cs="Calibri"/>
              </w:rPr>
            </w:pPr>
            <w:r>
              <w:rPr>
                <w:rFonts w:eastAsia="Calibri" w:cs="Calibri"/>
              </w:rPr>
              <w:t>preview.advocatecapital.com</w:t>
            </w:r>
          </w:p>
        </w:tc>
      </w:tr>
      <w:tr w:rsidR="00C90278" w:rsidRPr="000D193B" w14:paraId="7EBAD0A3"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500AE99" w14:textId="77777777" w:rsidR="00C90278" w:rsidRPr="00B17F14" w:rsidRDefault="00C90278" w:rsidP="001A1B54">
            <w:pPr>
              <w:spacing w:line="259" w:lineRule="auto"/>
              <w:jc w:val="center"/>
              <w:rPr>
                <w:rFonts w:eastAsia="Calibri" w:cs="Calibri"/>
              </w:rPr>
            </w:pPr>
            <w:r>
              <w:rPr>
                <w:rFonts w:eastAsia="Calibri" w:cs="Calibri"/>
              </w:rPr>
              <w:t>pyramidamc-staging.myvalutrac.com.cdn.cloudflare.net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636FC13" w14:textId="77777777" w:rsidR="00C90278" w:rsidRPr="00B17F14" w:rsidRDefault="00C90278" w:rsidP="001A1B54">
            <w:pPr>
              <w:spacing w:line="259" w:lineRule="auto"/>
              <w:jc w:val="center"/>
              <w:rPr>
                <w:rFonts w:eastAsia="Calibri" w:cs="Calibri"/>
              </w:rPr>
            </w:pPr>
            <w:r>
              <w:rPr>
                <w:rFonts w:eastAsia="Calibri" w:cs="Calibri"/>
              </w:rPr>
              <w:t>qa.future.pnfp.com.edgekey.net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6712C3C" w14:textId="77777777" w:rsidR="00C90278" w:rsidRPr="00B17F14" w:rsidRDefault="00C90278" w:rsidP="001A1B54">
            <w:pPr>
              <w:spacing w:line="259" w:lineRule="auto"/>
              <w:jc w:val="center"/>
              <w:rPr>
                <w:rFonts w:eastAsia="Calibri" w:cs="Calibri"/>
              </w:rPr>
            </w:pPr>
            <w:r>
              <w:rPr>
                <w:rFonts w:eastAsia="Calibri" w:cs="Calibri"/>
              </w:rPr>
              <w:t>qa.sitecore.pnfp.com.edgekey.net</w:t>
            </w:r>
          </w:p>
        </w:tc>
      </w:tr>
      <w:tr w:rsidR="00C90278" w:rsidRPr="000D193B" w14:paraId="234CD8CC"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FE2EB0F" w14:textId="77777777" w:rsidR="00C90278" w:rsidRPr="00B17F14" w:rsidRDefault="00C90278" w:rsidP="001A1B54">
            <w:pPr>
              <w:spacing w:line="259" w:lineRule="auto"/>
              <w:jc w:val="center"/>
              <w:rPr>
                <w:rFonts w:eastAsia="Calibri" w:cs="Calibri"/>
              </w:rPr>
            </w:pPr>
            <w:r>
              <w:rPr>
                <w:rFonts w:eastAsia="Calibri" w:cs="Calibri"/>
              </w:rPr>
              <w:t>qa01.apply.pnfp.com.edgekey.net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F608361" w14:textId="77777777" w:rsidR="00C90278" w:rsidRPr="00B17F14" w:rsidRDefault="00C90278" w:rsidP="001A1B54">
            <w:pPr>
              <w:spacing w:line="259" w:lineRule="auto"/>
              <w:jc w:val="center"/>
              <w:rPr>
                <w:rFonts w:eastAsia="Calibri" w:cs="Calibri"/>
              </w:rPr>
            </w:pPr>
            <w:r>
              <w:rPr>
                <w:rFonts w:eastAsia="Calibri" w:cs="Calibri"/>
              </w:rPr>
              <w:t>qa02.apply.pnfp.com.edgekey.net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49CED6A" w14:textId="77777777" w:rsidR="00C90278" w:rsidRPr="00B17F14" w:rsidRDefault="00C90278" w:rsidP="001A1B54">
            <w:pPr>
              <w:spacing w:line="259" w:lineRule="auto"/>
              <w:jc w:val="center"/>
              <w:rPr>
                <w:rFonts w:eastAsia="Calibri" w:cs="Calibri"/>
              </w:rPr>
            </w:pPr>
            <w:r>
              <w:rPr>
                <w:rFonts w:eastAsia="Calibri" w:cs="Calibri"/>
              </w:rPr>
              <w:t>rbh-staging.myvalutrac.com.cdn.cloudflare.net</w:t>
            </w:r>
          </w:p>
        </w:tc>
      </w:tr>
      <w:tr w:rsidR="00C90278" w:rsidRPr="000D193B" w14:paraId="3C6BFE56"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625C30E" w14:textId="77777777" w:rsidR="00C90278" w:rsidRPr="00B17F14" w:rsidRDefault="00C90278" w:rsidP="001A1B54">
            <w:pPr>
              <w:spacing w:line="259" w:lineRule="auto"/>
              <w:jc w:val="center"/>
              <w:rPr>
                <w:rFonts w:eastAsia="Calibri" w:cs="Calibri"/>
              </w:rPr>
            </w:pPr>
            <w:r>
              <w:rPr>
                <w:rFonts w:eastAsia="Calibri" w:cs="Calibri"/>
              </w:rPr>
              <w:t>rbh.myvalutrac.com.cdn.cloudflare.net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1B8CBBA" w14:textId="77777777" w:rsidR="00C90278" w:rsidRPr="00B17F14" w:rsidRDefault="00C90278" w:rsidP="001A1B54">
            <w:pPr>
              <w:spacing w:line="259" w:lineRule="auto"/>
              <w:jc w:val="center"/>
              <w:rPr>
                <w:rFonts w:eastAsia="Calibri" w:cs="Calibri"/>
              </w:rPr>
            </w:pPr>
            <w:r>
              <w:rPr>
                <w:rFonts w:eastAsia="Calibri" w:cs="Calibri"/>
              </w:rPr>
              <w:t>realec-staging.myvalutrac.com.cdn.cloudflare.net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96C57AB" w14:textId="77777777" w:rsidR="00C90278" w:rsidRPr="00B17F14" w:rsidRDefault="00C90278" w:rsidP="001A1B54">
            <w:pPr>
              <w:spacing w:line="259" w:lineRule="auto"/>
              <w:jc w:val="center"/>
              <w:rPr>
                <w:rFonts w:eastAsia="Calibri" w:cs="Calibri"/>
              </w:rPr>
            </w:pPr>
            <w:r>
              <w:rPr>
                <w:rFonts w:eastAsia="Calibri" w:cs="Calibri"/>
              </w:rPr>
              <w:t>realec.myvalutrac.com.cdn.cloudflare.net</w:t>
            </w:r>
          </w:p>
        </w:tc>
      </w:tr>
      <w:tr w:rsidR="00C90278" w:rsidRPr="000D193B" w14:paraId="3D86826C"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608F11A" w14:textId="77777777" w:rsidR="00C90278" w:rsidRPr="00B17F14" w:rsidRDefault="00C90278" w:rsidP="001A1B54">
            <w:pPr>
              <w:spacing w:line="259" w:lineRule="auto"/>
              <w:jc w:val="center"/>
              <w:rPr>
                <w:rFonts w:eastAsia="Calibri" w:cs="Calibri"/>
              </w:rPr>
            </w:pPr>
            <w:r>
              <w:rPr>
                <w:rFonts w:eastAsia="Calibri" w:cs="Calibri"/>
              </w:rPr>
              <w:t>recm.pnfp.com.edgekey.net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0162D56" w14:textId="77777777" w:rsidR="00C90278" w:rsidRPr="00B17F14" w:rsidRDefault="00C90278" w:rsidP="001A1B54">
            <w:pPr>
              <w:spacing w:line="259" w:lineRule="auto"/>
              <w:jc w:val="center"/>
              <w:rPr>
                <w:rFonts w:eastAsia="Calibri" w:cs="Calibri"/>
              </w:rPr>
            </w:pPr>
            <w:r>
              <w:rPr>
                <w:rFonts w:eastAsia="Calibri" w:cs="Calibri"/>
              </w:rPr>
              <w:t>regionalwi-staging.myvalutrac.com.cdn.cloudflare.net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DD6339B" w14:textId="77777777" w:rsidR="00C90278" w:rsidRPr="00B17F14" w:rsidRDefault="00C90278" w:rsidP="001A1B54">
            <w:pPr>
              <w:spacing w:line="259" w:lineRule="auto"/>
              <w:jc w:val="center"/>
              <w:rPr>
                <w:rFonts w:eastAsia="Calibri" w:cs="Calibri"/>
              </w:rPr>
            </w:pPr>
            <w:r>
              <w:rPr>
                <w:rFonts w:eastAsia="Calibri" w:cs="Calibri"/>
              </w:rPr>
              <w:t>regionalwi.myvalutrac.com.cdn.cloudflare.net</w:t>
            </w:r>
          </w:p>
        </w:tc>
      </w:tr>
      <w:tr w:rsidR="00C90278" w:rsidRPr="000D193B" w14:paraId="001282D4"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C463D27" w14:textId="77777777" w:rsidR="00C90278" w:rsidRPr="00B17F14" w:rsidRDefault="00C90278" w:rsidP="001A1B54">
            <w:pPr>
              <w:spacing w:line="259" w:lineRule="auto"/>
              <w:jc w:val="center"/>
              <w:rPr>
                <w:rFonts w:eastAsia="Calibri" w:cs="Calibri"/>
              </w:rPr>
            </w:pPr>
            <w:r>
              <w:rPr>
                <w:rFonts w:eastAsia="Calibri" w:cs="Calibri"/>
              </w:rPr>
              <w:t>remarkable-staging.myvalutrac.com.cdn.cloudflare.net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DA4EBCA" w14:textId="77777777" w:rsidR="00C90278" w:rsidRPr="00B17F14" w:rsidRDefault="00C90278" w:rsidP="001A1B54">
            <w:pPr>
              <w:spacing w:line="259" w:lineRule="auto"/>
              <w:jc w:val="center"/>
              <w:rPr>
                <w:rFonts w:eastAsia="Calibri" w:cs="Calibri"/>
              </w:rPr>
            </w:pPr>
            <w:r>
              <w:rPr>
                <w:rFonts w:eastAsia="Calibri" w:cs="Calibri"/>
              </w:rPr>
              <w:t>remarkable.myvalutrac.com.cdn.cloudflare.net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AF69082" w14:textId="77777777" w:rsidR="00C90278" w:rsidRPr="00B17F14" w:rsidRDefault="00C90278" w:rsidP="001A1B54">
            <w:pPr>
              <w:spacing w:line="259" w:lineRule="auto"/>
              <w:jc w:val="center"/>
              <w:rPr>
                <w:rFonts w:eastAsia="Calibri" w:cs="Calibri"/>
              </w:rPr>
            </w:pPr>
            <w:r>
              <w:rPr>
                <w:rFonts w:eastAsia="Calibri" w:cs="Calibri"/>
              </w:rPr>
              <w:t>remote.bankbrio.us</w:t>
            </w:r>
          </w:p>
        </w:tc>
      </w:tr>
      <w:tr w:rsidR="00C90278" w:rsidRPr="000D193B" w14:paraId="1F819969"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131A9F3" w14:textId="77777777" w:rsidR="00C90278" w:rsidRPr="00B17F14" w:rsidRDefault="00C90278" w:rsidP="001A1B54">
            <w:pPr>
              <w:spacing w:line="259" w:lineRule="auto"/>
              <w:jc w:val="center"/>
              <w:rPr>
                <w:rFonts w:eastAsia="Calibri" w:cs="Calibri"/>
              </w:rPr>
            </w:pPr>
            <w:r>
              <w:rPr>
                <w:rFonts w:eastAsia="Calibri" w:cs="Calibri"/>
              </w:rPr>
              <w:t>remote.bankofnc.us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951AC31" w14:textId="77777777" w:rsidR="00C90278" w:rsidRPr="00B17F14" w:rsidRDefault="00C90278" w:rsidP="001A1B54">
            <w:pPr>
              <w:spacing w:line="259" w:lineRule="auto"/>
              <w:jc w:val="center"/>
              <w:rPr>
                <w:rFonts w:eastAsia="Calibri" w:cs="Calibri"/>
              </w:rPr>
            </w:pPr>
            <w:r>
              <w:rPr>
                <w:rFonts w:eastAsia="Calibri" w:cs="Calibri"/>
              </w:rPr>
              <w:t>resources.hpbinsurance.com.edgekey.net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D479DE7" w14:textId="77777777" w:rsidR="00C90278" w:rsidRPr="00B17F14" w:rsidRDefault="00C90278" w:rsidP="001A1B54">
            <w:pPr>
              <w:spacing w:line="259" w:lineRule="auto"/>
              <w:jc w:val="center"/>
              <w:rPr>
                <w:rFonts w:eastAsia="Calibri" w:cs="Calibri"/>
              </w:rPr>
            </w:pPr>
            <w:r>
              <w:rPr>
                <w:rFonts w:eastAsia="Calibri" w:cs="Calibri"/>
              </w:rPr>
              <w:t>rgappraisalsca-staging.myvalutrac.com.cdn.cloudflare.net</w:t>
            </w:r>
          </w:p>
        </w:tc>
      </w:tr>
      <w:tr w:rsidR="00C90278" w:rsidRPr="000D193B" w14:paraId="21D1437B"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9E7199A" w14:textId="77777777" w:rsidR="00C90278" w:rsidRPr="00B17F14" w:rsidRDefault="00C90278" w:rsidP="001A1B54">
            <w:pPr>
              <w:spacing w:line="259" w:lineRule="auto"/>
              <w:jc w:val="center"/>
              <w:rPr>
                <w:rFonts w:eastAsia="Calibri" w:cs="Calibri"/>
              </w:rPr>
            </w:pPr>
            <w:r>
              <w:rPr>
                <w:rFonts w:eastAsia="Calibri" w:cs="Calibri"/>
              </w:rPr>
              <w:t>rgappraisalsca.myvalutrac.com.cdn.cloudflare.net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1CDF539" w14:textId="77777777" w:rsidR="00C90278" w:rsidRPr="00B17F14" w:rsidRDefault="00C90278" w:rsidP="001A1B54">
            <w:pPr>
              <w:spacing w:line="259" w:lineRule="auto"/>
              <w:jc w:val="center"/>
              <w:rPr>
                <w:rFonts w:eastAsia="Calibri" w:cs="Calibri"/>
              </w:rPr>
            </w:pPr>
            <w:r>
              <w:rPr>
                <w:rFonts w:eastAsia="Calibri" w:cs="Calibri"/>
              </w:rPr>
              <w:t>rr5bh.hpbinsurance.com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545621A" w14:textId="77777777" w:rsidR="00C90278" w:rsidRPr="00B17F14" w:rsidRDefault="00C90278" w:rsidP="001A1B54">
            <w:pPr>
              <w:spacing w:line="259" w:lineRule="auto"/>
              <w:jc w:val="center"/>
              <w:rPr>
                <w:rFonts w:eastAsia="Calibri" w:cs="Calibri"/>
              </w:rPr>
            </w:pPr>
            <w:r>
              <w:rPr>
                <w:rFonts w:eastAsia="Calibri" w:cs="Calibri"/>
              </w:rPr>
              <w:t>rr5bh.pnfp.com</w:t>
            </w:r>
          </w:p>
        </w:tc>
      </w:tr>
      <w:tr w:rsidR="00C90278" w:rsidRPr="000D193B" w14:paraId="13FB81A9"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4169CD3" w14:textId="77777777" w:rsidR="00C90278" w:rsidRPr="00B17F14" w:rsidRDefault="00C90278" w:rsidP="001A1B54">
            <w:pPr>
              <w:spacing w:line="259" w:lineRule="auto"/>
              <w:jc w:val="center"/>
              <w:rPr>
                <w:rFonts w:eastAsia="Calibri" w:cs="Calibri"/>
              </w:rPr>
            </w:pPr>
            <w:r>
              <w:rPr>
                <w:rFonts w:eastAsia="Calibri" w:cs="Calibri"/>
              </w:rPr>
              <w:t>rr5kn.mlbins.com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28B2E02" w14:textId="77777777" w:rsidR="00C90278" w:rsidRPr="00B17F14" w:rsidRDefault="00C90278" w:rsidP="001A1B54">
            <w:pPr>
              <w:spacing w:line="259" w:lineRule="auto"/>
              <w:jc w:val="center"/>
              <w:rPr>
                <w:rFonts w:eastAsia="Calibri" w:cs="Calibri"/>
              </w:rPr>
            </w:pPr>
            <w:r>
              <w:rPr>
                <w:rFonts w:eastAsia="Calibri" w:cs="Calibri"/>
              </w:rPr>
              <w:t>samco-staging.myvalutrac.com.cdn.cloudflare.net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070D72C" w14:textId="77777777" w:rsidR="00C90278" w:rsidRPr="00B17F14" w:rsidRDefault="00C90278" w:rsidP="001A1B54">
            <w:pPr>
              <w:spacing w:line="259" w:lineRule="auto"/>
              <w:jc w:val="center"/>
              <w:rPr>
                <w:rFonts w:eastAsia="Calibri" w:cs="Calibri"/>
              </w:rPr>
            </w:pPr>
            <w:r>
              <w:rPr>
                <w:rFonts w:eastAsia="Calibri" w:cs="Calibri"/>
              </w:rPr>
              <w:t>samco.myvalutrac.com.cdn.cloudflare.net</w:t>
            </w:r>
          </w:p>
        </w:tc>
      </w:tr>
      <w:tr w:rsidR="00C90278" w:rsidRPr="000D193B" w14:paraId="169DD1FB"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2A9FF98" w14:textId="77777777" w:rsidR="00C90278" w:rsidRPr="00B17F14" w:rsidRDefault="00C90278" w:rsidP="001A1B54">
            <w:pPr>
              <w:spacing w:line="259" w:lineRule="auto"/>
              <w:jc w:val="center"/>
              <w:rPr>
                <w:rFonts w:eastAsia="Calibri" w:cs="Calibri"/>
              </w:rPr>
            </w:pPr>
            <w:r>
              <w:rPr>
                <w:rFonts w:eastAsia="Calibri" w:cs="Calibri"/>
              </w:rPr>
              <w:t>sbc.pnfp.com.edgekey.net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EBF43D5" w14:textId="77777777" w:rsidR="00C90278" w:rsidRPr="00B17F14" w:rsidRDefault="00C90278" w:rsidP="001A1B54">
            <w:pPr>
              <w:spacing w:line="259" w:lineRule="auto"/>
              <w:jc w:val="center"/>
              <w:rPr>
                <w:rFonts w:eastAsia="Calibri" w:cs="Calibri"/>
              </w:rPr>
            </w:pPr>
            <w:r>
              <w:rPr>
                <w:rFonts w:eastAsia="Calibri" w:cs="Calibri"/>
              </w:rPr>
              <w:t>sccommunitybank-staging.myvalutrac.com.cdn.cloudflare.net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A9A2582" w14:textId="77777777" w:rsidR="00C90278" w:rsidRPr="00B17F14" w:rsidRDefault="00C90278" w:rsidP="001A1B54">
            <w:pPr>
              <w:spacing w:line="259" w:lineRule="auto"/>
              <w:jc w:val="center"/>
              <w:rPr>
                <w:rFonts w:eastAsia="Calibri" w:cs="Calibri"/>
              </w:rPr>
            </w:pPr>
            <w:r>
              <w:rPr>
                <w:rFonts w:eastAsia="Calibri" w:cs="Calibri"/>
              </w:rPr>
              <w:t>sccommunitybank.myvalutrac.com.cdn.cloudflare.net</w:t>
            </w:r>
          </w:p>
        </w:tc>
      </w:tr>
      <w:tr w:rsidR="00C90278" w:rsidRPr="000D193B" w14:paraId="12599D40"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F8D5749" w14:textId="77777777" w:rsidR="00C90278" w:rsidRPr="00B17F14" w:rsidRDefault="00C90278" w:rsidP="001A1B54">
            <w:pPr>
              <w:spacing w:line="259" w:lineRule="auto"/>
              <w:jc w:val="center"/>
              <w:rPr>
                <w:rFonts w:eastAsia="Calibri" w:cs="Calibri"/>
              </w:rPr>
            </w:pPr>
            <w:r>
              <w:rPr>
                <w:rFonts w:eastAsia="Calibri" w:cs="Calibri"/>
              </w:rPr>
              <w:t>scs-staging.myvalutrac.com.cdn.cloudflare.net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C5A61D7" w14:textId="77777777" w:rsidR="00C90278" w:rsidRPr="00B17F14" w:rsidRDefault="00C90278" w:rsidP="001A1B54">
            <w:pPr>
              <w:spacing w:line="259" w:lineRule="auto"/>
              <w:jc w:val="center"/>
              <w:rPr>
                <w:rFonts w:eastAsia="Calibri" w:cs="Calibri"/>
              </w:rPr>
            </w:pPr>
            <w:r>
              <w:rPr>
                <w:rFonts w:eastAsia="Calibri" w:cs="Calibri"/>
              </w:rPr>
              <w:t>scs.myvalutrac.com.cdn.cloudflare.net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268322D" w14:textId="77777777" w:rsidR="00C90278" w:rsidRPr="00B17F14" w:rsidRDefault="00C90278" w:rsidP="001A1B54">
            <w:pPr>
              <w:spacing w:line="259" w:lineRule="auto"/>
              <w:jc w:val="center"/>
              <w:rPr>
                <w:rFonts w:eastAsia="Calibri" w:cs="Calibri"/>
              </w:rPr>
            </w:pPr>
            <w:r>
              <w:rPr>
                <w:rFonts w:eastAsia="Calibri" w:cs="Calibri"/>
              </w:rPr>
              <w:t>scsmidwest-staging.myvalutrac.com.cdn.cloudflare.net</w:t>
            </w:r>
          </w:p>
        </w:tc>
      </w:tr>
      <w:tr w:rsidR="00C90278" w:rsidRPr="000D193B" w14:paraId="52FE670B"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2F25CDF" w14:textId="77777777" w:rsidR="00C90278" w:rsidRPr="00B17F14" w:rsidRDefault="00C90278" w:rsidP="001A1B54">
            <w:pPr>
              <w:spacing w:line="259" w:lineRule="auto"/>
              <w:jc w:val="center"/>
              <w:rPr>
                <w:rFonts w:eastAsia="Calibri" w:cs="Calibri"/>
              </w:rPr>
            </w:pPr>
            <w:r>
              <w:rPr>
                <w:rFonts w:eastAsia="Calibri" w:cs="Calibri"/>
              </w:rPr>
              <w:t>scsmidwest.myvalutrac.com.cdn.cloudflare.net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6E18876" w14:textId="77777777" w:rsidR="00C90278" w:rsidRPr="00B17F14" w:rsidRDefault="00C90278" w:rsidP="001A1B54">
            <w:pPr>
              <w:spacing w:line="259" w:lineRule="auto"/>
              <w:jc w:val="center"/>
              <w:rPr>
                <w:rFonts w:eastAsia="Calibri" w:cs="Calibri"/>
              </w:rPr>
            </w:pPr>
            <w:r>
              <w:rPr>
                <w:rFonts w:eastAsia="Calibri" w:cs="Calibri"/>
              </w:rPr>
              <w:t>secmail.pnfp.com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53D1293" w14:textId="77777777" w:rsidR="00C90278" w:rsidRPr="00B17F14" w:rsidRDefault="00C90278" w:rsidP="001A1B54">
            <w:pPr>
              <w:spacing w:line="259" w:lineRule="auto"/>
              <w:jc w:val="center"/>
              <w:rPr>
                <w:rFonts w:eastAsia="Calibri" w:cs="Calibri"/>
              </w:rPr>
            </w:pPr>
            <w:r>
              <w:rPr>
                <w:rFonts w:eastAsia="Calibri" w:cs="Calibri"/>
              </w:rPr>
              <w:t>secure-offline.advocatecapital.com</w:t>
            </w:r>
          </w:p>
        </w:tc>
      </w:tr>
      <w:tr w:rsidR="00C90278" w:rsidRPr="000D193B" w14:paraId="22C0B1A7"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4C40271" w14:textId="77777777" w:rsidR="00C90278" w:rsidRPr="00B17F14" w:rsidRDefault="00C90278" w:rsidP="001A1B54">
            <w:pPr>
              <w:spacing w:line="259" w:lineRule="auto"/>
              <w:jc w:val="center"/>
              <w:rPr>
                <w:rFonts w:eastAsia="Calibri" w:cs="Calibri"/>
              </w:rPr>
            </w:pPr>
            <w:r>
              <w:rPr>
                <w:rFonts w:eastAsia="Calibri" w:cs="Calibri"/>
              </w:rPr>
              <w:t>secure.advocatecapital.com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E9E5CAD" w14:textId="77777777" w:rsidR="00C90278" w:rsidRPr="00B17F14" w:rsidRDefault="00C90278" w:rsidP="001A1B54">
            <w:pPr>
              <w:spacing w:line="259" w:lineRule="auto"/>
              <w:jc w:val="center"/>
              <w:rPr>
                <w:rFonts w:eastAsia="Calibri" w:cs="Calibri"/>
              </w:rPr>
            </w:pPr>
            <w:r>
              <w:rPr>
                <w:rFonts w:eastAsia="Calibri" w:cs="Calibri"/>
              </w:rPr>
              <w:t>secure.advocatecapital.com.edgekey.net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C563875" w14:textId="77777777" w:rsidR="00C90278" w:rsidRPr="00B17F14" w:rsidRDefault="00C90278" w:rsidP="001A1B54">
            <w:pPr>
              <w:spacing w:line="259" w:lineRule="auto"/>
              <w:jc w:val="center"/>
              <w:rPr>
                <w:rFonts w:eastAsia="Calibri" w:cs="Calibri"/>
              </w:rPr>
            </w:pPr>
            <w:r>
              <w:rPr>
                <w:rFonts w:eastAsia="Calibri" w:cs="Calibri"/>
              </w:rPr>
              <w:t>secure.bankbrio.us</w:t>
            </w:r>
          </w:p>
        </w:tc>
      </w:tr>
      <w:tr w:rsidR="00C90278" w:rsidRPr="000D193B" w14:paraId="40C441BD"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56C22A4" w14:textId="77777777" w:rsidR="00C90278" w:rsidRPr="00B17F14" w:rsidRDefault="00C90278" w:rsidP="001A1B54">
            <w:pPr>
              <w:spacing w:line="259" w:lineRule="auto"/>
              <w:jc w:val="center"/>
              <w:rPr>
                <w:rFonts w:eastAsia="Calibri" w:cs="Calibri"/>
              </w:rPr>
            </w:pPr>
            <w:r>
              <w:rPr>
                <w:rFonts w:eastAsia="Calibri" w:cs="Calibri"/>
              </w:rPr>
              <w:t>secure.mybankbrio.us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079D8A7" w14:textId="77777777" w:rsidR="00C90278" w:rsidRPr="00B17F14" w:rsidRDefault="00C90278" w:rsidP="001A1B54">
            <w:pPr>
              <w:spacing w:line="259" w:lineRule="auto"/>
              <w:jc w:val="center"/>
              <w:rPr>
                <w:rFonts w:eastAsia="Calibri" w:cs="Calibri"/>
              </w:rPr>
            </w:pPr>
            <w:r>
              <w:rPr>
                <w:rFonts w:eastAsia="Calibri" w:cs="Calibri"/>
              </w:rPr>
              <w:t>secure.staging.advocatecapital.com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D7947CC" w14:textId="77777777" w:rsidR="00C90278" w:rsidRPr="00B17F14" w:rsidRDefault="00C90278" w:rsidP="001A1B54">
            <w:pPr>
              <w:spacing w:line="259" w:lineRule="auto"/>
              <w:jc w:val="center"/>
              <w:rPr>
                <w:rFonts w:eastAsia="Calibri" w:cs="Calibri"/>
              </w:rPr>
            </w:pPr>
            <w:r>
              <w:rPr>
                <w:rFonts w:eastAsia="Calibri" w:cs="Calibri"/>
              </w:rPr>
              <w:t>secure2.advocatecapital.com</w:t>
            </w:r>
          </w:p>
        </w:tc>
      </w:tr>
      <w:tr w:rsidR="00C90278" w:rsidRPr="000D193B" w14:paraId="4CFA1538"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41AC754" w14:textId="77777777" w:rsidR="00C90278" w:rsidRPr="00B17F14" w:rsidRDefault="00C90278" w:rsidP="001A1B54">
            <w:pPr>
              <w:spacing w:line="259" w:lineRule="auto"/>
              <w:jc w:val="center"/>
              <w:rPr>
                <w:rFonts w:eastAsia="Calibri" w:cs="Calibri"/>
              </w:rPr>
            </w:pPr>
            <w:r>
              <w:rPr>
                <w:rFonts w:eastAsia="Calibri" w:cs="Calibri"/>
              </w:rPr>
              <w:lastRenderedPageBreak/>
              <w:t>secure2.staging.advocatecapital.com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25DA8EC" w14:textId="77777777" w:rsidR="00C90278" w:rsidRPr="00B17F14" w:rsidRDefault="00C90278" w:rsidP="001A1B54">
            <w:pPr>
              <w:spacing w:line="259" w:lineRule="auto"/>
              <w:jc w:val="center"/>
              <w:rPr>
                <w:rFonts w:eastAsia="Calibri" w:cs="Calibri"/>
              </w:rPr>
            </w:pPr>
            <w:r>
              <w:rPr>
                <w:rFonts w:eastAsia="Calibri" w:cs="Calibri"/>
              </w:rPr>
              <w:t>securemail2.pnfp.com.edgekey.net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E26438B" w14:textId="77777777" w:rsidR="00C90278" w:rsidRPr="00B17F14" w:rsidRDefault="00C90278" w:rsidP="001A1B54">
            <w:pPr>
              <w:spacing w:line="259" w:lineRule="auto"/>
              <w:jc w:val="center"/>
              <w:rPr>
                <w:rFonts w:eastAsia="Calibri" w:cs="Calibri"/>
              </w:rPr>
            </w:pPr>
            <w:r>
              <w:rPr>
                <w:rFonts w:eastAsia="Calibri" w:cs="Calibri"/>
              </w:rPr>
              <w:t>securemailser.pnfp.com</w:t>
            </w:r>
          </w:p>
        </w:tc>
      </w:tr>
      <w:tr w:rsidR="00C90278" w:rsidRPr="000D193B" w14:paraId="76D6EE56"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10CEA93" w14:textId="77777777" w:rsidR="00C90278" w:rsidRPr="00B17F14" w:rsidRDefault="00C90278" w:rsidP="001A1B54">
            <w:pPr>
              <w:spacing w:line="259" w:lineRule="auto"/>
              <w:jc w:val="center"/>
              <w:rPr>
                <w:rFonts w:eastAsia="Calibri" w:cs="Calibri"/>
              </w:rPr>
            </w:pPr>
            <w:r>
              <w:rPr>
                <w:rFonts w:eastAsia="Calibri" w:cs="Calibri"/>
              </w:rPr>
              <w:t>secureshare.pnfp.com.edgekey.net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78FCC16" w14:textId="77777777" w:rsidR="00C90278" w:rsidRPr="00B17F14" w:rsidRDefault="00C90278" w:rsidP="001A1B54">
            <w:pPr>
              <w:spacing w:line="259" w:lineRule="auto"/>
              <w:jc w:val="center"/>
              <w:rPr>
                <w:rFonts w:eastAsia="Calibri" w:cs="Calibri"/>
              </w:rPr>
            </w:pPr>
            <w:r>
              <w:rPr>
                <w:rFonts w:eastAsia="Calibri" w:cs="Calibri"/>
              </w:rPr>
              <w:t>selector1-advocatecapital-com._domainkey.pnfp365.onmicrosoft.com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2955B28" w14:textId="77777777" w:rsidR="00C90278" w:rsidRPr="00B17F14" w:rsidRDefault="00C90278" w:rsidP="001A1B54">
            <w:pPr>
              <w:spacing w:line="259" w:lineRule="auto"/>
              <w:jc w:val="center"/>
              <w:rPr>
                <w:rFonts w:eastAsia="Calibri" w:cs="Calibri"/>
              </w:rPr>
            </w:pPr>
            <w:r>
              <w:rPr>
                <w:rFonts w:eastAsia="Calibri" w:cs="Calibri"/>
              </w:rPr>
              <w:t>selector1-mlbins-com._domainkey.pnfp365.onmicrosoft.com</w:t>
            </w:r>
          </w:p>
        </w:tc>
      </w:tr>
      <w:tr w:rsidR="00C90278" w:rsidRPr="000D193B" w14:paraId="76F31376"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E824D28" w14:textId="77777777" w:rsidR="00C90278" w:rsidRPr="00B17F14" w:rsidRDefault="00C90278" w:rsidP="001A1B54">
            <w:pPr>
              <w:spacing w:line="259" w:lineRule="auto"/>
              <w:jc w:val="center"/>
              <w:rPr>
                <w:rFonts w:eastAsia="Calibri" w:cs="Calibri"/>
              </w:rPr>
            </w:pPr>
            <w:r>
              <w:rPr>
                <w:rFonts w:eastAsia="Calibri" w:cs="Calibri"/>
              </w:rPr>
              <w:t>selector2-pnfp-com._domainkey.pnfp365.onmicrosoft.com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7D6D15F" w14:textId="77777777" w:rsidR="00C90278" w:rsidRPr="00B17F14" w:rsidRDefault="00C90278" w:rsidP="001A1B54">
            <w:pPr>
              <w:spacing w:line="259" w:lineRule="auto"/>
              <w:jc w:val="center"/>
              <w:rPr>
                <w:rFonts w:eastAsia="Calibri" w:cs="Calibri"/>
              </w:rPr>
            </w:pPr>
            <w:r>
              <w:rPr>
                <w:rFonts w:eastAsia="Calibri" w:cs="Calibri"/>
              </w:rPr>
              <w:t>sendgridinbound-staging.myvalutrac.com.cdn.cloudflare.net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72AFB2E" w14:textId="77777777" w:rsidR="00C90278" w:rsidRPr="00B17F14" w:rsidRDefault="00C90278" w:rsidP="001A1B54">
            <w:pPr>
              <w:spacing w:line="259" w:lineRule="auto"/>
              <w:jc w:val="center"/>
              <w:rPr>
                <w:rFonts w:eastAsia="Calibri" w:cs="Calibri"/>
              </w:rPr>
            </w:pPr>
            <w:r>
              <w:rPr>
                <w:rFonts w:eastAsia="Calibri" w:cs="Calibri"/>
              </w:rPr>
              <w:t>sendgridinbound.myvalutrac.com.cdn.cloudflare.net</w:t>
            </w:r>
          </w:p>
        </w:tc>
      </w:tr>
      <w:tr w:rsidR="00C90278" w:rsidRPr="000D193B" w14:paraId="4445AA86"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63E8A74" w14:textId="77777777" w:rsidR="00C90278" w:rsidRPr="00B17F14" w:rsidRDefault="00C90278" w:rsidP="001A1B54">
            <w:pPr>
              <w:spacing w:line="259" w:lineRule="auto"/>
              <w:jc w:val="center"/>
              <w:rPr>
                <w:rFonts w:eastAsia="Calibri" w:cs="Calibri"/>
              </w:rPr>
            </w:pPr>
            <w:r>
              <w:rPr>
                <w:rFonts w:eastAsia="Calibri" w:cs="Calibri"/>
              </w:rPr>
              <w:t>sendgridlog.myvalutrac.com.cdn.cloudflare.net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8527643" w14:textId="77777777" w:rsidR="00C90278" w:rsidRPr="00B17F14" w:rsidRDefault="00C90278" w:rsidP="001A1B54">
            <w:pPr>
              <w:spacing w:line="259" w:lineRule="auto"/>
              <w:jc w:val="center"/>
              <w:rPr>
                <w:rFonts w:eastAsia="Calibri" w:cs="Calibri"/>
              </w:rPr>
            </w:pPr>
            <w:r>
              <w:rPr>
                <w:rFonts w:eastAsia="Calibri" w:cs="Calibri"/>
              </w:rPr>
              <w:t>sentinel-staging.myvalutrac.com.cdn.cloudflare.net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E8F8DF4" w14:textId="77777777" w:rsidR="00C90278" w:rsidRPr="00B17F14" w:rsidRDefault="00C90278" w:rsidP="001A1B54">
            <w:pPr>
              <w:spacing w:line="259" w:lineRule="auto"/>
              <w:jc w:val="center"/>
              <w:rPr>
                <w:rFonts w:eastAsia="Calibri" w:cs="Calibri"/>
              </w:rPr>
            </w:pPr>
            <w:r>
              <w:rPr>
                <w:rFonts w:eastAsia="Calibri" w:cs="Calibri"/>
              </w:rPr>
              <w:t>sentinel.myvalutrac.com.cdn.cloudflare.net</w:t>
            </w:r>
          </w:p>
        </w:tc>
      </w:tr>
      <w:tr w:rsidR="00C90278" w:rsidRPr="000D193B" w14:paraId="05E457CE"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FABAB33" w14:textId="77777777" w:rsidR="00C90278" w:rsidRPr="00B17F14" w:rsidRDefault="00C90278" w:rsidP="001A1B54">
            <w:pPr>
              <w:spacing w:line="259" w:lineRule="auto"/>
              <w:jc w:val="center"/>
              <w:rPr>
                <w:rFonts w:eastAsia="Calibri" w:cs="Calibri"/>
              </w:rPr>
            </w:pPr>
            <w:r>
              <w:rPr>
                <w:rFonts w:eastAsia="Calibri" w:cs="Calibri"/>
              </w:rPr>
              <w:t>server1.advocatecapital.com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7D3992C" w14:textId="77777777" w:rsidR="00C90278" w:rsidRPr="00B17F14" w:rsidRDefault="00C90278" w:rsidP="001A1B54">
            <w:pPr>
              <w:spacing w:line="259" w:lineRule="auto"/>
              <w:jc w:val="center"/>
              <w:rPr>
                <w:rFonts w:eastAsia="Calibri" w:cs="Calibri"/>
              </w:rPr>
            </w:pPr>
            <w:r>
              <w:rPr>
                <w:rFonts w:eastAsia="Calibri" w:cs="Calibri"/>
              </w:rPr>
              <w:t>servicefirstmtg-staging.myvalutrac.com.cdn.cloudflare.net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BA7F810" w14:textId="77777777" w:rsidR="00C90278" w:rsidRPr="00B17F14" w:rsidRDefault="00C90278" w:rsidP="001A1B54">
            <w:pPr>
              <w:spacing w:line="259" w:lineRule="auto"/>
              <w:jc w:val="center"/>
              <w:rPr>
                <w:rFonts w:eastAsia="Calibri" w:cs="Calibri"/>
              </w:rPr>
            </w:pPr>
            <w:r>
              <w:rPr>
                <w:rFonts w:eastAsia="Calibri" w:cs="Calibri"/>
              </w:rPr>
              <w:t>servicefirstmtg.myvalutrac.com.cdn.cloudflare.net</w:t>
            </w:r>
          </w:p>
        </w:tc>
      </w:tr>
      <w:tr w:rsidR="00C90278" w:rsidRPr="000D193B" w14:paraId="4CA5BDC6"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4093315" w14:textId="77777777" w:rsidR="00C90278" w:rsidRPr="00B17F14" w:rsidRDefault="00C90278" w:rsidP="001A1B54">
            <w:pPr>
              <w:spacing w:line="259" w:lineRule="auto"/>
              <w:jc w:val="center"/>
              <w:rPr>
                <w:rFonts w:eastAsia="Calibri" w:cs="Calibri"/>
              </w:rPr>
            </w:pPr>
            <w:r>
              <w:rPr>
                <w:rFonts w:eastAsia="Calibri" w:cs="Calibri"/>
              </w:rPr>
              <w:t>servion-staging.myvalutrac.com.cdn.cloudflare.net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FF97DC8" w14:textId="77777777" w:rsidR="00C90278" w:rsidRPr="00B17F14" w:rsidRDefault="00C90278" w:rsidP="001A1B54">
            <w:pPr>
              <w:spacing w:line="259" w:lineRule="auto"/>
              <w:jc w:val="center"/>
              <w:rPr>
                <w:rFonts w:eastAsia="Calibri" w:cs="Calibri"/>
              </w:rPr>
            </w:pPr>
            <w:r>
              <w:rPr>
                <w:rFonts w:eastAsia="Calibri" w:cs="Calibri"/>
              </w:rPr>
              <w:t>servion.myvalutrac.com.cdn.cloudflare.net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15B0A44" w14:textId="77777777" w:rsidR="00C90278" w:rsidRPr="00B17F14" w:rsidRDefault="00C90278" w:rsidP="001A1B54">
            <w:pPr>
              <w:spacing w:line="259" w:lineRule="auto"/>
              <w:jc w:val="center"/>
              <w:rPr>
                <w:rFonts w:eastAsia="Calibri" w:cs="Calibri"/>
              </w:rPr>
            </w:pPr>
            <w:r>
              <w:rPr>
                <w:rFonts w:eastAsia="Calibri" w:cs="Calibri"/>
              </w:rPr>
              <w:t>shop.pinnaclefinancialpartnersinc.us</w:t>
            </w:r>
          </w:p>
        </w:tc>
      </w:tr>
      <w:tr w:rsidR="00C90278" w:rsidRPr="000D193B" w14:paraId="32AFE840"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D6E4480" w14:textId="77777777" w:rsidR="00C90278" w:rsidRPr="00B17F14" w:rsidRDefault="00C90278" w:rsidP="001A1B54">
            <w:pPr>
              <w:spacing w:line="259" w:lineRule="auto"/>
              <w:jc w:val="center"/>
              <w:rPr>
                <w:rFonts w:eastAsia="Calibri" w:cs="Calibri"/>
              </w:rPr>
            </w:pPr>
            <w:r>
              <w:rPr>
                <w:rFonts w:eastAsia="Calibri" w:cs="Calibri"/>
              </w:rPr>
              <w:t>simplenexus-staging.myvalutrac.com.cdn.cloudflare.net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A46A7BC" w14:textId="77777777" w:rsidR="00C90278" w:rsidRPr="00B17F14" w:rsidRDefault="00C90278" w:rsidP="001A1B54">
            <w:pPr>
              <w:spacing w:line="259" w:lineRule="auto"/>
              <w:jc w:val="center"/>
              <w:rPr>
                <w:rFonts w:eastAsia="Calibri" w:cs="Calibri"/>
              </w:rPr>
            </w:pPr>
            <w:r>
              <w:rPr>
                <w:rFonts w:eastAsia="Calibri" w:cs="Calibri"/>
              </w:rPr>
              <w:t>simplenexus.myvalutrac.com.cdn.cloudflare.net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39DAAD7" w14:textId="77777777" w:rsidR="00C90278" w:rsidRPr="00B17F14" w:rsidRDefault="00C90278" w:rsidP="001A1B54">
            <w:pPr>
              <w:spacing w:line="259" w:lineRule="auto"/>
              <w:jc w:val="center"/>
              <w:rPr>
                <w:rFonts w:eastAsia="Calibri" w:cs="Calibri"/>
              </w:rPr>
            </w:pPr>
            <w:r>
              <w:rPr>
                <w:rFonts w:eastAsia="Calibri" w:cs="Calibri"/>
              </w:rPr>
              <w:t>sip.mlbins.com.edgekey.net</w:t>
            </w:r>
          </w:p>
        </w:tc>
      </w:tr>
      <w:tr w:rsidR="00C90278" w:rsidRPr="000D193B" w14:paraId="6BAAB243"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16DB98A" w14:textId="77777777" w:rsidR="00C90278" w:rsidRPr="00B17F14" w:rsidRDefault="00C90278" w:rsidP="001A1B54">
            <w:pPr>
              <w:spacing w:line="259" w:lineRule="auto"/>
              <w:jc w:val="center"/>
              <w:rPr>
                <w:rFonts w:eastAsia="Calibri" w:cs="Calibri"/>
              </w:rPr>
            </w:pPr>
            <w:r>
              <w:rPr>
                <w:rFonts w:eastAsia="Calibri" w:cs="Calibri"/>
              </w:rPr>
              <w:t>sip.pnfp.com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973B841" w14:textId="77777777" w:rsidR="00C90278" w:rsidRPr="00B17F14" w:rsidRDefault="00C90278" w:rsidP="001A1B54">
            <w:pPr>
              <w:spacing w:line="259" w:lineRule="auto"/>
              <w:jc w:val="center"/>
              <w:rPr>
                <w:rFonts w:eastAsia="Calibri" w:cs="Calibri"/>
              </w:rPr>
            </w:pPr>
            <w:r>
              <w:rPr>
                <w:rFonts w:eastAsia="Calibri" w:cs="Calibri"/>
              </w:rPr>
              <w:t>snapshot-staging.myvalutrac.com.cdn.cloudflare.net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7705647" w14:textId="77777777" w:rsidR="00C90278" w:rsidRPr="00B17F14" w:rsidRDefault="00C90278" w:rsidP="001A1B54">
            <w:pPr>
              <w:spacing w:line="259" w:lineRule="auto"/>
              <w:jc w:val="center"/>
              <w:rPr>
                <w:rFonts w:eastAsia="Calibri" w:cs="Calibri"/>
              </w:rPr>
            </w:pPr>
            <w:r>
              <w:rPr>
                <w:rFonts w:eastAsia="Calibri" w:cs="Calibri"/>
              </w:rPr>
              <w:t>snapshot.myvalutrac.com.cdn.cloudflare.net</w:t>
            </w:r>
          </w:p>
        </w:tc>
      </w:tr>
      <w:tr w:rsidR="00C90278" w:rsidRPr="000D193B" w14:paraId="5F32ECB8"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E85B7B1" w14:textId="77777777" w:rsidR="00C90278" w:rsidRPr="00B17F14" w:rsidRDefault="00C90278" w:rsidP="001A1B54">
            <w:pPr>
              <w:spacing w:line="259" w:lineRule="auto"/>
              <w:jc w:val="center"/>
              <w:rPr>
                <w:rFonts w:eastAsia="Calibri" w:cs="Calibri"/>
              </w:rPr>
            </w:pPr>
            <w:r>
              <w:rPr>
                <w:rFonts w:eastAsia="Calibri" w:cs="Calibri"/>
              </w:rPr>
              <w:t>sni.cloudflaressl.com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AE4C4D0" w14:textId="77777777" w:rsidR="00C90278" w:rsidRPr="00B17F14" w:rsidRDefault="00C90278" w:rsidP="001A1B54">
            <w:pPr>
              <w:spacing w:line="259" w:lineRule="auto"/>
              <w:jc w:val="center"/>
              <w:rPr>
                <w:rFonts w:eastAsia="Calibri" w:cs="Calibri"/>
              </w:rPr>
            </w:pPr>
            <w:r>
              <w:rPr>
                <w:rFonts w:eastAsia="Calibri" w:cs="Calibri"/>
              </w:rPr>
              <w:t>socal-staging.myvalutrac.com.cdn.cloudflare.net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55F2C49" w14:textId="77777777" w:rsidR="00C90278" w:rsidRPr="00B17F14" w:rsidRDefault="00C90278" w:rsidP="001A1B54">
            <w:pPr>
              <w:spacing w:line="259" w:lineRule="auto"/>
              <w:jc w:val="center"/>
              <w:rPr>
                <w:rFonts w:eastAsia="Calibri" w:cs="Calibri"/>
              </w:rPr>
            </w:pPr>
            <w:r>
              <w:rPr>
                <w:rFonts w:eastAsia="Calibri" w:cs="Calibri"/>
              </w:rPr>
              <w:t>socal.myvalutrac.com.cdn.cloudflare.net</w:t>
            </w:r>
          </w:p>
        </w:tc>
      </w:tr>
      <w:tr w:rsidR="00C90278" w:rsidRPr="000D193B" w14:paraId="251250F0"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FB046F4" w14:textId="77777777" w:rsidR="00C90278" w:rsidRPr="00B17F14" w:rsidRDefault="00C90278" w:rsidP="001A1B54">
            <w:pPr>
              <w:spacing w:line="259" w:lineRule="auto"/>
              <w:jc w:val="center"/>
              <w:rPr>
                <w:rFonts w:eastAsia="Calibri" w:cs="Calibri"/>
              </w:rPr>
            </w:pPr>
            <w:r>
              <w:rPr>
                <w:rFonts w:eastAsia="Calibri" w:cs="Calibri"/>
              </w:rPr>
              <w:t>socaldirect-staging.myvalutrac.com.cdn.cloudflare.net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89EDEFF" w14:textId="77777777" w:rsidR="00C90278" w:rsidRPr="00B17F14" w:rsidRDefault="00C90278" w:rsidP="001A1B54">
            <w:pPr>
              <w:spacing w:line="259" w:lineRule="auto"/>
              <w:jc w:val="center"/>
              <w:rPr>
                <w:rFonts w:eastAsia="Calibri" w:cs="Calibri"/>
              </w:rPr>
            </w:pPr>
            <w:r>
              <w:rPr>
                <w:rFonts w:eastAsia="Calibri" w:cs="Calibri"/>
              </w:rPr>
              <w:t>socaldirect.myvalutrac.com.cdn.cloudflare.net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1DDCD1B" w14:textId="77777777" w:rsidR="00C90278" w:rsidRPr="00B17F14" w:rsidRDefault="00C90278" w:rsidP="001A1B54">
            <w:pPr>
              <w:spacing w:line="259" w:lineRule="auto"/>
              <w:jc w:val="center"/>
              <w:rPr>
                <w:rFonts w:eastAsia="Calibri" w:cs="Calibri"/>
              </w:rPr>
            </w:pPr>
            <w:r>
              <w:rPr>
                <w:rFonts w:eastAsia="Calibri" w:cs="Calibri"/>
              </w:rPr>
              <w:t>southernfirst-staging.myvalutrac.com.cdn.cloudflare.net</w:t>
            </w:r>
          </w:p>
        </w:tc>
      </w:tr>
      <w:tr w:rsidR="00C90278" w:rsidRPr="000D193B" w14:paraId="432E69B2"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AB7CFA5" w14:textId="77777777" w:rsidR="00C90278" w:rsidRPr="00B17F14" w:rsidRDefault="00C90278" w:rsidP="001A1B54">
            <w:pPr>
              <w:spacing w:line="259" w:lineRule="auto"/>
              <w:jc w:val="center"/>
              <w:rPr>
                <w:rFonts w:eastAsia="Calibri" w:cs="Calibri"/>
              </w:rPr>
            </w:pPr>
            <w:r>
              <w:rPr>
                <w:rFonts w:eastAsia="Calibri" w:cs="Calibri"/>
              </w:rPr>
              <w:t>southernfirst.myvalutrac.com.cdn.cloudflare.net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8A5B939" w14:textId="77777777" w:rsidR="00C90278" w:rsidRPr="00B17F14" w:rsidRDefault="00C90278" w:rsidP="001A1B54">
            <w:pPr>
              <w:spacing w:line="259" w:lineRule="auto"/>
              <w:jc w:val="center"/>
              <w:rPr>
                <w:rFonts w:eastAsia="Calibri" w:cs="Calibri"/>
              </w:rPr>
            </w:pPr>
            <w:r>
              <w:rPr>
                <w:rFonts w:eastAsia="Calibri" w:cs="Calibri"/>
              </w:rPr>
              <w:t>southstatebank-staging.myvalutrac.com.cdn.cloudflare.net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8BF6FBC" w14:textId="77777777" w:rsidR="00C90278" w:rsidRPr="00B17F14" w:rsidRDefault="00C90278" w:rsidP="001A1B54">
            <w:pPr>
              <w:spacing w:line="259" w:lineRule="auto"/>
              <w:jc w:val="center"/>
              <w:rPr>
                <w:rFonts w:eastAsia="Calibri" w:cs="Calibri"/>
              </w:rPr>
            </w:pPr>
            <w:r>
              <w:rPr>
                <w:rFonts w:eastAsia="Calibri" w:cs="Calibri"/>
              </w:rPr>
              <w:t>southstatebank.myvalutrac.com.cdn.cloudflare.net</w:t>
            </w:r>
          </w:p>
        </w:tc>
      </w:tr>
      <w:tr w:rsidR="00C90278" w:rsidRPr="000D193B" w14:paraId="55C215D2"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699A8CE" w14:textId="77777777" w:rsidR="00C90278" w:rsidRPr="00B17F14" w:rsidRDefault="00C90278" w:rsidP="001A1B54">
            <w:pPr>
              <w:spacing w:line="259" w:lineRule="auto"/>
              <w:jc w:val="center"/>
              <w:rPr>
                <w:rFonts w:eastAsia="Calibri" w:cs="Calibri"/>
              </w:rPr>
            </w:pPr>
            <w:r>
              <w:rPr>
                <w:rFonts w:eastAsia="Calibri" w:cs="Calibri"/>
              </w:rPr>
              <w:t>southstatebankeb-staging.myvalutrac.com.cdn.cloudflare.net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FEDCA31" w14:textId="77777777" w:rsidR="00C90278" w:rsidRPr="00B17F14" w:rsidRDefault="00C90278" w:rsidP="001A1B54">
            <w:pPr>
              <w:spacing w:line="259" w:lineRule="auto"/>
              <w:jc w:val="center"/>
              <w:rPr>
                <w:rFonts w:eastAsia="Calibri" w:cs="Calibri"/>
              </w:rPr>
            </w:pPr>
            <w:r>
              <w:rPr>
                <w:rFonts w:eastAsia="Calibri" w:cs="Calibri"/>
              </w:rPr>
              <w:t>southstatebankeb.myvalutrac.com.cdn.cloudflare.net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0728E18" w14:textId="77777777" w:rsidR="00C90278" w:rsidRPr="00B17F14" w:rsidRDefault="00C90278" w:rsidP="001A1B54">
            <w:pPr>
              <w:spacing w:line="259" w:lineRule="auto"/>
              <w:jc w:val="center"/>
              <w:rPr>
                <w:rFonts w:eastAsia="Calibri" w:cs="Calibri"/>
              </w:rPr>
            </w:pPr>
            <w:r>
              <w:rPr>
                <w:rFonts w:eastAsia="Calibri" w:cs="Calibri"/>
              </w:rPr>
              <w:t>spotlightbanking.com</w:t>
            </w:r>
          </w:p>
        </w:tc>
      </w:tr>
      <w:tr w:rsidR="00C90278" w:rsidRPr="000D193B" w14:paraId="0BC3BCC2"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1CBF0BC" w14:textId="77777777" w:rsidR="00C90278" w:rsidRPr="00B17F14" w:rsidRDefault="00C90278" w:rsidP="001A1B54">
            <w:pPr>
              <w:spacing w:line="259" w:lineRule="auto"/>
              <w:jc w:val="center"/>
              <w:rPr>
                <w:rFonts w:eastAsia="Calibri" w:cs="Calibri"/>
              </w:rPr>
            </w:pPr>
            <w:r>
              <w:rPr>
                <w:rFonts w:eastAsia="Calibri" w:cs="Calibri"/>
              </w:rPr>
              <w:t>spotlightbanking.us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7DF0ECC" w14:textId="77777777" w:rsidR="00C90278" w:rsidRPr="00B17F14" w:rsidRDefault="00C90278" w:rsidP="001A1B54">
            <w:pPr>
              <w:spacing w:line="259" w:lineRule="auto"/>
              <w:jc w:val="center"/>
              <w:rPr>
                <w:rFonts w:eastAsia="Calibri" w:cs="Calibri"/>
              </w:rPr>
            </w:pPr>
            <w:r>
              <w:rPr>
                <w:rFonts w:eastAsia="Calibri" w:cs="Calibri"/>
              </w:rPr>
              <w:t>stage01.apply.pnfp.com.edgekey.net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3479249" w14:textId="77777777" w:rsidR="00C90278" w:rsidRPr="00B17F14" w:rsidRDefault="00C90278" w:rsidP="001A1B54">
            <w:pPr>
              <w:spacing w:line="259" w:lineRule="auto"/>
              <w:jc w:val="center"/>
              <w:rPr>
                <w:rFonts w:eastAsia="Calibri" w:cs="Calibri"/>
              </w:rPr>
            </w:pPr>
            <w:r>
              <w:rPr>
                <w:rFonts w:eastAsia="Calibri" w:cs="Calibri"/>
              </w:rPr>
              <w:t>stage02.apply.pnfp.com.edgekey.net</w:t>
            </w:r>
          </w:p>
        </w:tc>
      </w:tr>
      <w:tr w:rsidR="00C90278" w:rsidRPr="000D193B" w14:paraId="37427051"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F2D27D4" w14:textId="77777777" w:rsidR="00C90278" w:rsidRPr="00B17F14" w:rsidRDefault="00C90278" w:rsidP="001A1B54">
            <w:pPr>
              <w:spacing w:line="259" w:lineRule="auto"/>
              <w:jc w:val="center"/>
              <w:rPr>
                <w:rFonts w:eastAsia="Calibri" w:cs="Calibri"/>
              </w:rPr>
            </w:pPr>
            <w:r>
              <w:rPr>
                <w:rFonts w:eastAsia="Calibri" w:cs="Calibri"/>
              </w:rPr>
              <w:lastRenderedPageBreak/>
              <w:t>staging-recm.pnfp.com.edgekey.net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25DE98D" w14:textId="77777777" w:rsidR="00C90278" w:rsidRPr="00B17F14" w:rsidRDefault="00C90278" w:rsidP="001A1B54">
            <w:pPr>
              <w:spacing w:line="259" w:lineRule="auto"/>
              <w:jc w:val="center"/>
              <w:rPr>
                <w:rFonts w:eastAsia="Calibri" w:cs="Calibri"/>
              </w:rPr>
            </w:pPr>
            <w:r>
              <w:rPr>
                <w:rFonts w:eastAsia="Calibri" w:cs="Calibri"/>
              </w:rPr>
              <w:t>staging-v7.pnfp.com.edgekey.net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7D591AD" w14:textId="77777777" w:rsidR="00C90278" w:rsidRPr="00B17F14" w:rsidRDefault="00C90278" w:rsidP="001A1B54">
            <w:pPr>
              <w:spacing w:line="259" w:lineRule="auto"/>
              <w:jc w:val="center"/>
              <w:rPr>
                <w:rFonts w:eastAsia="Calibri" w:cs="Calibri"/>
              </w:rPr>
            </w:pPr>
            <w:r>
              <w:rPr>
                <w:rFonts w:eastAsia="Calibri" w:cs="Calibri"/>
              </w:rPr>
              <w:t>staging-v7.titansbanking.com.edgekey.net</w:t>
            </w:r>
          </w:p>
        </w:tc>
      </w:tr>
      <w:tr w:rsidR="00C90278" w:rsidRPr="000D193B" w14:paraId="1DDAB5C8"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ADB9E6F" w14:textId="77777777" w:rsidR="00C90278" w:rsidRPr="00B17F14" w:rsidRDefault="00C90278" w:rsidP="001A1B54">
            <w:pPr>
              <w:spacing w:line="259" w:lineRule="auto"/>
              <w:jc w:val="center"/>
              <w:rPr>
                <w:rFonts w:eastAsia="Calibri" w:cs="Calibri"/>
              </w:rPr>
            </w:pPr>
            <w:r>
              <w:rPr>
                <w:rFonts w:eastAsia="Calibri" w:cs="Calibri"/>
              </w:rPr>
              <w:t>staging.advocapinsurance.com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659B4FC" w14:textId="77777777" w:rsidR="00C90278" w:rsidRPr="00B17F14" w:rsidRDefault="00C90278" w:rsidP="001A1B54">
            <w:pPr>
              <w:spacing w:line="259" w:lineRule="auto"/>
              <w:jc w:val="center"/>
              <w:rPr>
                <w:rFonts w:eastAsia="Calibri" w:cs="Calibri"/>
              </w:rPr>
            </w:pPr>
            <w:r>
              <w:rPr>
                <w:rFonts w:eastAsia="Calibri" w:cs="Calibri"/>
              </w:rPr>
              <w:t>staging.advocapinsurance.com.edgekey.net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A80E4E9" w14:textId="77777777" w:rsidR="00C90278" w:rsidRPr="00B17F14" w:rsidRDefault="00C90278" w:rsidP="001A1B54">
            <w:pPr>
              <w:spacing w:line="259" w:lineRule="auto"/>
              <w:jc w:val="center"/>
              <w:rPr>
                <w:rFonts w:eastAsia="Calibri" w:cs="Calibri"/>
              </w:rPr>
            </w:pPr>
            <w:r>
              <w:rPr>
                <w:rFonts w:eastAsia="Calibri" w:cs="Calibri"/>
              </w:rPr>
              <w:t>staging.advocatecapital.com</w:t>
            </w:r>
          </w:p>
        </w:tc>
      </w:tr>
      <w:tr w:rsidR="00C90278" w:rsidRPr="000D193B" w14:paraId="004DA137"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A7C8C26" w14:textId="77777777" w:rsidR="00C90278" w:rsidRPr="00B17F14" w:rsidRDefault="00C90278" w:rsidP="001A1B54">
            <w:pPr>
              <w:spacing w:line="259" w:lineRule="auto"/>
              <w:jc w:val="center"/>
              <w:rPr>
                <w:rFonts w:eastAsia="Calibri" w:cs="Calibri"/>
              </w:rPr>
            </w:pPr>
            <w:r>
              <w:rPr>
                <w:rFonts w:eastAsia="Calibri" w:cs="Calibri"/>
              </w:rPr>
              <w:t>staging.advocatecapital.com.edgekey.net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7198D7B" w14:textId="77777777" w:rsidR="00C90278" w:rsidRPr="00B17F14" w:rsidRDefault="00C90278" w:rsidP="001A1B54">
            <w:pPr>
              <w:spacing w:line="259" w:lineRule="auto"/>
              <w:jc w:val="center"/>
              <w:rPr>
                <w:rFonts w:eastAsia="Calibri" w:cs="Calibri"/>
              </w:rPr>
            </w:pPr>
            <w:r>
              <w:rPr>
                <w:rFonts w:eastAsia="Calibri" w:cs="Calibri"/>
              </w:rPr>
              <w:t>staging.hpbinsurance.com.edgekey.net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A55954E" w14:textId="77777777" w:rsidR="00C90278" w:rsidRPr="00B17F14" w:rsidRDefault="00C90278" w:rsidP="001A1B54">
            <w:pPr>
              <w:spacing w:line="259" w:lineRule="auto"/>
              <w:jc w:val="center"/>
              <w:rPr>
                <w:rFonts w:eastAsia="Calibri" w:cs="Calibri"/>
              </w:rPr>
            </w:pPr>
            <w:r>
              <w:rPr>
                <w:rFonts w:eastAsia="Calibri" w:cs="Calibri"/>
              </w:rPr>
              <w:t>staging.jbbcapital.com</w:t>
            </w:r>
          </w:p>
        </w:tc>
      </w:tr>
      <w:tr w:rsidR="00C90278" w:rsidRPr="000D193B" w14:paraId="64542C87"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D2E6038" w14:textId="77777777" w:rsidR="00C90278" w:rsidRPr="00B17F14" w:rsidRDefault="00C90278" w:rsidP="001A1B54">
            <w:pPr>
              <w:spacing w:line="259" w:lineRule="auto"/>
              <w:jc w:val="center"/>
              <w:rPr>
                <w:rFonts w:eastAsia="Calibri" w:cs="Calibri"/>
              </w:rPr>
            </w:pPr>
            <w:r>
              <w:rPr>
                <w:rFonts w:eastAsia="Calibri" w:cs="Calibri"/>
              </w:rPr>
              <w:t>staging.jbbcapital.com.edgekey.net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72E28C0" w14:textId="77777777" w:rsidR="00C90278" w:rsidRPr="00B17F14" w:rsidRDefault="00C90278" w:rsidP="001A1B54">
            <w:pPr>
              <w:spacing w:line="259" w:lineRule="auto"/>
              <w:jc w:val="center"/>
              <w:rPr>
                <w:rFonts w:eastAsia="Calibri" w:cs="Calibri"/>
              </w:rPr>
            </w:pPr>
            <w:r>
              <w:rPr>
                <w:rFonts w:eastAsia="Calibri" w:cs="Calibri"/>
              </w:rPr>
              <w:t>staging.lawpracticechannel.com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0DE1EE7" w14:textId="77777777" w:rsidR="00C90278" w:rsidRPr="00B17F14" w:rsidRDefault="00C90278" w:rsidP="001A1B54">
            <w:pPr>
              <w:spacing w:line="259" w:lineRule="auto"/>
              <w:jc w:val="center"/>
              <w:rPr>
                <w:rFonts w:eastAsia="Calibri" w:cs="Calibri"/>
              </w:rPr>
            </w:pPr>
            <w:r>
              <w:rPr>
                <w:rFonts w:eastAsia="Calibri" w:cs="Calibri"/>
              </w:rPr>
              <w:t>staging.lawpracticechannel.com.edgekey.net</w:t>
            </w:r>
          </w:p>
        </w:tc>
      </w:tr>
      <w:tr w:rsidR="00C90278" w:rsidRPr="000D193B" w14:paraId="297A77EC"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C3D221F" w14:textId="77777777" w:rsidR="00C90278" w:rsidRPr="00B17F14" w:rsidRDefault="00C90278" w:rsidP="001A1B54">
            <w:pPr>
              <w:spacing w:line="259" w:lineRule="auto"/>
              <w:jc w:val="center"/>
              <w:rPr>
                <w:rFonts w:eastAsia="Calibri" w:cs="Calibri"/>
              </w:rPr>
            </w:pPr>
            <w:r>
              <w:rPr>
                <w:rFonts w:eastAsia="Calibri" w:cs="Calibri"/>
              </w:rPr>
              <w:t>staging.mlbins.com.edgekey.net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052AD7F" w14:textId="77777777" w:rsidR="00C90278" w:rsidRPr="00B17F14" w:rsidRDefault="00C90278" w:rsidP="001A1B54">
            <w:pPr>
              <w:spacing w:line="259" w:lineRule="auto"/>
              <w:jc w:val="center"/>
              <w:rPr>
                <w:rFonts w:eastAsia="Calibri" w:cs="Calibri"/>
              </w:rPr>
            </w:pPr>
            <w:r>
              <w:rPr>
                <w:rFonts w:eastAsia="Calibri" w:cs="Calibri"/>
              </w:rPr>
              <w:t>staging.mypinnacle.com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ED69763" w14:textId="77777777" w:rsidR="00C90278" w:rsidRPr="00B17F14" w:rsidRDefault="00C90278" w:rsidP="001A1B54">
            <w:pPr>
              <w:spacing w:line="259" w:lineRule="auto"/>
              <w:jc w:val="center"/>
              <w:rPr>
                <w:rFonts w:eastAsia="Calibri" w:cs="Calibri"/>
              </w:rPr>
            </w:pPr>
            <w:r>
              <w:rPr>
                <w:rFonts w:eastAsia="Calibri" w:cs="Calibri"/>
              </w:rPr>
              <w:t>staging.mypinnacle.com.edgekey.net</w:t>
            </w:r>
          </w:p>
        </w:tc>
      </w:tr>
      <w:tr w:rsidR="00C90278" w:rsidRPr="000D193B" w14:paraId="55A481E4"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A577319" w14:textId="77777777" w:rsidR="00C90278" w:rsidRPr="00B17F14" w:rsidRDefault="00C90278" w:rsidP="001A1B54">
            <w:pPr>
              <w:spacing w:line="259" w:lineRule="auto"/>
              <w:jc w:val="center"/>
              <w:rPr>
                <w:rFonts w:eastAsia="Calibri" w:cs="Calibri"/>
              </w:rPr>
            </w:pPr>
            <w:r>
              <w:rPr>
                <w:rFonts w:eastAsia="Calibri" w:cs="Calibri"/>
              </w:rPr>
              <w:t>staging.pnfp.com.edgekey.net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7E7622B" w14:textId="77777777" w:rsidR="00C90278" w:rsidRPr="00B17F14" w:rsidRDefault="00C90278" w:rsidP="001A1B54">
            <w:pPr>
              <w:spacing w:line="259" w:lineRule="auto"/>
              <w:jc w:val="center"/>
              <w:rPr>
                <w:rFonts w:eastAsia="Calibri" w:cs="Calibri"/>
              </w:rPr>
            </w:pPr>
            <w:r>
              <w:rPr>
                <w:rFonts w:eastAsia="Calibri" w:cs="Calibri"/>
              </w:rPr>
              <w:t>staging.pnfpcapitalmarkets.com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2ADEE87" w14:textId="77777777" w:rsidR="00C90278" w:rsidRPr="00B17F14" w:rsidRDefault="00C90278" w:rsidP="001A1B54">
            <w:pPr>
              <w:spacing w:line="259" w:lineRule="auto"/>
              <w:jc w:val="center"/>
              <w:rPr>
                <w:rFonts w:eastAsia="Calibri" w:cs="Calibri"/>
              </w:rPr>
            </w:pPr>
            <w:r>
              <w:rPr>
                <w:rFonts w:eastAsia="Calibri" w:cs="Calibri"/>
              </w:rPr>
              <w:t>staging.pnfpcapitalmarkets.com.edgekey.net</w:t>
            </w:r>
          </w:p>
        </w:tc>
      </w:tr>
      <w:tr w:rsidR="00C90278" w:rsidRPr="000D193B" w14:paraId="2165AAEE"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317E14B" w14:textId="77777777" w:rsidR="00C90278" w:rsidRPr="00B17F14" w:rsidRDefault="00C90278" w:rsidP="001A1B54">
            <w:pPr>
              <w:spacing w:line="259" w:lineRule="auto"/>
              <w:jc w:val="center"/>
              <w:rPr>
                <w:rFonts w:eastAsia="Calibri" w:cs="Calibri"/>
              </w:rPr>
            </w:pPr>
            <w:r>
              <w:rPr>
                <w:rFonts w:eastAsia="Calibri" w:cs="Calibri"/>
              </w:rPr>
              <w:t>staging.thepinnaclespotlight.com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62ACF70" w14:textId="77777777" w:rsidR="00C90278" w:rsidRPr="00B17F14" w:rsidRDefault="00C90278" w:rsidP="001A1B54">
            <w:pPr>
              <w:spacing w:line="259" w:lineRule="auto"/>
              <w:jc w:val="center"/>
              <w:rPr>
                <w:rFonts w:eastAsia="Calibri" w:cs="Calibri"/>
              </w:rPr>
            </w:pPr>
            <w:r>
              <w:rPr>
                <w:rFonts w:eastAsia="Calibri" w:cs="Calibri"/>
              </w:rPr>
              <w:t>staging.thepinnaclespotlight.com.edgekey.net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364E9AF" w14:textId="77777777" w:rsidR="00C90278" w:rsidRPr="00B17F14" w:rsidRDefault="00C90278" w:rsidP="001A1B54">
            <w:pPr>
              <w:spacing w:line="259" w:lineRule="auto"/>
              <w:jc w:val="center"/>
              <w:rPr>
                <w:rFonts w:eastAsia="Calibri" w:cs="Calibri"/>
              </w:rPr>
            </w:pPr>
            <w:r>
              <w:rPr>
                <w:rFonts w:eastAsia="Calibri" w:cs="Calibri"/>
              </w:rPr>
              <w:t>staging.titansbanking.com.edgekey.net</w:t>
            </w:r>
          </w:p>
        </w:tc>
      </w:tr>
      <w:tr w:rsidR="00C90278" w:rsidRPr="000D193B" w14:paraId="5ABB14D1"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45B2375" w14:textId="77777777" w:rsidR="00C90278" w:rsidRPr="00B17F14" w:rsidRDefault="00C90278" w:rsidP="001A1B54">
            <w:pPr>
              <w:spacing w:line="259" w:lineRule="auto"/>
              <w:jc w:val="center"/>
              <w:rPr>
                <w:rFonts w:eastAsia="Calibri" w:cs="Calibri"/>
              </w:rPr>
            </w:pPr>
            <w:r>
              <w:rPr>
                <w:rFonts w:eastAsia="Calibri" w:cs="Calibri"/>
              </w:rPr>
              <w:t>stagingv13.advocapinsurance.com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76C25C8" w14:textId="77777777" w:rsidR="00C90278" w:rsidRPr="00B17F14" w:rsidRDefault="00C90278" w:rsidP="001A1B54">
            <w:pPr>
              <w:spacing w:line="259" w:lineRule="auto"/>
              <w:jc w:val="center"/>
              <w:rPr>
                <w:rFonts w:eastAsia="Calibri" w:cs="Calibri"/>
              </w:rPr>
            </w:pPr>
            <w:r>
              <w:rPr>
                <w:rFonts w:eastAsia="Calibri" w:cs="Calibri"/>
              </w:rPr>
              <w:t>stagingv13.advocapinsurance.com.edgekey.net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AF2412D" w14:textId="77777777" w:rsidR="00C90278" w:rsidRPr="00B17F14" w:rsidRDefault="00C90278" w:rsidP="001A1B54">
            <w:pPr>
              <w:spacing w:line="259" w:lineRule="auto"/>
              <w:jc w:val="center"/>
              <w:rPr>
                <w:rFonts w:eastAsia="Calibri" w:cs="Calibri"/>
              </w:rPr>
            </w:pPr>
            <w:r>
              <w:rPr>
                <w:rFonts w:eastAsia="Calibri" w:cs="Calibri"/>
              </w:rPr>
              <w:t>stagingv13.advocatecapital.com.edgekey.net</w:t>
            </w:r>
          </w:p>
        </w:tc>
      </w:tr>
      <w:tr w:rsidR="00C90278" w:rsidRPr="000D193B" w14:paraId="14259B7B"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61A7BFA" w14:textId="77777777" w:rsidR="00C90278" w:rsidRPr="00B17F14" w:rsidRDefault="00C90278" w:rsidP="001A1B54">
            <w:pPr>
              <w:spacing w:line="259" w:lineRule="auto"/>
              <w:jc w:val="center"/>
              <w:rPr>
                <w:rFonts w:eastAsia="Calibri" w:cs="Calibri"/>
              </w:rPr>
            </w:pPr>
            <w:r>
              <w:rPr>
                <w:rFonts w:eastAsia="Calibri" w:cs="Calibri"/>
              </w:rPr>
              <w:t>starlightvaluationgroup-staging.myvalutrac.com.cdn.cloudflare.net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1130ECB" w14:textId="77777777" w:rsidR="00C90278" w:rsidRPr="00B17F14" w:rsidRDefault="00C90278" w:rsidP="001A1B54">
            <w:pPr>
              <w:spacing w:line="259" w:lineRule="auto"/>
              <w:jc w:val="center"/>
              <w:rPr>
                <w:rFonts w:eastAsia="Calibri" w:cs="Calibri"/>
              </w:rPr>
            </w:pPr>
            <w:r>
              <w:rPr>
                <w:rFonts w:eastAsia="Calibri" w:cs="Calibri"/>
              </w:rPr>
              <w:t>starlightvaluationgroup.myvalutrac.com.cdn.cloudflare.net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32B6DF1" w14:textId="77777777" w:rsidR="00C90278" w:rsidRPr="00B17F14" w:rsidRDefault="00C90278" w:rsidP="001A1B54">
            <w:pPr>
              <w:spacing w:line="259" w:lineRule="auto"/>
              <w:jc w:val="center"/>
              <w:rPr>
                <w:rFonts w:eastAsia="Calibri" w:cs="Calibri"/>
              </w:rPr>
            </w:pPr>
            <w:r>
              <w:rPr>
                <w:rFonts w:eastAsia="Calibri" w:cs="Calibri"/>
              </w:rPr>
              <w:t>stg.future.pnfp.com.edgekey.net</w:t>
            </w:r>
          </w:p>
        </w:tc>
      </w:tr>
      <w:tr w:rsidR="00C90278" w:rsidRPr="000D193B" w14:paraId="239405F4"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1CA8ADD" w14:textId="77777777" w:rsidR="00C90278" w:rsidRPr="00B17F14" w:rsidRDefault="00C90278" w:rsidP="001A1B54">
            <w:pPr>
              <w:spacing w:line="259" w:lineRule="auto"/>
              <w:jc w:val="center"/>
              <w:rPr>
                <w:rFonts w:eastAsia="Calibri" w:cs="Calibri"/>
              </w:rPr>
            </w:pPr>
            <w:r>
              <w:rPr>
                <w:rFonts w:eastAsia="Calibri" w:cs="Calibri"/>
              </w:rPr>
              <w:t>stg.sitecore.pnfp.com.edgekey.net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23DF735" w14:textId="77777777" w:rsidR="00C90278" w:rsidRPr="00B17F14" w:rsidRDefault="00C90278" w:rsidP="001A1B54">
            <w:pPr>
              <w:spacing w:line="259" w:lineRule="auto"/>
              <w:jc w:val="center"/>
              <w:rPr>
                <w:rFonts w:eastAsia="Calibri" w:cs="Calibri"/>
              </w:rPr>
            </w:pPr>
            <w:r>
              <w:rPr>
                <w:rFonts w:eastAsia="Calibri" w:cs="Calibri"/>
              </w:rPr>
              <w:t>stxam-staging.myvalutrac.com.cdn.cloudflare.net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E418B91" w14:textId="77777777" w:rsidR="00C90278" w:rsidRPr="00B17F14" w:rsidRDefault="00C90278" w:rsidP="001A1B54">
            <w:pPr>
              <w:spacing w:line="259" w:lineRule="auto"/>
              <w:jc w:val="center"/>
              <w:rPr>
                <w:rFonts w:eastAsia="Calibri" w:cs="Calibri"/>
              </w:rPr>
            </w:pPr>
            <w:r>
              <w:rPr>
                <w:rFonts w:eastAsia="Calibri" w:cs="Calibri"/>
              </w:rPr>
              <w:t>stxam.myvalutrac.com.cdn.cloudflare.net</w:t>
            </w:r>
          </w:p>
        </w:tc>
      </w:tr>
      <w:tr w:rsidR="00C90278" w:rsidRPr="000D193B" w14:paraId="22DA1F24"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0B5380A" w14:textId="77777777" w:rsidR="00C90278" w:rsidRPr="00B17F14" w:rsidRDefault="00C90278" w:rsidP="001A1B54">
            <w:pPr>
              <w:spacing w:line="259" w:lineRule="auto"/>
              <w:jc w:val="center"/>
              <w:rPr>
                <w:rFonts w:eastAsia="Calibri" w:cs="Calibri"/>
              </w:rPr>
            </w:pPr>
            <w:r>
              <w:rPr>
                <w:rFonts w:eastAsia="Calibri" w:cs="Calibri"/>
              </w:rPr>
              <w:t>sunrise-staging.myvalutrac.com.cdn.cloudflare.net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333754E" w14:textId="77777777" w:rsidR="00C90278" w:rsidRPr="00B17F14" w:rsidRDefault="00C90278" w:rsidP="001A1B54">
            <w:pPr>
              <w:spacing w:line="259" w:lineRule="auto"/>
              <w:jc w:val="center"/>
              <w:rPr>
                <w:rFonts w:eastAsia="Calibri" w:cs="Calibri"/>
              </w:rPr>
            </w:pPr>
            <w:r>
              <w:rPr>
                <w:rFonts w:eastAsia="Calibri" w:cs="Calibri"/>
              </w:rPr>
              <w:t>sunrise.myvalutrac.com.cdn.cloudflare.net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828087B" w14:textId="77777777" w:rsidR="00C90278" w:rsidRPr="00B17F14" w:rsidRDefault="00C90278" w:rsidP="001A1B54">
            <w:pPr>
              <w:spacing w:line="259" w:lineRule="auto"/>
              <w:jc w:val="center"/>
              <w:rPr>
                <w:rFonts w:eastAsia="Calibri" w:cs="Calibri"/>
              </w:rPr>
            </w:pPr>
            <w:r>
              <w:rPr>
                <w:rFonts w:eastAsia="Calibri" w:cs="Calibri"/>
              </w:rPr>
              <w:t>support-staging.myvalutrac.com.cdn.cloudflare.net</w:t>
            </w:r>
          </w:p>
        </w:tc>
      </w:tr>
      <w:tr w:rsidR="00C90278" w:rsidRPr="000D193B" w14:paraId="3FF8A87D"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4E9745B" w14:textId="77777777" w:rsidR="00C90278" w:rsidRPr="00B17F14" w:rsidRDefault="00C90278" w:rsidP="001A1B54">
            <w:pPr>
              <w:spacing w:line="259" w:lineRule="auto"/>
              <w:jc w:val="center"/>
              <w:rPr>
                <w:rFonts w:eastAsia="Calibri" w:cs="Calibri"/>
              </w:rPr>
            </w:pPr>
            <w:r>
              <w:rPr>
                <w:rFonts w:eastAsia="Calibri" w:cs="Calibri"/>
              </w:rPr>
              <w:t>support.myvalutrac.com.cdn.cloudflare.net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B219D74" w14:textId="77777777" w:rsidR="00C90278" w:rsidRPr="00B17F14" w:rsidRDefault="00C90278" w:rsidP="001A1B54">
            <w:pPr>
              <w:spacing w:line="259" w:lineRule="auto"/>
              <w:jc w:val="center"/>
              <w:rPr>
                <w:rFonts w:eastAsia="Calibri" w:cs="Calibri"/>
              </w:rPr>
            </w:pPr>
            <w:r>
              <w:rPr>
                <w:rFonts w:eastAsia="Calibri" w:cs="Calibri"/>
              </w:rPr>
              <w:t>support.pinnaclefinancialpartnersinc.us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3A22F2D" w14:textId="77777777" w:rsidR="00C90278" w:rsidRPr="00B17F14" w:rsidRDefault="00C90278" w:rsidP="001A1B54">
            <w:pPr>
              <w:spacing w:line="259" w:lineRule="auto"/>
              <w:jc w:val="center"/>
              <w:rPr>
                <w:rFonts w:eastAsia="Calibri" w:cs="Calibri"/>
              </w:rPr>
            </w:pPr>
            <w:r>
              <w:rPr>
                <w:rFonts w:eastAsia="Calibri" w:cs="Calibri"/>
              </w:rPr>
              <w:t>survey.pnfp.com</w:t>
            </w:r>
          </w:p>
        </w:tc>
      </w:tr>
      <w:tr w:rsidR="00C90278" w:rsidRPr="000D193B" w14:paraId="769A1799"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164A6C4" w14:textId="77777777" w:rsidR="00C90278" w:rsidRPr="00B17F14" w:rsidRDefault="00C90278" w:rsidP="001A1B54">
            <w:pPr>
              <w:spacing w:line="259" w:lineRule="auto"/>
              <w:jc w:val="center"/>
              <w:rPr>
                <w:rFonts w:eastAsia="Calibri" w:cs="Calibri"/>
              </w:rPr>
            </w:pPr>
            <w:r>
              <w:rPr>
                <w:rFonts w:eastAsia="Calibri" w:cs="Calibri"/>
              </w:rPr>
              <w:t>swbc-staging.myvalutrac.com.cdn.cloudflare.net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D5E817F" w14:textId="77777777" w:rsidR="00C90278" w:rsidRPr="00B17F14" w:rsidRDefault="00C90278" w:rsidP="001A1B54">
            <w:pPr>
              <w:spacing w:line="259" w:lineRule="auto"/>
              <w:jc w:val="center"/>
              <w:rPr>
                <w:rFonts w:eastAsia="Calibri" w:cs="Calibri"/>
              </w:rPr>
            </w:pPr>
            <w:r>
              <w:rPr>
                <w:rFonts w:eastAsia="Calibri" w:cs="Calibri"/>
              </w:rPr>
              <w:t>swbc.myvalutrac.com.cdn.cloudflare.net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D9ACC3D" w14:textId="77777777" w:rsidR="00C90278" w:rsidRPr="00B17F14" w:rsidRDefault="00C90278" w:rsidP="001A1B54">
            <w:pPr>
              <w:spacing w:line="259" w:lineRule="auto"/>
              <w:jc w:val="center"/>
              <w:rPr>
                <w:rFonts w:eastAsia="Calibri" w:cs="Calibri"/>
              </w:rPr>
            </w:pPr>
            <w:r>
              <w:rPr>
                <w:rFonts w:eastAsia="Calibri" w:cs="Calibri"/>
              </w:rPr>
              <w:t>swiftrealestate-staging.myvalutrac.com.cdn.cloudflare.net</w:t>
            </w:r>
          </w:p>
        </w:tc>
      </w:tr>
      <w:tr w:rsidR="00C90278" w:rsidRPr="000D193B" w14:paraId="3D0B70AC"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08847D0" w14:textId="77777777" w:rsidR="00C90278" w:rsidRPr="00B17F14" w:rsidRDefault="00C90278" w:rsidP="001A1B54">
            <w:pPr>
              <w:spacing w:line="259" w:lineRule="auto"/>
              <w:jc w:val="center"/>
              <w:rPr>
                <w:rFonts w:eastAsia="Calibri" w:cs="Calibri"/>
              </w:rPr>
            </w:pPr>
            <w:r>
              <w:rPr>
                <w:rFonts w:eastAsia="Calibri" w:cs="Calibri"/>
              </w:rPr>
              <w:t>swiftrealestate.myvalutrac.com.cdn.cloudflare.net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737BA85" w14:textId="77777777" w:rsidR="00C90278" w:rsidRPr="00B17F14" w:rsidRDefault="00C90278" w:rsidP="001A1B54">
            <w:pPr>
              <w:spacing w:line="259" w:lineRule="auto"/>
              <w:jc w:val="center"/>
              <w:rPr>
                <w:rFonts w:eastAsia="Calibri" w:cs="Calibri"/>
              </w:rPr>
            </w:pPr>
            <w:r>
              <w:rPr>
                <w:rFonts w:eastAsia="Calibri" w:cs="Calibri"/>
              </w:rPr>
              <w:t>synergy-staging.myvalutrac.com.cdn.cloudflare.net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FFB76DB" w14:textId="77777777" w:rsidR="00C90278" w:rsidRPr="00B17F14" w:rsidRDefault="00C90278" w:rsidP="001A1B54">
            <w:pPr>
              <w:spacing w:line="259" w:lineRule="auto"/>
              <w:jc w:val="center"/>
              <w:rPr>
                <w:rFonts w:eastAsia="Calibri" w:cs="Calibri"/>
              </w:rPr>
            </w:pPr>
            <w:r>
              <w:rPr>
                <w:rFonts w:eastAsia="Calibri" w:cs="Calibri"/>
              </w:rPr>
              <w:t>tagamc-staging.myvalutrac.com.cdn.cloudflare.net</w:t>
            </w:r>
          </w:p>
        </w:tc>
      </w:tr>
      <w:tr w:rsidR="00C90278" w:rsidRPr="000D193B" w14:paraId="7F74C512"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AEE4A67" w14:textId="77777777" w:rsidR="00C90278" w:rsidRPr="00B17F14" w:rsidRDefault="00C90278" w:rsidP="001A1B54">
            <w:pPr>
              <w:spacing w:line="259" w:lineRule="auto"/>
              <w:jc w:val="center"/>
              <w:rPr>
                <w:rFonts w:eastAsia="Calibri" w:cs="Calibri"/>
              </w:rPr>
            </w:pPr>
            <w:r>
              <w:rPr>
                <w:rFonts w:eastAsia="Calibri" w:cs="Calibri"/>
              </w:rPr>
              <w:lastRenderedPageBreak/>
              <w:t>tagamc.myvalutrac.com.cdn.cloudflare.net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2A93C0B" w14:textId="77777777" w:rsidR="00C90278" w:rsidRPr="00B17F14" w:rsidRDefault="00C90278" w:rsidP="001A1B54">
            <w:pPr>
              <w:spacing w:line="259" w:lineRule="auto"/>
              <w:jc w:val="center"/>
              <w:rPr>
                <w:rFonts w:eastAsia="Calibri" w:cs="Calibri"/>
              </w:rPr>
            </w:pPr>
            <w:r>
              <w:rPr>
                <w:rFonts w:eastAsia="Calibri" w:cs="Calibri"/>
              </w:rPr>
              <w:t>test.bankofnc.us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17137C1" w14:textId="77777777" w:rsidR="00C90278" w:rsidRPr="00B17F14" w:rsidRDefault="00C90278" w:rsidP="001A1B54">
            <w:pPr>
              <w:spacing w:line="259" w:lineRule="auto"/>
              <w:jc w:val="center"/>
              <w:rPr>
                <w:rFonts w:eastAsia="Calibri" w:cs="Calibri"/>
              </w:rPr>
            </w:pPr>
            <w:r>
              <w:rPr>
                <w:rFonts w:eastAsia="Calibri" w:cs="Calibri"/>
              </w:rPr>
              <w:t>test.myvalutrac.com.cdn.cloudflare.net</w:t>
            </w:r>
          </w:p>
        </w:tc>
      </w:tr>
      <w:tr w:rsidR="00C90278" w:rsidRPr="000D193B" w14:paraId="7B9CB115"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DB93B33" w14:textId="77777777" w:rsidR="00C90278" w:rsidRPr="00B17F14" w:rsidRDefault="00C90278" w:rsidP="001A1B54">
            <w:pPr>
              <w:spacing w:line="259" w:lineRule="auto"/>
              <w:jc w:val="center"/>
              <w:rPr>
                <w:rFonts w:eastAsia="Calibri" w:cs="Calibri"/>
              </w:rPr>
            </w:pPr>
            <w:r>
              <w:rPr>
                <w:rFonts w:eastAsia="Calibri" w:cs="Calibri"/>
              </w:rPr>
              <w:t>test.pinnaclefinancialpartnersinc.us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620F084" w14:textId="77777777" w:rsidR="00C90278" w:rsidRPr="00B17F14" w:rsidRDefault="00C90278" w:rsidP="001A1B54">
            <w:pPr>
              <w:spacing w:line="259" w:lineRule="auto"/>
              <w:jc w:val="center"/>
              <w:rPr>
                <w:rFonts w:eastAsia="Calibri" w:cs="Calibri"/>
              </w:rPr>
            </w:pPr>
            <w:r>
              <w:rPr>
                <w:rFonts w:eastAsia="Calibri" w:cs="Calibri"/>
              </w:rPr>
              <w:t>test.pinnaclenationalbank.us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8B7BB64" w14:textId="77777777" w:rsidR="00C90278" w:rsidRPr="00B17F14" w:rsidRDefault="00C90278" w:rsidP="001A1B54">
            <w:pPr>
              <w:spacing w:line="259" w:lineRule="auto"/>
              <w:jc w:val="center"/>
              <w:rPr>
                <w:rFonts w:eastAsia="Calibri" w:cs="Calibri"/>
              </w:rPr>
            </w:pPr>
            <w:r>
              <w:rPr>
                <w:rFonts w:eastAsia="Calibri" w:cs="Calibri"/>
              </w:rPr>
              <w:t>testsecure.advocatecapital.com</w:t>
            </w:r>
          </w:p>
        </w:tc>
      </w:tr>
      <w:tr w:rsidR="00C90278" w:rsidRPr="000D193B" w14:paraId="4DB0F0B1"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54276F4" w14:textId="77777777" w:rsidR="00C90278" w:rsidRPr="00B17F14" w:rsidRDefault="00C90278" w:rsidP="001A1B54">
            <w:pPr>
              <w:spacing w:line="259" w:lineRule="auto"/>
              <w:jc w:val="center"/>
              <w:rPr>
                <w:rFonts w:eastAsia="Calibri" w:cs="Calibri"/>
              </w:rPr>
            </w:pPr>
            <w:r>
              <w:rPr>
                <w:rFonts w:eastAsia="Calibri" w:cs="Calibri"/>
              </w:rPr>
              <w:t>testsecure.advocatecapital.com.edgekey.net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1DA4017" w14:textId="77777777" w:rsidR="00C90278" w:rsidRPr="00B17F14" w:rsidRDefault="00C90278" w:rsidP="001A1B54">
            <w:pPr>
              <w:spacing w:line="259" w:lineRule="auto"/>
              <w:jc w:val="center"/>
              <w:rPr>
                <w:rFonts w:eastAsia="Calibri" w:cs="Calibri"/>
              </w:rPr>
            </w:pPr>
            <w:r>
              <w:rPr>
                <w:rFonts w:eastAsia="Calibri" w:cs="Calibri"/>
              </w:rPr>
              <w:t>testsecure2.advocatecapital.com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CD976D7" w14:textId="77777777" w:rsidR="00C90278" w:rsidRPr="00B17F14" w:rsidRDefault="00C90278" w:rsidP="001A1B54">
            <w:pPr>
              <w:spacing w:line="259" w:lineRule="auto"/>
              <w:jc w:val="center"/>
              <w:rPr>
                <w:rFonts w:eastAsia="Calibri" w:cs="Calibri"/>
              </w:rPr>
            </w:pPr>
            <w:r>
              <w:rPr>
                <w:rFonts w:eastAsia="Calibri" w:cs="Calibri"/>
              </w:rPr>
              <w:t>texasbaycu-staging.myvalutrac.com.cdn.cloudflare.net</w:t>
            </w:r>
          </w:p>
        </w:tc>
      </w:tr>
      <w:tr w:rsidR="00C90278" w:rsidRPr="000D193B" w14:paraId="27DAFAF6"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80EA74C" w14:textId="77777777" w:rsidR="00C90278" w:rsidRPr="00B17F14" w:rsidRDefault="00C90278" w:rsidP="001A1B54">
            <w:pPr>
              <w:spacing w:line="259" w:lineRule="auto"/>
              <w:jc w:val="center"/>
              <w:rPr>
                <w:rFonts w:eastAsia="Calibri" w:cs="Calibri"/>
              </w:rPr>
            </w:pPr>
            <w:r>
              <w:rPr>
                <w:rFonts w:eastAsia="Calibri" w:cs="Calibri"/>
              </w:rPr>
              <w:t>texasbaycu.myvalutrac.com.cdn.cloudflare.net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534BECB" w14:textId="77777777" w:rsidR="00C90278" w:rsidRPr="00B17F14" w:rsidRDefault="00C90278" w:rsidP="001A1B54">
            <w:pPr>
              <w:spacing w:line="259" w:lineRule="auto"/>
              <w:jc w:val="center"/>
              <w:rPr>
                <w:rFonts w:eastAsia="Calibri" w:cs="Calibri"/>
              </w:rPr>
            </w:pPr>
            <w:r>
              <w:rPr>
                <w:rFonts w:eastAsia="Calibri" w:cs="Calibri"/>
              </w:rPr>
              <w:t>theadvocateflexline.com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3881D5A" w14:textId="77777777" w:rsidR="00C90278" w:rsidRPr="00B17F14" w:rsidRDefault="00C90278" w:rsidP="001A1B54">
            <w:pPr>
              <w:spacing w:line="259" w:lineRule="auto"/>
              <w:jc w:val="center"/>
              <w:rPr>
                <w:rFonts w:eastAsia="Calibri" w:cs="Calibri"/>
              </w:rPr>
            </w:pPr>
            <w:r>
              <w:rPr>
                <w:rFonts w:eastAsia="Calibri" w:cs="Calibri"/>
              </w:rPr>
              <w:t>thepinnaclebanking.us</w:t>
            </w:r>
          </w:p>
        </w:tc>
      </w:tr>
      <w:tr w:rsidR="00C90278" w:rsidRPr="000D193B" w14:paraId="4188D599"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6DA6D1C" w14:textId="77777777" w:rsidR="00C90278" w:rsidRPr="00B17F14" w:rsidRDefault="00C90278" w:rsidP="001A1B54">
            <w:pPr>
              <w:spacing w:line="259" w:lineRule="auto"/>
              <w:jc w:val="center"/>
              <w:rPr>
                <w:rFonts w:eastAsia="Calibri" w:cs="Calibri"/>
              </w:rPr>
            </w:pPr>
            <w:r>
              <w:rPr>
                <w:rFonts w:eastAsia="Calibri" w:cs="Calibri"/>
              </w:rPr>
              <w:t>thepinnaclelivebanking.us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498986C" w14:textId="77777777" w:rsidR="00C90278" w:rsidRPr="00B17F14" w:rsidRDefault="00C90278" w:rsidP="001A1B54">
            <w:pPr>
              <w:spacing w:line="259" w:lineRule="auto"/>
              <w:jc w:val="center"/>
              <w:rPr>
                <w:rFonts w:eastAsia="Calibri" w:cs="Calibri"/>
              </w:rPr>
            </w:pPr>
            <w:r>
              <w:rPr>
                <w:rFonts w:eastAsia="Calibri" w:cs="Calibri"/>
              </w:rPr>
              <w:t>thepinnaclespotlight.com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D1C4B7C" w14:textId="77777777" w:rsidR="00C90278" w:rsidRPr="00B17F14" w:rsidRDefault="00C90278" w:rsidP="001A1B54">
            <w:pPr>
              <w:spacing w:line="259" w:lineRule="auto"/>
              <w:jc w:val="center"/>
              <w:rPr>
                <w:rFonts w:eastAsia="Calibri" w:cs="Calibri"/>
              </w:rPr>
            </w:pPr>
            <w:r>
              <w:rPr>
                <w:rFonts w:eastAsia="Calibri" w:cs="Calibri"/>
              </w:rPr>
              <w:t>thepinnaclespotlight.com.edgekey.net</w:t>
            </w:r>
          </w:p>
        </w:tc>
      </w:tr>
      <w:tr w:rsidR="00C90278" w:rsidRPr="000D193B" w14:paraId="510ACBCB"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9772AAB" w14:textId="77777777" w:rsidR="00C90278" w:rsidRPr="00B17F14" w:rsidRDefault="00C90278" w:rsidP="001A1B54">
            <w:pPr>
              <w:spacing w:line="259" w:lineRule="auto"/>
              <w:jc w:val="center"/>
              <w:rPr>
                <w:rFonts w:eastAsia="Calibri" w:cs="Calibri"/>
              </w:rPr>
            </w:pPr>
            <w:r>
              <w:rPr>
                <w:rFonts w:eastAsia="Calibri" w:cs="Calibri"/>
              </w:rPr>
              <w:t>thepinnaclespotlight.us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BACC507" w14:textId="77777777" w:rsidR="00C90278" w:rsidRPr="00B17F14" w:rsidRDefault="00C90278" w:rsidP="001A1B54">
            <w:pPr>
              <w:spacing w:line="259" w:lineRule="auto"/>
              <w:jc w:val="center"/>
              <w:rPr>
                <w:rFonts w:eastAsia="Calibri" w:cs="Calibri"/>
              </w:rPr>
            </w:pPr>
            <w:r>
              <w:rPr>
                <w:rFonts w:eastAsia="Calibri" w:cs="Calibri"/>
              </w:rPr>
              <w:t>timberlandbank-staging.myvalutrac.com.cdn.cloudflare.net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E0F6E65" w14:textId="77777777" w:rsidR="00C90278" w:rsidRPr="00B17F14" w:rsidRDefault="00C90278" w:rsidP="001A1B54">
            <w:pPr>
              <w:spacing w:line="259" w:lineRule="auto"/>
              <w:jc w:val="center"/>
              <w:rPr>
                <w:rFonts w:eastAsia="Calibri" w:cs="Calibri"/>
              </w:rPr>
            </w:pPr>
            <w:r>
              <w:rPr>
                <w:rFonts w:eastAsia="Calibri" w:cs="Calibri"/>
              </w:rPr>
              <w:t>timberlandbank.myvalutrac.com.cdn.cloudflare.net</w:t>
            </w:r>
          </w:p>
        </w:tc>
      </w:tr>
      <w:tr w:rsidR="00C90278" w:rsidRPr="000D193B" w14:paraId="24061609"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638FFF1" w14:textId="77777777" w:rsidR="00C90278" w:rsidRPr="00B17F14" w:rsidRDefault="00C90278" w:rsidP="001A1B54">
            <w:pPr>
              <w:spacing w:line="259" w:lineRule="auto"/>
              <w:jc w:val="center"/>
              <w:rPr>
                <w:rFonts w:eastAsia="Calibri" w:cs="Calibri"/>
              </w:rPr>
            </w:pPr>
            <w:r>
              <w:rPr>
                <w:rFonts w:eastAsia="Calibri" w:cs="Calibri"/>
              </w:rPr>
              <w:t>titansbanking.bank</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3BF882E" w14:textId="77777777" w:rsidR="00C90278" w:rsidRPr="00B17F14" w:rsidRDefault="00C90278" w:rsidP="001A1B54">
            <w:pPr>
              <w:spacing w:line="259" w:lineRule="auto"/>
              <w:jc w:val="center"/>
              <w:rPr>
                <w:rFonts w:eastAsia="Calibri" w:cs="Calibri"/>
              </w:rPr>
            </w:pPr>
            <w:r>
              <w:rPr>
                <w:rFonts w:eastAsia="Calibri" w:cs="Calibri"/>
              </w:rPr>
              <w:t>titansbanking.com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5D83F6E" w14:textId="77777777" w:rsidR="00C90278" w:rsidRPr="00B17F14" w:rsidRDefault="00C90278" w:rsidP="001A1B54">
            <w:pPr>
              <w:spacing w:line="259" w:lineRule="auto"/>
              <w:jc w:val="center"/>
              <w:rPr>
                <w:rFonts w:eastAsia="Calibri" w:cs="Calibri"/>
              </w:rPr>
            </w:pPr>
            <w:r>
              <w:rPr>
                <w:rFonts w:eastAsia="Calibri" w:cs="Calibri"/>
              </w:rPr>
              <w:t>titansbanking.com.edgekey.net</w:t>
            </w:r>
          </w:p>
        </w:tc>
      </w:tr>
      <w:tr w:rsidR="00C90278" w:rsidRPr="000D193B" w14:paraId="3EDCCDD9"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8881E28" w14:textId="77777777" w:rsidR="00C90278" w:rsidRPr="00B17F14" w:rsidRDefault="00C90278" w:rsidP="001A1B54">
            <w:pPr>
              <w:spacing w:line="259" w:lineRule="auto"/>
              <w:jc w:val="center"/>
              <w:rPr>
                <w:rFonts w:eastAsia="Calibri" w:cs="Calibri"/>
              </w:rPr>
            </w:pPr>
            <w:r>
              <w:rPr>
                <w:rFonts w:eastAsia="Calibri" w:cs="Calibri"/>
              </w:rPr>
              <w:t>tm-staging.myvalutrac.com.cdn.cloudflare.net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8F99190" w14:textId="77777777" w:rsidR="00C90278" w:rsidRPr="00B17F14" w:rsidRDefault="00C90278" w:rsidP="001A1B54">
            <w:pPr>
              <w:spacing w:line="259" w:lineRule="auto"/>
              <w:jc w:val="center"/>
              <w:rPr>
                <w:rFonts w:eastAsia="Calibri" w:cs="Calibri"/>
              </w:rPr>
            </w:pPr>
            <w:r>
              <w:rPr>
                <w:rFonts w:eastAsia="Calibri" w:cs="Calibri"/>
              </w:rPr>
              <w:t>tm.myvalutrac.com.cdn.cloudflare.net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9522185" w14:textId="77777777" w:rsidR="00C90278" w:rsidRPr="00B17F14" w:rsidRDefault="00C90278" w:rsidP="001A1B54">
            <w:pPr>
              <w:spacing w:line="259" w:lineRule="auto"/>
              <w:jc w:val="center"/>
              <w:rPr>
                <w:rFonts w:eastAsia="Calibri" w:cs="Calibri"/>
              </w:rPr>
            </w:pPr>
            <w:r>
              <w:rPr>
                <w:rFonts w:eastAsia="Calibri" w:cs="Calibri"/>
              </w:rPr>
              <w:t>traditionalbank-staging.myvalutrac.com.cdn.cloudflare.net</w:t>
            </w:r>
          </w:p>
        </w:tc>
      </w:tr>
      <w:tr w:rsidR="00C90278" w:rsidRPr="000D193B" w14:paraId="3FC5F328"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7D1D234" w14:textId="77777777" w:rsidR="00C90278" w:rsidRPr="00B17F14" w:rsidRDefault="00C90278" w:rsidP="001A1B54">
            <w:pPr>
              <w:spacing w:line="259" w:lineRule="auto"/>
              <w:jc w:val="center"/>
              <w:rPr>
                <w:rFonts w:eastAsia="Calibri" w:cs="Calibri"/>
              </w:rPr>
            </w:pPr>
            <w:r>
              <w:rPr>
                <w:rFonts w:eastAsia="Calibri" w:cs="Calibri"/>
              </w:rPr>
              <w:t>traditionalbank.myvalutrac.com.cdn.cloudflare.net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779DC9A" w14:textId="77777777" w:rsidR="00C90278" w:rsidRPr="00B17F14" w:rsidRDefault="00C90278" w:rsidP="001A1B54">
            <w:pPr>
              <w:spacing w:line="259" w:lineRule="auto"/>
              <w:jc w:val="center"/>
              <w:rPr>
                <w:rFonts w:eastAsia="Calibri" w:cs="Calibri"/>
              </w:rPr>
            </w:pPr>
            <w:r>
              <w:rPr>
                <w:rFonts w:eastAsia="Calibri" w:cs="Calibri"/>
              </w:rPr>
              <w:t>trilateral-staging.myvalutrac.com.cdn.cloudflare.net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910ACE6" w14:textId="77777777" w:rsidR="00C90278" w:rsidRPr="00B17F14" w:rsidRDefault="00C90278" w:rsidP="001A1B54">
            <w:pPr>
              <w:spacing w:line="259" w:lineRule="auto"/>
              <w:jc w:val="center"/>
              <w:rPr>
                <w:rFonts w:eastAsia="Calibri" w:cs="Calibri"/>
              </w:rPr>
            </w:pPr>
            <w:r>
              <w:rPr>
                <w:rFonts w:eastAsia="Calibri" w:cs="Calibri"/>
              </w:rPr>
              <w:t>trilateral.myvalutrac.com.cdn.cloudflare.net</w:t>
            </w:r>
          </w:p>
        </w:tc>
      </w:tr>
      <w:tr w:rsidR="00C90278" w:rsidRPr="000D193B" w14:paraId="2A3CA321"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80E2C2F" w14:textId="77777777" w:rsidR="00C90278" w:rsidRPr="00B17F14" w:rsidRDefault="00C90278" w:rsidP="001A1B54">
            <w:pPr>
              <w:spacing w:line="259" w:lineRule="auto"/>
              <w:jc w:val="center"/>
              <w:rPr>
                <w:rFonts w:eastAsia="Calibri" w:cs="Calibri"/>
              </w:rPr>
            </w:pPr>
            <w:r>
              <w:rPr>
                <w:rFonts w:eastAsia="Calibri" w:cs="Calibri"/>
              </w:rPr>
              <w:t>trunion-staging.myvalutrac.com.cdn.cloudflare.net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2C1DB12" w14:textId="77777777" w:rsidR="00C90278" w:rsidRPr="00B17F14" w:rsidRDefault="00C90278" w:rsidP="001A1B54">
            <w:pPr>
              <w:spacing w:line="259" w:lineRule="auto"/>
              <w:jc w:val="center"/>
              <w:rPr>
                <w:rFonts w:eastAsia="Calibri" w:cs="Calibri"/>
              </w:rPr>
            </w:pPr>
            <w:r>
              <w:rPr>
                <w:rFonts w:eastAsia="Calibri" w:cs="Calibri"/>
              </w:rPr>
              <w:t>trunion.myvalutrac.com.cdn.cloudflare.net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1FE0CC5" w14:textId="77777777" w:rsidR="00C90278" w:rsidRPr="00B17F14" w:rsidRDefault="00C90278" w:rsidP="001A1B54">
            <w:pPr>
              <w:spacing w:line="259" w:lineRule="auto"/>
              <w:jc w:val="center"/>
              <w:rPr>
                <w:rFonts w:eastAsia="Calibri" w:cs="Calibri"/>
              </w:rPr>
            </w:pPr>
            <w:r>
              <w:rPr>
                <w:rFonts w:eastAsia="Calibri" w:cs="Calibri"/>
              </w:rPr>
              <w:t>trust.pnfp.com.edgekey.net</w:t>
            </w:r>
          </w:p>
        </w:tc>
      </w:tr>
      <w:tr w:rsidR="00C90278" w:rsidRPr="000D193B" w14:paraId="08C272ED"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34B005A" w14:textId="77777777" w:rsidR="00C90278" w:rsidRPr="00B17F14" w:rsidRDefault="00C90278" w:rsidP="001A1B54">
            <w:pPr>
              <w:spacing w:line="259" w:lineRule="auto"/>
              <w:jc w:val="center"/>
              <w:rPr>
                <w:rFonts w:eastAsia="Calibri" w:cs="Calibri"/>
              </w:rPr>
            </w:pPr>
            <w:r>
              <w:rPr>
                <w:rFonts w:eastAsia="Calibri" w:cs="Calibri"/>
              </w:rPr>
              <w:t>ts.advocatecapital.com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F5974F5" w14:textId="77777777" w:rsidR="00C90278" w:rsidRPr="00B17F14" w:rsidRDefault="00C90278" w:rsidP="001A1B54">
            <w:pPr>
              <w:spacing w:line="259" w:lineRule="auto"/>
              <w:jc w:val="center"/>
              <w:rPr>
                <w:rFonts w:eastAsia="Calibri" w:cs="Calibri"/>
              </w:rPr>
            </w:pPr>
            <w:r>
              <w:rPr>
                <w:rFonts w:eastAsia="Calibri" w:cs="Calibri"/>
              </w:rPr>
              <w:t>uat.apply.pnfp.com.edgekey.net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5E8A303" w14:textId="77777777" w:rsidR="00C90278" w:rsidRPr="00B17F14" w:rsidRDefault="00C90278" w:rsidP="001A1B54">
            <w:pPr>
              <w:spacing w:line="259" w:lineRule="auto"/>
              <w:jc w:val="center"/>
              <w:rPr>
                <w:rFonts w:eastAsia="Calibri" w:cs="Calibri"/>
              </w:rPr>
            </w:pPr>
            <w:r>
              <w:rPr>
                <w:rFonts w:eastAsia="Calibri" w:cs="Calibri"/>
              </w:rPr>
              <w:t>uat.pinnaclenationalbank.us</w:t>
            </w:r>
          </w:p>
        </w:tc>
      </w:tr>
      <w:tr w:rsidR="00C90278" w:rsidRPr="000D193B" w14:paraId="6E57CD3D"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6BF907E" w14:textId="77777777" w:rsidR="00C90278" w:rsidRPr="00B17F14" w:rsidRDefault="00C90278" w:rsidP="001A1B54">
            <w:pPr>
              <w:spacing w:line="259" w:lineRule="auto"/>
              <w:jc w:val="center"/>
              <w:rPr>
                <w:rFonts w:eastAsia="Calibri" w:cs="Calibri"/>
              </w:rPr>
            </w:pPr>
            <w:r>
              <w:rPr>
                <w:rFonts w:eastAsia="Calibri" w:cs="Calibri"/>
              </w:rPr>
              <w:t>uat02.apply.pnfp.com.edgekey.net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E16F390" w14:textId="77777777" w:rsidR="00C90278" w:rsidRPr="00B17F14" w:rsidRDefault="00C90278" w:rsidP="001A1B54">
            <w:pPr>
              <w:spacing w:line="259" w:lineRule="auto"/>
              <w:jc w:val="center"/>
              <w:rPr>
                <w:rFonts w:eastAsia="Calibri" w:cs="Calibri"/>
              </w:rPr>
            </w:pPr>
            <w:r>
              <w:rPr>
                <w:rFonts w:eastAsia="Calibri" w:cs="Calibri"/>
              </w:rPr>
              <w:t>uavam-staging.myvalutrac.com.cdn.cloudflare.net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18AA138" w14:textId="77777777" w:rsidR="00C90278" w:rsidRPr="00B17F14" w:rsidRDefault="00C90278" w:rsidP="001A1B54">
            <w:pPr>
              <w:spacing w:line="259" w:lineRule="auto"/>
              <w:jc w:val="center"/>
              <w:rPr>
                <w:rFonts w:eastAsia="Calibri" w:cs="Calibri"/>
              </w:rPr>
            </w:pPr>
            <w:r>
              <w:rPr>
                <w:rFonts w:eastAsia="Calibri" w:cs="Calibri"/>
              </w:rPr>
              <w:t>uavam.myvalutrac.com.cdn.cloudflare.net</w:t>
            </w:r>
          </w:p>
        </w:tc>
      </w:tr>
      <w:tr w:rsidR="00C90278" w:rsidRPr="000D193B" w14:paraId="135532E4"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9698C94" w14:textId="77777777" w:rsidR="00C90278" w:rsidRPr="00B17F14" w:rsidRDefault="00C90278" w:rsidP="001A1B54">
            <w:pPr>
              <w:spacing w:line="259" w:lineRule="auto"/>
              <w:jc w:val="center"/>
              <w:rPr>
                <w:rFonts w:eastAsia="Calibri" w:cs="Calibri"/>
              </w:rPr>
            </w:pPr>
            <w:r>
              <w:rPr>
                <w:rFonts w:eastAsia="Calibri" w:cs="Calibri"/>
              </w:rPr>
              <w:t>umb.pnfp.com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142E781" w14:textId="77777777" w:rsidR="00C90278" w:rsidRPr="00B17F14" w:rsidRDefault="00C90278" w:rsidP="001A1B54">
            <w:pPr>
              <w:spacing w:line="259" w:lineRule="auto"/>
              <w:jc w:val="center"/>
              <w:rPr>
                <w:rFonts w:eastAsia="Calibri" w:cs="Calibri"/>
              </w:rPr>
            </w:pPr>
            <w:r>
              <w:rPr>
                <w:rFonts w:eastAsia="Calibri" w:cs="Calibri"/>
              </w:rPr>
              <w:t>umb.pnfp.com.edgekey.net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EB7FC42" w14:textId="77777777" w:rsidR="00C90278" w:rsidRPr="00B17F14" w:rsidRDefault="00C90278" w:rsidP="001A1B54">
            <w:pPr>
              <w:spacing w:line="259" w:lineRule="auto"/>
              <w:jc w:val="center"/>
              <w:rPr>
                <w:rFonts w:eastAsia="Calibri" w:cs="Calibri"/>
              </w:rPr>
            </w:pPr>
            <w:r>
              <w:rPr>
                <w:rFonts w:eastAsia="Calibri" w:cs="Calibri"/>
              </w:rPr>
              <w:t>unitedvaluationgroup-staging.myvalutrac.com.cdn.cloudflare.net</w:t>
            </w:r>
          </w:p>
        </w:tc>
      </w:tr>
      <w:tr w:rsidR="00C90278" w:rsidRPr="000D193B" w14:paraId="08073A6B"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68E102C" w14:textId="77777777" w:rsidR="00C90278" w:rsidRPr="00B17F14" w:rsidRDefault="00C90278" w:rsidP="001A1B54">
            <w:pPr>
              <w:spacing w:line="259" w:lineRule="auto"/>
              <w:jc w:val="center"/>
              <w:rPr>
                <w:rFonts w:eastAsia="Calibri" w:cs="Calibri"/>
              </w:rPr>
            </w:pPr>
            <w:r>
              <w:rPr>
                <w:rFonts w:eastAsia="Calibri" w:cs="Calibri"/>
              </w:rPr>
              <w:t>unitedvaluationgroup.myvalutrac.com.cdn.cloudflare.net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30F3C6D" w14:textId="77777777" w:rsidR="00C90278" w:rsidRPr="00B17F14" w:rsidRDefault="00C90278" w:rsidP="001A1B54">
            <w:pPr>
              <w:spacing w:line="259" w:lineRule="auto"/>
              <w:jc w:val="center"/>
              <w:rPr>
                <w:rFonts w:eastAsia="Calibri" w:cs="Calibri"/>
              </w:rPr>
            </w:pPr>
            <w:r>
              <w:rPr>
                <w:rFonts w:eastAsia="Calibri" w:cs="Calibri"/>
              </w:rPr>
              <w:t>unlockme.pnfp.com.edgekey.net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A8E16A4" w14:textId="77777777" w:rsidR="00C90278" w:rsidRPr="00B17F14" w:rsidRDefault="00C90278" w:rsidP="001A1B54">
            <w:pPr>
              <w:spacing w:line="259" w:lineRule="auto"/>
              <w:jc w:val="center"/>
              <w:rPr>
                <w:rFonts w:eastAsia="Calibri" w:cs="Calibri"/>
              </w:rPr>
            </w:pPr>
            <w:r>
              <w:rPr>
                <w:rFonts w:eastAsia="Calibri" w:cs="Calibri"/>
              </w:rPr>
              <w:t>ures-staging.myvalutrac.com.cdn.cloudflare.net</w:t>
            </w:r>
          </w:p>
        </w:tc>
      </w:tr>
      <w:tr w:rsidR="00C90278" w:rsidRPr="000D193B" w14:paraId="6694DABA"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858CE20" w14:textId="77777777" w:rsidR="00C90278" w:rsidRPr="00B17F14" w:rsidRDefault="00C90278" w:rsidP="001A1B54">
            <w:pPr>
              <w:spacing w:line="259" w:lineRule="auto"/>
              <w:jc w:val="center"/>
              <w:rPr>
                <w:rFonts w:eastAsia="Calibri" w:cs="Calibri"/>
              </w:rPr>
            </w:pPr>
            <w:r>
              <w:rPr>
                <w:rFonts w:eastAsia="Calibri" w:cs="Calibri"/>
              </w:rPr>
              <w:lastRenderedPageBreak/>
              <w:t>ures.myvalutrac.com.cdn.cloudflare.net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1E85E65" w14:textId="77777777" w:rsidR="00C90278" w:rsidRPr="00B17F14" w:rsidRDefault="00C90278" w:rsidP="001A1B54">
            <w:pPr>
              <w:spacing w:line="259" w:lineRule="auto"/>
              <w:jc w:val="center"/>
              <w:rPr>
                <w:rFonts w:eastAsia="Calibri" w:cs="Calibri"/>
              </w:rPr>
            </w:pPr>
            <w:r>
              <w:rPr>
                <w:rFonts w:eastAsia="Calibri" w:cs="Calibri"/>
              </w:rPr>
              <w:t>ures2-staging.myvalutrac.com.cdn.cloudflare.net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A7A0814" w14:textId="77777777" w:rsidR="00C90278" w:rsidRPr="00B17F14" w:rsidRDefault="00C90278" w:rsidP="001A1B54">
            <w:pPr>
              <w:spacing w:line="259" w:lineRule="auto"/>
              <w:jc w:val="center"/>
              <w:rPr>
                <w:rFonts w:eastAsia="Calibri" w:cs="Calibri"/>
              </w:rPr>
            </w:pPr>
            <w:r>
              <w:rPr>
                <w:rFonts w:eastAsia="Calibri" w:cs="Calibri"/>
              </w:rPr>
              <w:t>us-east-g.pnfp.gpcloudservice.com</w:t>
            </w:r>
          </w:p>
        </w:tc>
      </w:tr>
      <w:tr w:rsidR="00C90278" w:rsidRPr="000D193B" w14:paraId="4D3A6ACF"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7980E3F" w14:textId="77777777" w:rsidR="00C90278" w:rsidRPr="00B17F14" w:rsidRDefault="00C90278" w:rsidP="001A1B54">
            <w:pPr>
              <w:spacing w:line="259" w:lineRule="auto"/>
              <w:jc w:val="center"/>
              <w:rPr>
                <w:rFonts w:eastAsia="Calibri" w:cs="Calibri"/>
              </w:rPr>
            </w:pPr>
            <w:r>
              <w:rPr>
                <w:rFonts w:eastAsia="Calibri" w:cs="Calibri"/>
              </w:rPr>
              <w:t>us-southwest-g.pnfp.gpcloudservice.com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F6790AF" w14:textId="77777777" w:rsidR="00C90278" w:rsidRPr="00B17F14" w:rsidRDefault="00C90278" w:rsidP="001A1B54">
            <w:pPr>
              <w:spacing w:line="259" w:lineRule="auto"/>
              <w:jc w:val="center"/>
              <w:rPr>
                <w:rFonts w:eastAsia="Calibri" w:cs="Calibri"/>
              </w:rPr>
            </w:pPr>
            <w:r>
              <w:rPr>
                <w:rFonts w:eastAsia="Calibri" w:cs="Calibri"/>
              </w:rPr>
              <w:t>valuationcompliance-staging.myvalutrac.com.cdn.cloudflare.net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3263E8C" w14:textId="77777777" w:rsidR="00C90278" w:rsidRPr="00B17F14" w:rsidRDefault="00C90278" w:rsidP="001A1B54">
            <w:pPr>
              <w:spacing w:line="259" w:lineRule="auto"/>
              <w:jc w:val="center"/>
              <w:rPr>
                <w:rFonts w:eastAsia="Calibri" w:cs="Calibri"/>
              </w:rPr>
            </w:pPr>
            <w:r>
              <w:rPr>
                <w:rFonts w:eastAsia="Calibri" w:cs="Calibri"/>
              </w:rPr>
              <w:t>valuationcompliance.myvalutrac.com.cdn.cloudflare.net</w:t>
            </w:r>
          </w:p>
        </w:tc>
      </w:tr>
      <w:tr w:rsidR="00C90278" w:rsidRPr="000D193B" w14:paraId="306B402B"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5205AE5" w14:textId="77777777" w:rsidR="00C90278" w:rsidRPr="00B17F14" w:rsidRDefault="00C90278" w:rsidP="001A1B54">
            <w:pPr>
              <w:spacing w:line="259" w:lineRule="auto"/>
              <w:jc w:val="center"/>
              <w:rPr>
                <w:rFonts w:eastAsia="Calibri" w:cs="Calibri"/>
              </w:rPr>
            </w:pPr>
            <w:r>
              <w:rPr>
                <w:rFonts w:eastAsia="Calibri" w:cs="Calibri"/>
              </w:rPr>
              <w:t>valuelinkapi-staging.myvalutrac.com.cdn.cloudflare.net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54BD8E9" w14:textId="77777777" w:rsidR="00C90278" w:rsidRPr="00B17F14" w:rsidRDefault="00C90278" w:rsidP="001A1B54">
            <w:pPr>
              <w:spacing w:line="259" w:lineRule="auto"/>
              <w:jc w:val="center"/>
              <w:rPr>
                <w:rFonts w:eastAsia="Calibri" w:cs="Calibri"/>
              </w:rPr>
            </w:pPr>
            <w:r>
              <w:rPr>
                <w:rFonts w:eastAsia="Calibri" w:cs="Calibri"/>
              </w:rPr>
              <w:t>valuelinkapi.myvalutrac.com.cdn.cloudflare.net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9CD34B1" w14:textId="77777777" w:rsidR="00C90278" w:rsidRPr="00B17F14" w:rsidRDefault="00C90278" w:rsidP="001A1B54">
            <w:pPr>
              <w:spacing w:line="259" w:lineRule="auto"/>
              <w:jc w:val="center"/>
              <w:rPr>
                <w:rFonts w:eastAsia="Calibri" w:cs="Calibri"/>
              </w:rPr>
            </w:pPr>
            <w:r>
              <w:rPr>
                <w:rFonts w:eastAsia="Calibri" w:cs="Calibri"/>
              </w:rPr>
              <w:t>valuelinkdirect-staging.myvalutrac.com.cdn.cloudflare.net</w:t>
            </w:r>
          </w:p>
        </w:tc>
      </w:tr>
      <w:tr w:rsidR="00C90278" w:rsidRPr="000D193B" w14:paraId="6784D588"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D89919B" w14:textId="77777777" w:rsidR="00C90278" w:rsidRPr="00B17F14" w:rsidRDefault="00C90278" w:rsidP="001A1B54">
            <w:pPr>
              <w:spacing w:line="259" w:lineRule="auto"/>
              <w:jc w:val="center"/>
              <w:rPr>
                <w:rFonts w:eastAsia="Calibri" w:cs="Calibri"/>
              </w:rPr>
            </w:pPr>
            <w:r>
              <w:rPr>
                <w:rFonts w:eastAsia="Calibri" w:cs="Calibri"/>
              </w:rPr>
              <w:t>valuelinkdirect.myvalutrac.com.cdn.cloudflare.net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1A3B4EF" w14:textId="77777777" w:rsidR="00C90278" w:rsidRPr="00B17F14" w:rsidRDefault="00C90278" w:rsidP="001A1B54">
            <w:pPr>
              <w:spacing w:line="259" w:lineRule="auto"/>
              <w:jc w:val="center"/>
              <w:rPr>
                <w:rFonts w:eastAsia="Calibri" w:cs="Calibri"/>
              </w:rPr>
            </w:pPr>
            <w:r>
              <w:rPr>
                <w:rFonts w:eastAsia="Calibri" w:cs="Calibri"/>
              </w:rPr>
              <w:t>valutracone-staging.myvalutrac.com.cdn.cloudflare.net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061158F" w14:textId="77777777" w:rsidR="00C90278" w:rsidRPr="00B17F14" w:rsidRDefault="00C90278" w:rsidP="001A1B54">
            <w:pPr>
              <w:spacing w:line="259" w:lineRule="auto"/>
              <w:jc w:val="center"/>
              <w:rPr>
                <w:rFonts w:eastAsia="Calibri" w:cs="Calibri"/>
              </w:rPr>
            </w:pPr>
            <w:r>
              <w:rPr>
                <w:rFonts w:eastAsia="Calibri" w:cs="Calibri"/>
              </w:rPr>
              <w:t>valutracone.myvalutrac.com.cdn.cloudflare.net</w:t>
            </w:r>
          </w:p>
        </w:tc>
      </w:tr>
      <w:tr w:rsidR="00C90278" w:rsidRPr="000D193B" w14:paraId="64476BC7"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E00A04A" w14:textId="77777777" w:rsidR="00C90278" w:rsidRPr="00B17F14" w:rsidRDefault="00C90278" w:rsidP="001A1B54">
            <w:pPr>
              <w:spacing w:line="259" w:lineRule="auto"/>
              <w:jc w:val="center"/>
              <w:rPr>
                <w:rFonts w:eastAsia="Calibri" w:cs="Calibri"/>
              </w:rPr>
            </w:pPr>
            <w:r>
              <w:rPr>
                <w:rFonts w:eastAsia="Calibri" w:cs="Calibri"/>
              </w:rPr>
              <w:t>vaultviewportal.us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9122794" w14:textId="77777777" w:rsidR="00C90278" w:rsidRPr="00B17F14" w:rsidRDefault="00C90278" w:rsidP="001A1B54">
            <w:pPr>
              <w:spacing w:line="259" w:lineRule="auto"/>
              <w:jc w:val="center"/>
              <w:rPr>
                <w:rFonts w:eastAsia="Calibri" w:cs="Calibri"/>
              </w:rPr>
            </w:pPr>
            <w:r>
              <w:rPr>
                <w:rFonts w:eastAsia="Calibri" w:cs="Calibri"/>
              </w:rPr>
              <w:t>vdi.advocatecapital.com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885136F" w14:textId="77777777" w:rsidR="00C90278" w:rsidRPr="00B17F14" w:rsidRDefault="00C90278" w:rsidP="001A1B54">
            <w:pPr>
              <w:spacing w:line="259" w:lineRule="auto"/>
              <w:jc w:val="center"/>
              <w:rPr>
                <w:rFonts w:eastAsia="Calibri" w:cs="Calibri"/>
              </w:rPr>
            </w:pPr>
            <w:r>
              <w:rPr>
                <w:rFonts w:eastAsia="Calibri" w:cs="Calibri"/>
              </w:rPr>
              <w:t>vdm.advocatecapital.com</w:t>
            </w:r>
          </w:p>
        </w:tc>
      </w:tr>
      <w:tr w:rsidR="00C90278" w:rsidRPr="000D193B" w14:paraId="1C02E96D"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2FEA50F" w14:textId="77777777" w:rsidR="00C90278" w:rsidRPr="00B17F14" w:rsidRDefault="00C90278" w:rsidP="001A1B54">
            <w:pPr>
              <w:spacing w:line="259" w:lineRule="auto"/>
              <w:jc w:val="center"/>
              <w:rPr>
                <w:rFonts w:eastAsia="Calibri" w:cs="Calibri"/>
              </w:rPr>
            </w:pPr>
            <w:r>
              <w:rPr>
                <w:rFonts w:eastAsia="Calibri" w:cs="Calibri"/>
              </w:rPr>
              <w:t>view.engage.pnfp.com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E0EFC47" w14:textId="77777777" w:rsidR="00C90278" w:rsidRPr="00B17F14" w:rsidRDefault="00C90278" w:rsidP="001A1B54">
            <w:pPr>
              <w:spacing w:line="259" w:lineRule="auto"/>
              <w:jc w:val="center"/>
              <w:rPr>
                <w:rFonts w:eastAsia="Calibri" w:cs="Calibri"/>
              </w:rPr>
            </w:pPr>
            <w:r>
              <w:rPr>
                <w:rFonts w:eastAsia="Calibri" w:cs="Calibri"/>
              </w:rPr>
              <w:t>view.news.pnfp.com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FF102BD" w14:textId="77777777" w:rsidR="00C90278" w:rsidRPr="00B17F14" w:rsidRDefault="00C90278" w:rsidP="001A1B54">
            <w:pPr>
              <w:spacing w:line="259" w:lineRule="auto"/>
              <w:jc w:val="center"/>
              <w:rPr>
                <w:rFonts w:eastAsia="Calibri" w:cs="Calibri"/>
              </w:rPr>
            </w:pPr>
            <w:r>
              <w:rPr>
                <w:rFonts w:eastAsia="Calibri" w:cs="Calibri"/>
              </w:rPr>
              <w:t>visionbank-staging.myvalutrac.com.cdn.cloudflare.net</w:t>
            </w:r>
          </w:p>
        </w:tc>
      </w:tr>
      <w:tr w:rsidR="00C90278" w:rsidRPr="000D193B" w14:paraId="3BF0CC97"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6C1A921" w14:textId="77777777" w:rsidR="00C90278" w:rsidRPr="00B17F14" w:rsidRDefault="00C90278" w:rsidP="001A1B54">
            <w:pPr>
              <w:spacing w:line="259" w:lineRule="auto"/>
              <w:jc w:val="center"/>
              <w:rPr>
                <w:rFonts w:eastAsia="Calibri" w:cs="Calibri"/>
              </w:rPr>
            </w:pPr>
            <w:r>
              <w:rPr>
                <w:rFonts w:eastAsia="Calibri" w:cs="Calibri"/>
              </w:rPr>
              <w:t>visionbank.myvalutrac.com.cdn.cloudflare.net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E82291C" w14:textId="77777777" w:rsidR="00C90278" w:rsidRPr="00B17F14" w:rsidRDefault="00C90278" w:rsidP="001A1B54">
            <w:pPr>
              <w:spacing w:line="259" w:lineRule="auto"/>
              <w:jc w:val="center"/>
              <w:rPr>
                <w:rFonts w:eastAsia="Calibri" w:cs="Calibri"/>
              </w:rPr>
            </w:pPr>
            <w:r>
              <w:rPr>
                <w:rFonts w:eastAsia="Calibri" w:cs="Calibri"/>
              </w:rPr>
              <w:t>vmsapi.pnfp.com.edgekey.net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26FF403" w14:textId="77777777" w:rsidR="00C90278" w:rsidRPr="00B17F14" w:rsidRDefault="00C90278" w:rsidP="001A1B54">
            <w:pPr>
              <w:spacing w:line="259" w:lineRule="auto"/>
              <w:jc w:val="center"/>
              <w:rPr>
                <w:rFonts w:eastAsia="Calibri" w:cs="Calibri"/>
              </w:rPr>
            </w:pPr>
            <w:r>
              <w:rPr>
                <w:rFonts w:eastAsia="Calibri" w:cs="Calibri"/>
              </w:rPr>
              <w:t>vmsapiuat.pnfp.com.edgekey.net</w:t>
            </w:r>
          </w:p>
        </w:tc>
      </w:tr>
      <w:tr w:rsidR="00C90278" w:rsidRPr="000D193B" w14:paraId="5700BD0A"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FE58ADC" w14:textId="77777777" w:rsidR="00C90278" w:rsidRPr="00B17F14" w:rsidRDefault="00C90278" w:rsidP="001A1B54">
            <w:pPr>
              <w:spacing w:line="259" w:lineRule="auto"/>
              <w:jc w:val="center"/>
              <w:rPr>
                <w:rFonts w:eastAsia="Calibri" w:cs="Calibri"/>
              </w:rPr>
            </w:pPr>
            <w:r>
              <w:rPr>
                <w:rFonts w:eastAsia="Calibri" w:cs="Calibri"/>
              </w:rPr>
              <w:t>vmsapp-staging.myvalutrac.com.cdn.cloudflare.net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40CD0C5" w14:textId="77777777" w:rsidR="00C90278" w:rsidRPr="00B17F14" w:rsidRDefault="00C90278" w:rsidP="001A1B54">
            <w:pPr>
              <w:spacing w:line="259" w:lineRule="auto"/>
              <w:jc w:val="center"/>
              <w:rPr>
                <w:rFonts w:eastAsia="Calibri" w:cs="Calibri"/>
              </w:rPr>
            </w:pPr>
            <w:r>
              <w:rPr>
                <w:rFonts w:eastAsia="Calibri" w:cs="Calibri"/>
              </w:rPr>
              <w:t>vmsapp.myvalutrac.com.cdn.cloudflare.net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AB1EDE8" w14:textId="77777777" w:rsidR="00C90278" w:rsidRPr="00B17F14" w:rsidRDefault="00C90278" w:rsidP="001A1B54">
            <w:pPr>
              <w:spacing w:line="259" w:lineRule="auto"/>
              <w:jc w:val="center"/>
              <w:rPr>
                <w:rFonts w:eastAsia="Calibri" w:cs="Calibri"/>
              </w:rPr>
            </w:pPr>
            <w:r>
              <w:rPr>
                <w:rFonts w:eastAsia="Calibri" w:cs="Calibri"/>
              </w:rPr>
              <w:t>vpn.advocatecapital.com</w:t>
            </w:r>
          </w:p>
        </w:tc>
      </w:tr>
      <w:tr w:rsidR="00C90278" w:rsidRPr="000D193B" w14:paraId="5899BE3B"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26107B7" w14:textId="77777777" w:rsidR="00C90278" w:rsidRPr="00B17F14" w:rsidRDefault="00C90278" w:rsidP="001A1B54">
            <w:pPr>
              <w:spacing w:line="259" w:lineRule="auto"/>
              <w:jc w:val="center"/>
              <w:rPr>
                <w:rFonts w:eastAsia="Calibri" w:cs="Calibri"/>
              </w:rPr>
            </w:pPr>
            <w:r>
              <w:rPr>
                <w:rFonts w:eastAsia="Calibri" w:cs="Calibri"/>
              </w:rPr>
              <w:t>vpn.jbbcapital.com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F71E493" w14:textId="77777777" w:rsidR="00C90278" w:rsidRPr="00B17F14" w:rsidRDefault="00C90278" w:rsidP="001A1B54">
            <w:pPr>
              <w:spacing w:line="259" w:lineRule="auto"/>
              <w:jc w:val="center"/>
              <w:rPr>
                <w:rFonts w:eastAsia="Calibri" w:cs="Calibri"/>
              </w:rPr>
            </w:pPr>
            <w:r>
              <w:rPr>
                <w:rFonts w:eastAsia="Calibri" w:cs="Calibri"/>
              </w:rPr>
              <w:t>vpn.pinnaclefinancialbanking.us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F5AC738" w14:textId="77777777" w:rsidR="00C90278" w:rsidRPr="00B17F14" w:rsidRDefault="00C90278" w:rsidP="001A1B54">
            <w:pPr>
              <w:spacing w:line="259" w:lineRule="auto"/>
              <w:jc w:val="center"/>
              <w:rPr>
                <w:rFonts w:eastAsia="Calibri" w:cs="Calibri"/>
              </w:rPr>
            </w:pPr>
            <w:r>
              <w:rPr>
                <w:rFonts w:eastAsia="Calibri" w:cs="Calibri"/>
              </w:rPr>
              <w:t>vpn.pinnaclefinancialpartners.us</w:t>
            </w:r>
          </w:p>
        </w:tc>
      </w:tr>
      <w:tr w:rsidR="00C90278" w:rsidRPr="000D193B" w14:paraId="395F2886"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D23C643" w14:textId="77777777" w:rsidR="00C90278" w:rsidRPr="00B17F14" w:rsidRDefault="00C90278" w:rsidP="001A1B54">
            <w:pPr>
              <w:spacing w:line="259" w:lineRule="auto"/>
              <w:jc w:val="center"/>
              <w:rPr>
                <w:rFonts w:eastAsia="Calibri" w:cs="Calibri"/>
              </w:rPr>
            </w:pPr>
            <w:r>
              <w:rPr>
                <w:rFonts w:eastAsia="Calibri" w:cs="Calibri"/>
              </w:rPr>
              <w:t>vtam-staging.myvalutrac.com.cdn.cloudflare.net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079B03E" w14:textId="77777777" w:rsidR="00C90278" w:rsidRPr="00B17F14" w:rsidRDefault="00C90278" w:rsidP="001A1B54">
            <w:pPr>
              <w:spacing w:line="259" w:lineRule="auto"/>
              <w:jc w:val="center"/>
              <w:rPr>
                <w:rFonts w:eastAsia="Calibri" w:cs="Calibri"/>
              </w:rPr>
            </w:pPr>
            <w:r>
              <w:rPr>
                <w:rFonts w:eastAsia="Calibri" w:cs="Calibri"/>
              </w:rPr>
              <w:t>vtam.myvalutrac.com.cdn.cloudflare.net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76ADAF7" w14:textId="77777777" w:rsidR="00C90278" w:rsidRPr="00B17F14" w:rsidRDefault="00C90278" w:rsidP="001A1B54">
            <w:pPr>
              <w:spacing w:line="259" w:lineRule="auto"/>
              <w:jc w:val="center"/>
              <w:rPr>
                <w:rFonts w:eastAsia="Calibri" w:cs="Calibri"/>
              </w:rPr>
            </w:pPr>
            <w:r>
              <w:rPr>
                <w:rFonts w:eastAsia="Calibri" w:cs="Calibri"/>
              </w:rPr>
              <w:t>wcu-staging.myvalutrac.com.cdn.cloudflare.net</w:t>
            </w:r>
          </w:p>
        </w:tc>
      </w:tr>
      <w:tr w:rsidR="00C90278" w:rsidRPr="000D193B" w14:paraId="3947D7F1"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2A2661D" w14:textId="77777777" w:rsidR="00C90278" w:rsidRPr="00B17F14" w:rsidRDefault="00C90278" w:rsidP="001A1B54">
            <w:pPr>
              <w:spacing w:line="259" w:lineRule="auto"/>
              <w:jc w:val="center"/>
              <w:rPr>
                <w:rFonts w:eastAsia="Calibri" w:cs="Calibri"/>
              </w:rPr>
            </w:pPr>
            <w:r>
              <w:rPr>
                <w:rFonts w:eastAsia="Calibri" w:cs="Calibri"/>
              </w:rPr>
              <w:t>wcu.myvalutrac.com.cdn.cloudflare.net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B341A4F" w14:textId="77777777" w:rsidR="00C90278" w:rsidRPr="00B17F14" w:rsidRDefault="00C90278" w:rsidP="001A1B54">
            <w:pPr>
              <w:spacing w:line="259" w:lineRule="auto"/>
              <w:jc w:val="center"/>
              <w:rPr>
                <w:rFonts w:eastAsia="Calibri" w:cs="Calibri"/>
              </w:rPr>
            </w:pPr>
            <w:r>
              <w:rPr>
                <w:rFonts w:eastAsia="Calibri" w:cs="Calibri"/>
              </w:rPr>
              <w:t>web00.myvalutrac.com.cdn.cloudflare.net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8E2363F" w14:textId="77777777" w:rsidR="00C90278" w:rsidRPr="00B17F14" w:rsidRDefault="00C90278" w:rsidP="001A1B54">
            <w:pPr>
              <w:spacing w:line="259" w:lineRule="auto"/>
              <w:jc w:val="center"/>
              <w:rPr>
                <w:rFonts w:eastAsia="Calibri" w:cs="Calibri"/>
              </w:rPr>
            </w:pPr>
            <w:r>
              <w:rPr>
                <w:rFonts w:eastAsia="Calibri" w:cs="Calibri"/>
              </w:rPr>
              <w:t>web01.myvalutrac.com.cdn.cloudflare.net</w:t>
            </w:r>
          </w:p>
        </w:tc>
      </w:tr>
      <w:tr w:rsidR="00C90278" w:rsidRPr="000D193B" w14:paraId="6A2FB1E4"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4341637" w14:textId="77777777" w:rsidR="00C90278" w:rsidRPr="00B17F14" w:rsidRDefault="00C90278" w:rsidP="001A1B54">
            <w:pPr>
              <w:spacing w:line="259" w:lineRule="auto"/>
              <w:jc w:val="center"/>
              <w:rPr>
                <w:rFonts w:eastAsia="Calibri" w:cs="Calibri"/>
              </w:rPr>
            </w:pPr>
            <w:r>
              <w:rPr>
                <w:rFonts w:eastAsia="Calibri" w:cs="Calibri"/>
              </w:rPr>
              <w:t>web02.myvalutrac.com.cdn.cloudflare.net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D44F168" w14:textId="77777777" w:rsidR="00C90278" w:rsidRPr="00B17F14" w:rsidRDefault="00C90278" w:rsidP="001A1B54">
            <w:pPr>
              <w:spacing w:line="259" w:lineRule="auto"/>
              <w:jc w:val="center"/>
              <w:rPr>
                <w:rFonts w:eastAsia="Calibri" w:cs="Calibri"/>
              </w:rPr>
            </w:pPr>
            <w:r>
              <w:rPr>
                <w:rFonts w:eastAsia="Calibri" w:cs="Calibri"/>
              </w:rPr>
              <w:t>web03.myvalutrac.com.cdn.cloudflare.net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8EDE9D0" w14:textId="77777777" w:rsidR="00C90278" w:rsidRPr="00B17F14" w:rsidRDefault="00C90278" w:rsidP="001A1B54">
            <w:pPr>
              <w:spacing w:line="259" w:lineRule="auto"/>
              <w:jc w:val="center"/>
              <w:rPr>
                <w:rFonts w:eastAsia="Calibri" w:cs="Calibri"/>
              </w:rPr>
            </w:pPr>
            <w:r>
              <w:rPr>
                <w:rFonts w:eastAsia="Calibri" w:cs="Calibri"/>
              </w:rPr>
              <w:t>web04.myvalutrac.com.cdn.cloudflare.net</w:t>
            </w:r>
          </w:p>
        </w:tc>
      </w:tr>
      <w:tr w:rsidR="00C90278" w:rsidRPr="000D193B" w14:paraId="3E01FEB0"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2C87628" w14:textId="77777777" w:rsidR="00C90278" w:rsidRPr="00B17F14" w:rsidRDefault="00C90278" w:rsidP="001A1B54">
            <w:pPr>
              <w:spacing w:line="259" w:lineRule="auto"/>
              <w:jc w:val="center"/>
              <w:rPr>
                <w:rFonts w:eastAsia="Calibri" w:cs="Calibri"/>
              </w:rPr>
            </w:pPr>
            <w:r>
              <w:rPr>
                <w:rFonts w:eastAsia="Calibri" w:cs="Calibri"/>
              </w:rPr>
              <w:t>webmail.pinnaclebanking.us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F69BFD0" w14:textId="77777777" w:rsidR="00C90278" w:rsidRPr="00B17F14" w:rsidRDefault="00C90278" w:rsidP="001A1B54">
            <w:pPr>
              <w:spacing w:line="259" w:lineRule="auto"/>
              <w:jc w:val="center"/>
              <w:rPr>
                <w:rFonts w:eastAsia="Calibri" w:cs="Calibri"/>
              </w:rPr>
            </w:pPr>
            <w:r>
              <w:rPr>
                <w:rFonts w:eastAsia="Calibri" w:cs="Calibri"/>
              </w:rPr>
              <w:t>webmail.pinnaclenationalbank.us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6F05BE4" w14:textId="77777777" w:rsidR="00C90278" w:rsidRPr="00B17F14" w:rsidRDefault="00C90278" w:rsidP="001A1B54">
            <w:pPr>
              <w:spacing w:line="259" w:lineRule="auto"/>
              <w:jc w:val="center"/>
              <w:rPr>
                <w:rFonts w:eastAsia="Calibri" w:cs="Calibri"/>
              </w:rPr>
            </w:pPr>
            <w:r>
              <w:rPr>
                <w:rFonts w:eastAsia="Calibri" w:cs="Calibri"/>
              </w:rPr>
              <w:t>webservice.advocatecapital.com</w:t>
            </w:r>
          </w:p>
        </w:tc>
      </w:tr>
      <w:tr w:rsidR="00C90278" w:rsidRPr="000D193B" w14:paraId="28E77AEF"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D947D00" w14:textId="77777777" w:rsidR="00C90278" w:rsidRPr="00B17F14" w:rsidRDefault="00C90278" w:rsidP="001A1B54">
            <w:pPr>
              <w:spacing w:line="259" w:lineRule="auto"/>
              <w:jc w:val="center"/>
              <w:rPr>
                <w:rFonts w:eastAsia="Calibri" w:cs="Calibri"/>
              </w:rPr>
            </w:pPr>
            <w:r>
              <w:rPr>
                <w:rFonts w:eastAsia="Calibri" w:cs="Calibri"/>
              </w:rPr>
              <w:t>webservices.advocatecapital.com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48C6BBF" w14:textId="77777777" w:rsidR="00C90278" w:rsidRPr="00B17F14" w:rsidRDefault="00C90278" w:rsidP="001A1B54">
            <w:pPr>
              <w:spacing w:line="259" w:lineRule="auto"/>
              <w:jc w:val="center"/>
              <w:rPr>
                <w:rFonts w:eastAsia="Calibri" w:cs="Calibri"/>
              </w:rPr>
            </w:pPr>
            <w:r>
              <w:rPr>
                <w:rFonts w:eastAsia="Calibri" w:cs="Calibri"/>
              </w:rPr>
              <w:t>wilcard.pnfp.com.edgekey.net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A0E7D3D" w14:textId="77777777" w:rsidR="00C90278" w:rsidRPr="00B17F14" w:rsidRDefault="00C90278" w:rsidP="001A1B54">
            <w:pPr>
              <w:spacing w:line="259" w:lineRule="auto"/>
              <w:jc w:val="center"/>
              <w:rPr>
                <w:rFonts w:eastAsia="Calibri" w:cs="Calibri"/>
              </w:rPr>
            </w:pPr>
            <w:r>
              <w:rPr>
                <w:rFonts w:eastAsia="Calibri" w:cs="Calibri"/>
              </w:rPr>
              <w:t>wildcard.bankofnc.us</w:t>
            </w:r>
          </w:p>
        </w:tc>
      </w:tr>
      <w:tr w:rsidR="00C90278" w:rsidRPr="000D193B" w14:paraId="62D02DD9"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363DA45" w14:textId="77777777" w:rsidR="00C90278" w:rsidRPr="00B17F14" w:rsidRDefault="00C90278" w:rsidP="001A1B54">
            <w:pPr>
              <w:spacing w:line="259" w:lineRule="auto"/>
              <w:jc w:val="center"/>
              <w:rPr>
                <w:rFonts w:eastAsia="Calibri" w:cs="Calibri"/>
              </w:rPr>
            </w:pPr>
            <w:r>
              <w:rPr>
                <w:rFonts w:eastAsia="Calibri" w:cs="Calibri"/>
              </w:rPr>
              <w:t>wildcard.pinnaclefinancialbanking.us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8B972CA" w14:textId="77777777" w:rsidR="00C90278" w:rsidRPr="00B17F14" w:rsidRDefault="00C90278" w:rsidP="001A1B54">
            <w:pPr>
              <w:spacing w:line="259" w:lineRule="auto"/>
              <w:jc w:val="center"/>
              <w:rPr>
                <w:rFonts w:eastAsia="Calibri" w:cs="Calibri"/>
              </w:rPr>
            </w:pPr>
            <w:r>
              <w:rPr>
                <w:rFonts w:eastAsia="Calibri" w:cs="Calibri"/>
              </w:rPr>
              <w:t>www-offline.hpbinsurance.com.edgekey.net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D759489" w14:textId="77777777" w:rsidR="00C90278" w:rsidRPr="00B17F14" w:rsidRDefault="00C90278" w:rsidP="001A1B54">
            <w:pPr>
              <w:spacing w:line="259" w:lineRule="auto"/>
              <w:jc w:val="center"/>
              <w:rPr>
                <w:rFonts w:eastAsia="Calibri" w:cs="Calibri"/>
              </w:rPr>
            </w:pPr>
            <w:r>
              <w:rPr>
                <w:rFonts w:eastAsia="Calibri" w:cs="Calibri"/>
              </w:rPr>
              <w:t>www-offline.lawpracticechannel.com</w:t>
            </w:r>
          </w:p>
        </w:tc>
      </w:tr>
      <w:tr w:rsidR="00C90278" w:rsidRPr="000D193B" w14:paraId="060151A7"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77BD51E" w14:textId="77777777" w:rsidR="00C90278" w:rsidRPr="00B17F14" w:rsidRDefault="00C90278" w:rsidP="001A1B54">
            <w:pPr>
              <w:spacing w:line="259" w:lineRule="auto"/>
              <w:jc w:val="center"/>
              <w:rPr>
                <w:rFonts w:eastAsia="Calibri" w:cs="Calibri"/>
              </w:rPr>
            </w:pPr>
            <w:r>
              <w:rPr>
                <w:rFonts w:eastAsia="Calibri" w:cs="Calibri"/>
              </w:rPr>
              <w:lastRenderedPageBreak/>
              <w:t>www-offline.lawpracticechannel.com.edgekey.net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4ABC056" w14:textId="77777777" w:rsidR="00C90278" w:rsidRPr="00B17F14" w:rsidRDefault="00C90278" w:rsidP="001A1B54">
            <w:pPr>
              <w:spacing w:line="259" w:lineRule="auto"/>
              <w:jc w:val="center"/>
              <w:rPr>
                <w:rFonts w:eastAsia="Calibri" w:cs="Calibri"/>
              </w:rPr>
            </w:pPr>
            <w:r>
              <w:rPr>
                <w:rFonts w:eastAsia="Calibri" w:cs="Calibri"/>
              </w:rPr>
              <w:t>www-offline.mlbins.com.edgekey.net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BFE4DF4" w14:textId="77777777" w:rsidR="00C90278" w:rsidRPr="00B17F14" w:rsidRDefault="00C90278" w:rsidP="001A1B54">
            <w:pPr>
              <w:spacing w:line="259" w:lineRule="auto"/>
              <w:jc w:val="center"/>
              <w:rPr>
                <w:rFonts w:eastAsia="Calibri" w:cs="Calibri"/>
              </w:rPr>
            </w:pPr>
            <w:r>
              <w:rPr>
                <w:rFonts w:eastAsia="Calibri" w:cs="Calibri"/>
              </w:rPr>
              <w:t>www-offline.pnfp.com.edgekey.net</w:t>
            </w:r>
          </w:p>
        </w:tc>
      </w:tr>
      <w:tr w:rsidR="00C90278" w:rsidRPr="000D193B" w14:paraId="21D7A92B"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BA61622" w14:textId="77777777" w:rsidR="00C90278" w:rsidRPr="00B17F14" w:rsidRDefault="00C90278" w:rsidP="001A1B54">
            <w:pPr>
              <w:spacing w:line="259" w:lineRule="auto"/>
              <w:jc w:val="center"/>
              <w:rPr>
                <w:rFonts w:eastAsia="Calibri" w:cs="Calibri"/>
              </w:rPr>
            </w:pPr>
            <w:r>
              <w:rPr>
                <w:rFonts w:eastAsia="Calibri" w:cs="Calibri"/>
              </w:rPr>
              <w:t>www-offline.titansbanking.com.edgekey.net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DAC0579" w14:textId="77777777" w:rsidR="00C90278" w:rsidRPr="00B17F14" w:rsidRDefault="00C90278" w:rsidP="001A1B54">
            <w:pPr>
              <w:spacing w:line="259" w:lineRule="auto"/>
              <w:jc w:val="center"/>
              <w:rPr>
                <w:rFonts w:eastAsia="Calibri" w:cs="Calibri"/>
              </w:rPr>
            </w:pPr>
            <w:r>
              <w:rPr>
                <w:rFonts w:eastAsia="Calibri" w:cs="Calibri"/>
              </w:rPr>
              <w:t>www.advocapinsurance.com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B5AB4D2" w14:textId="77777777" w:rsidR="00C90278" w:rsidRPr="00B17F14" w:rsidRDefault="00C90278" w:rsidP="001A1B54">
            <w:pPr>
              <w:spacing w:line="259" w:lineRule="auto"/>
              <w:jc w:val="center"/>
              <w:rPr>
                <w:rFonts w:eastAsia="Calibri" w:cs="Calibri"/>
              </w:rPr>
            </w:pPr>
            <w:r>
              <w:rPr>
                <w:rFonts w:eastAsia="Calibri" w:cs="Calibri"/>
              </w:rPr>
              <w:t>www.advocapinsurance.com.edgekey.net</w:t>
            </w:r>
          </w:p>
        </w:tc>
      </w:tr>
      <w:tr w:rsidR="00C90278" w:rsidRPr="000D193B" w14:paraId="7DA5BBCD"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9819808" w14:textId="77777777" w:rsidR="00C90278" w:rsidRPr="00B17F14" w:rsidRDefault="00C90278" w:rsidP="001A1B54">
            <w:pPr>
              <w:spacing w:line="259" w:lineRule="auto"/>
              <w:jc w:val="center"/>
              <w:rPr>
                <w:rFonts w:eastAsia="Calibri" w:cs="Calibri"/>
              </w:rPr>
            </w:pPr>
            <w:r>
              <w:rPr>
                <w:rFonts w:eastAsia="Calibri" w:cs="Calibri"/>
              </w:rPr>
              <w:t>www.advocatecapital.com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BB25AB3" w14:textId="77777777" w:rsidR="00C90278" w:rsidRPr="00B17F14" w:rsidRDefault="00C90278" w:rsidP="001A1B54">
            <w:pPr>
              <w:spacing w:line="259" w:lineRule="auto"/>
              <w:jc w:val="center"/>
              <w:rPr>
                <w:rFonts w:eastAsia="Calibri" w:cs="Calibri"/>
              </w:rPr>
            </w:pPr>
            <w:r>
              <w:rPr>
                <w:rFonts w:eastAsia="Calibri" w:cs="Calibri"/>
              </w:rPr>
              <w:t>www.advocatecapital.com.edgekey.net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44E5F2A" w14:textId="77777777" w:rsidR="00C90278" w:rsidRPr="00B17F14" w:rsidRDefault="00C90278" w:rsidP="001A1B54">
            <w:pPr>
              <w:spacing w:line="259" w:lineRule="auto"/>
              <w:jc w:val="center"/>
              <w:rPr>
                <w:rFonts w:eastAsia="Calibri" w:cs="Calibri"/>
              </w:rPr>
            </w:pPr>
            <w:r>
              <w:rPr>
                <w:rFonts w:eastAsia="Calibri" w:cs="Calibri"/>
              </w:rPr>
              <w:t>www.bankbrio.us</w:t>
            </w:r>
          </w:p>
        </w:tc>
      </w:tr>
      <w:tr w:rsidR="00C90278" w:rsidRPr="000D193B" w14:paraId="06F0E69B"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A2296E4" w14:textId="77777777" w:rsidR="00C90278" w:rsidRPr="00B17F14" w:rsidRDefault="00C90278" w:rsidP="001A1B54">
            <w:pPr>
              <w:spacing w:line="259" w:lineRule="auto"/>
              <w:jc w:val="center"/>
              <w:rPr>
                <w:rFonts w:eastAsia="Calibri" w:cs="Calibri"/>
              </w:rPr>
            </w:pPr>
            <w:r>
              <w:rPr>
                <w:rFonts w:eastAsia="Calibri" w:cs="Calibri"/>
              </w:rPr>
              <w:t>www.briobank.us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C03868F" w14:textId="77777777" w:rsidR="00C90278" w:rsidRPr="00B17F14" w:rsidRDefault="00C90278" w:rsidP="001A1B54">
            <w:pPr>
              <w:spacing w:line="259" w:lineRule="auto"/>
              <w:jc w:val="center"/>
              <w:rPr>
                <w:rFonts w:eastAsia="Calibri" w:cs="Calibri"/>
              </w:rPr>
            </w:pPr>
            <w:r>
              <w:rPr>
                <w:rFonts w:eastAsia="Calibri" w:cs="Calibri"/>
              </w:rPr>
              <w:t>www.greenvillemortgageman.com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E4E2512" w14:textId="77777777" w:rsidR="00C90278" w:rsidRPr="00B17F14" w:rsidRDefault="00C90278" w:rsidP="001A1B54">
            <w:pPr>
              <w:spacing w:line="259" w:lineRule="auto"/>
              <w:jc w:val="center"/>
              <w:rPr>
                <w:rFonts w:eastAsia="Calibri" w:cs="Calibri"/>
              </w:rPr>
            </w:pPr>
            <w:r>
              <w:rPr>
                <w:rFonts w:eastAsia="Calibri" w:cs="Calibri"/>
              </w:rPr>
              <w:t>www.grizzbanking.com</w:t>
            </w:r>
          </w:p>
        </w:tc>
      </w:tr>
      <w:tr w:rsidR="00C90278" w:rsidRPr="000D193B" w14:paraId="56A571B7"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2CB6B39" w14:textId="77777777" w:rsidR="00C90278" w:rsidRPr="00B17F14" w:rsidRDefault="00C90278" w:rsidP="001A1B54">
            <w:pPr>
              <w:spacing w:line="259" w:lineRule="auto"/>
              <w:jc w:val="center"/>
              <w:rPr>
                <w:rFonts w:eastAsia="Calibri" w:cs="Calibri"/>
              </w:rPr>
            </w:pPr>
            <w:r>
              <w:rPr>
                <w:rFonts w:eastAsia="Calibri" w:cs="Calibri"/>
              </w:rPr>
              <w:t>www.grizzliesbanking.com.edgekey.net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0DD5C46" w14:textId="77777777" w:rsidR="00C90278" w:rsidRPr="00B17F14" w:rsidRDefault="00C90278" w:rsidP="001A1B54">
            <w:pPr>
              <w:spacing w:line="259" w:lineRule="auto"/>
              <w:jc w:val="center"/>
              <w:rPr>
                <w:rFonts w:eastAsia="Calibri" w:cs="Calibri"/>
              </w:rPr>
            </w:pPr>
            <w:r>
              <w:rPr>
                <w:rFonts w:eastAsia="Calibri" w:cs="Calibri"/>
              </w:rPr>
              <w:t>www.hpbinsurance.com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729B8DB" w14:textId="77777777" w:rsidR="00C90278" w:rsidRPr="00B17F14" w:rsidRDefault="00C90278" w:rsidP="001A1B54">
            <w:pPr>
              <w:spacing w:line="259" w:lineRule="auto"/>
              <w:jc w:val="center"/>
              <w:rPr>
                <w:rFonts w:eastAsia="Calibri" w:cs="Calibri"/>
              </w:rPr>
            </w:pPr>
            <w:r>
              <w:rPr>
                <w:rFonts w:eastAsia="Calibri" w:cs="Calibri"/>
              </w:rPr>
              <w:t>www.hpbinsurance.com.edgekey.net</w:t>
            </w:r>
          </w:p>
        </w:tc>
      </w:tr>
      <w:tr w:rsidR="00C90278" w:rsidRPr="000D193B" w14:paraId="08CC13E4"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4085040" w14:textId="77777777" w:rsidR="00C90278" w:rsidRPr="00B17F14" w:rsidRDefault="00C90278" w:rsidP="001A1B54">
            <w:pPr>
              <w:spacing w:line="259" w:lineRule="auto"/>
              <w:jc w:val="center"/>
              <w:rPr>
                <w:rFonts w:eastAsia="Calibri" w:cs="Calibri"/>
              </w:rPr>
            </w:pPr>
            <w:r>
              <w:rPr>
                <w:rFonts w:eastAsia="Calibri" w:cs="Calibri"/>
              </w:rPr>
              <w:t>www.iloveadvocate.com.edgekey.net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DFB67C3" w14:textId="77777777" w:rsidR="00C90278" w:rsidRPr="00B17F14" w:rsidRDefault="00C90278" w:rsidP="001A1B54">
            <w:pPr>
              <w:spacing w:line="259" w:lineRule="auto"/>
              <w:jc w:val="center"/>
              <w:rPr>
                <w:rFonts w:eastAsia="Calibri" w:cs="Calibri"/>
              </w:rPr>
            </w:pPr>
            <w:r>
              <w:rPr>
                <w:rFonts w:eastAsia="Calibri" w:cs="Calibri"/>
              </w:rPr>
              <w:t>www.jbbcapital.com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0C88CBD" w14:textId="77777777" w:rsidR="00C90278" w:rsidRPr="00B17F14" w:rsidRDefault="00C90278" w:rsidP="001A1B54">
            <w:pPr>
              <w:spacing w:line="259" w:lineRule="auto"/>
              <w:jc w:val="center"/>
              <w:rPr>
                <w:rFonts w:eastAsia="Calibri" w:cs="Calibri"/>
              </w:rPr>
            </w:pPr>
            <w:r>
              <w:rPr>
                <w:rFonts w:eastAsia="Calibri" w:cs="Calibri"/>
              </w:rPr>
              <w:t>www.jbbcapital.com.edgekey.net</w:t>
            </w:r>
          </w:p>
        </w:tc>
      </w:tr>
      <w:tr w:rsidR="00C90278" w:rsidRPr="000D193B" w14:paraId="25D29F49"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823D484" w14:textId="77777777" w:rsidR="00C90278" w:rsidRPr="00B17F14" w:rsidRDefault="00C90278" w:rsidP="001A1B54">
            <w:pPr>
              <w:spacing w:line="259" w:lineRule="auto"/>
              <w:jc w:val="center"/>
              <w:rPr>
                <w:rFonts w:eastAsia="Calibri" w:cs="Calibri"/>
              </w:rPr>
            </w:pPr>
            <w:r>
              <w:rPr>
                <w:rFonts w:eastAsia="Calibri" w:cs="Calibri"/>
              </w:rPr>
              <w:t>www.lawpracticechannel.com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19C98C1" w14:textId="77777777" w:rsidR="00C90278" w:rsidRPr="00B17F14" w:rsidRDefault="00C90278" w:rsidP="001A1B54">
            <w:pPr>
              <w:spacing w:line="259" w:lineRule="auto"/>
              <w:jc w:val="center"/>
              <w:rPr>
                <w:rFonts w:eastAsia="Calibri" w:cs="Calibri"/>
              </w:rPr>
            </w:pPr>
            <w:r>
              <w:rPr>
                <w:rFonts w:eastAsia="Calibri" w:cs="Calibri"/>
              </w:rPr>
              <w:t>www.lawpracticechannel.com.edgekey.net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F9D04EB" w14:textId="77777777" w:rsidR="00C90278" w:rsidRPr="00B17F14" w:rsidRDefault="00C90278" w:rsidP="001A1B54">
            <w:pPr>
              <w:spacing w:line="259" w:lineRule="auto"/>
              <w:jc w:val="center"/>
              <w:rPr>
                <w:rFonts w:eastAsia="Calibri" w:cs="Calibri"/>
              </w:rPr>
            </w:pPr>
            <w:r>
              <w:rPr>
                <w:rFonts w:eastAsia="Calibri" w:cs="Calibri"/>
              </w:rPr>
              <w:t>www.mlbins.com.edgekey.net</w:t>
            </w:r>
          </w:p>
        </w:tc>
      </w:tr>
      <w:tr w:rsidR="00C90278" w:rsidRPr="000D193B" w14:paraId="09308E33"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C358D49" w14:textId="77777777" w:rsidR="00C90278" w:rsidRPr="00B17F14" w:rsidRDefault="00C90278" w:rsidP="001A1B54">
            <w:pPr>
              <w:spacing w:line="259" w:lineRule="auto"/>
              <w:jc w:val="center"/>
              <w:rPr>
                <w:rFonts w:eastAsia="Calibri" w:cs="Calibri"/>
              </w:rPr>
            </w:pPr>
            <w:r>
              <w:rPr>
                <w:rFonts w:eastAsia="Calibri" w:cs="Calibri"/>
              </w:rPr>
              <w:t>www.mypinnacle.bank</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D79F439" w14:textId="77777777" w:rsidR="00C90278" w:rsidRPr="00B17F14" w:rsidRDefault="00C90278" w:rsidP="001A1B54">
            <w:pPr>
              <w:spacing w:line="259" w:lineRule="auto"/>
              <w:jc w:val="center"/>
              <w:rPr>
                <w:rFonts w:eastAsia="Calibri" w:cs="Calibri"/>
              </w:rPr>
            </w:pPr>
            <w:r>
              <w:rPr>
                <w:rFonts w:eastAsia="Calibri" w:cs="Calibri"/>
              </w:rPr>
              <w:t>www.mypinnacle.com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A9B0C37" w14:textId="77777777" w:rsidR="00C90278" w:rsidRPr="00B17F14" w:rsidRDefault="00C90278" w:rsidP="001A1B54">
            <w:pPr>
              <w:spacing w:line="259" w:lineRule="auto"/>
              <w:jc w:val="center"/>
              <w:rPr>
                <w:rFonts w:eastAsia="Calibri" w:cs="Calibri"/>
              </w:rPr>
            </w:pPr>
            <w:r>
              <w:rPr>
                <w:rFonts w:eastAsia="Calibri" w:cs="Calibri"/>
              </w:rPr>
              <w:t>www.mypinnacle.com.edgekey.net</w:t>
            </w:r>
          </w:p>
        </w:tc>
      </w:tr>
      <w:tr w:rsidR="00C90278" w:rsidRPr="000D193B" w14:paraId="4FE47D07"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6CBE371" w14:textId="77777777" w:rsidR="00C90278" w:rsidRPr="00B17F14" w:rsidRDefault="00C90278" w:rsidP="001A1B54">
            <w:pPr>
              <w:spacing w:line="259" w:lineRule="auto"/>
              <w:jc w:val="center"/>
              <w:rPr>
                <w:rFonts w:eastAsia="Calibri" w:cs="Calibri"/>
              </w:rPr>
            </w:pPr>
            <w:r>
              <w:rPr>
                <w:rFonts w:eastAsia="Calibri" w:cs="Calibri"/>
              </w:rPr>
              <w:t>www.mypinnacle.us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6E12044" w14:textId="77777777" w:rsidR="00C90278" w:rsidRPr="00B17F14" w:rsidRDefault="00C90278" w:rsidP="001A1B54">
            <w:pPr>
              <w:spacing w:line="259" w:lineRule="auto"/>
              <w:jc w:val="center"/>
              <w:rPr>
                <w:rFonts w:eastAsia="Calibri" w:cs="Calibri"/>
              </w:rPr>
            </w:pPr>
            <w:r>
              <w:rPr>
                <w:rFonts w:eastAsia="Calibri" w:cs="Calibri"/>
              </w:rPr>
              <w:t>www.pinnaclebanking.us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59FD614" w14:textId="77777777" w:rsidR="00C90278" w:rsidRPr="00B17F14" w:rsidRDefault="00C90278" w:rsidP="001A1B54">
            <w:pPr>
              <w:spacing w:line="259" w:lineRule="auto"/>
              <w:jc w:val="center"/>
              <w:rPr>
                <w:rFonts w:eastAsia="Calibri" w:cs="Calibri"/>
              </w:rPr>
            </w:pPr>
            <w:r>
              <w:rPr>
                <w:rFonts w:eastAsia="Calibri" w:cs="Calibri"/>
              </w:rPr>
              <w:t>www.pinnaclebankonline.us</w:t>
            </w:r>
          </w:p>
        </w:tc>
      </w:tr>
      <w:tr w:rsidR="00C90278" w:rsidRPr="000D193B" w14:paraId="48FAC454"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B9D657D" w14:textId="77777777" w:rsidR="00C90278" w:rsidRPr="00B17F14" w:rsidRDefault="00C90278" w:rsidP="001A1B54">
            <w:pPr>
              <w:spacing w:line="259" w:lineRule="auto"/>
              <w:jc w:val="center"/>
              <w:rPr>
                <w:rFonts w:eastAsia="Calibri" w:cs="Calibri"/>
              </w:rPr>
            </w:pPr>
            <w:r>
              <w:rPr>
                <w:rFonts w:eastAsia="Calibri" w:cs="Calibri"/>
              </w:rPr>
              <w:t>www.pinnaclecapitalmarkets.us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04B2E20" w14:textId="77777777" w:rsidR="00C90278" w:rsidRPr="00B17F14" w:rsidRDefault="00C90278" w:rsidP="001A1B54">
            <w:pPr>
              <w:spacing w:line="259" w:lineRule="auto"/>
              <w:jc w:val="center"/>
              <w:rPr>
                <w:rFonts w:eastAsia="Calibri" w:cs="Calibri"/>
              </w:rPr>
            </w:pPr>
            <w:r>
              <w:rPr>
                <w:rFonts w:eastAsia="Calibri" w:cs="Calibri"/>
              </w:rPr>
              <w:t>www.pinnaclefinancialpartnersinc.us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F354090" w14:textId="77777777" w:rsidR="00C90278" w:rsidRPr="00B17F14" w:rsidRDefault="00C90278" w:rsidP="001A1B54">
            <w:pPr>
              <w:spacing w:line="259" w:lineRule="auto"/>
              <w:jc w:val="center"/>
              <w:rPr>
                <w:rFonts w:eastAsia="Calibri" w:cs="Calibri"/>
              </w:rPr>
            </w:pPr>
            <w:r>
              <w:rPr>
                <w:rFonts w:eastAsia="Calibri" w:cs="Calibri"/>
              </w:rPr>
              <w:t>www.pinnaclenationalbank.us</w:t>
            </w:r>
          </w:p>
        </w:tc>
      </w:tr>
      <w:tr w:rsidR="00C90278" w:rsidRPr="000D193B" w14:paraId="3B6732C3"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74AB98F" w14:textId="77777777" w:rsidR="00C90278" w:rsidRPr="00B17F14" w:rsidRDefault="00C90278" w:rsidP="001A1B54">
            <w:pPr>
              <w:spacing w:line="259" w:lineRule="auto"/>
              <w:jc w:val="center"/>
              <w:rPr>
                <w:rFonts w:eastAsia="Calibri" w:cs="Calibri"/>
              </w:rPr>
            </w:pPr>
            <w:r>
              <w:rPr>
                <w:rFonts w:eastAsia="Calibri" w:cs="Calibri"/>
              </w:rPr>
              <w:t>www.pnfp.com.edgekey.net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8BD8421" w14:textId="77777777" w:rsidR="00C90278" w:rsidRPr="00B17F14" w:rsidRDefault="00C90278" w:rsidP="001A1B54">
            <w:pPr>
              <w:spacing w:line="259" w:lineRule="auto"/>
              <w:jc w:val="center"/>
              <w:rPr>
                <w:rFonts w:eastAsia="Calibri" w:cs="Calibri"/>
              </w:rPr>
            </w:pPr>
            <w:r>
              <w:rPr>
                <w:rFonts w:eastAsia="Calibri" w:cs="Calibri"/>
              </w:rPr>
              <w:t>www.pnfpcapitalmarkets.com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982D661" w14:textId="77777777" w:rsidR="00C90278" w:rsidRPr="00B17F14" w:rsidRDefault="00C90278" w:rsidP="001A1B54">
            <w:pPr>
              <w:spacing w:line="259" w:lineRule="auto"/>
              <w:jc w:val="center"/>
              <w:rPr>
                <w:rFonts w:eastAsia="Calibri" w:cs="Calibri"/>
              </w:rPr>
            </w:pPr>
            <w:r>
              <w:rPr>
                <w:rFonts w:eastAsia="Calibri" w:cs="Calibri"/>
              </w:rPr>
              <w:t>www.pnfpcapitalmarkets.com.edgekey.net</w:t>
            </w:r>
          </w:p>
        </w:tc>
      </w:tr>
      <w:tr w:rsidR="00C90278" w:rsidRPr="000D193B" w14:paraId="469BF293"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1132F6C" w14:textId="77777777" w:rsidR="00C90278" w:rsidRPr="00B17F14" w:rsidRDefault="00C90278" w:rsidP="001A1B54">
            <w:pPr>
              <w:spacing w:line="259" w:lineRule="auto"/>
              <w:jc w:val="center"/>
              <w:rPr>
                <w:rFonts w:eastAsia="Calibri" w:cs="Calibri"/>
              </w:rPr>
            </w:pPr>
            <w:r>
              <w:rPr>
                <w:rFonts w:eastAsia="Calibri" w:cs="Calibri"/>
              </w:rPr>
              <w:t>www.pnfpcm.com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80EE7C6" w14:textId="77777777" w:rsidR="00C90278" w:rsidRPr="00B17F14" w:rsidRDefault="00C90278" w:rsidP="001A1B54">
            <w:pPr>
              <w:spacing w:line="259" w:lineRule="auto"/>
              <w:jc w:val="center"/>
              <w:rPr>
                <w:rFonts w:eastAsia="Calibri" w:cs="Calibri"/>
              </w:rPr>
            </w:pPr>
            <w:r>
              <w:rPr>
                <w:rFonts w:eastAsia="Calibri" w:cs="Calibri"/>
              </w:rPr>
              <w:t>www.pnfpcm.com.edgekey.net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EDE70D8" w14:textId="77777777" w:rsidR="00C90278" w:rsidRPr="00B17F14" w:rsidRDefault="00C90278" w:rsidP="001A1B54">
            <w:pPr>
              <w:spacing w:line="259" w:lineRule="auto"/>
              <w:jc w:val="center"/>
              <w:rPr>
                <w:rFonts w:eastAsia="Calibri" w:cs="Calibri"/>
              </w:rPr>
            </w:pPr>
            <w:r>
              <w:rPr>
                <w:rFonts w:eastAsia="Calibri" w:cs="Calibri"/>
              </w:rPr>
              <w:t>www.pnfpevents.com</w:t>
            </w:r>
          </w:p>
        </w:tc>
      </w:tr>
      <w:tr w:rsidR="00C90278" w:rsidRPr="000D193B" w14:paraId="258801C0"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7B5BEA7" w14:textId="77777777" w:rsidR="00C90278" w:rsidRPr="00B17F14" w:rsidRDefault="00C90278" w:rsidP="001A1B54">
            <w:pPr>
              <w:spacing w:line="259" w:lineRule="auto"/>
              <w:jc w:val="center"/>
              <w:rPr>
                <w:rFonts w:eastAsia="Calibri" w:cs="Calibri"/>
              </w:rPr>
            </w:pPr>
            <w:r>
              <w:rPr>
                <w:rFonts w:eastAsia="Calibri" w:cs="Calibri"/>
              </w:rPr>
              <w:t>www.theadvocateflexline.com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25FF0EC" w14:textId="77777777" w:rsidR="00C90278" w:rsidRPr="00B17F14" w:rsidRDefault="00C90278" w:rsidP="001A1B54">
            <w:pPr>
              <w:spacing w:line="259" w:lineRule="auto"/>
              <w:jc w:val="center"/>
              <w:rPr>
                <w:rFonts w:eastAsia="Calibri" w:cs="Calibri"/>
              </w:rPr>
            </w:pPr>
            <w:r>
              <w:rPr>
                <w:rFonts w:eastAsia="Calibri" w:cs="Calibri"/>
              </w:rPr>
              <w:t>www.thepinnaclebanking.us</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5AA68EB" w14:textId="77777777" w:rsidR="00C90278" w:rsidRPr="00B17F14" w:rsidRDefault="00C90278" w:rsidP="001A1B54">
            <w:pPr>
              <w:spacing w:line="259" w:lineRule="auto"/>
              <w:jc w:val="center"/>
              <w:rPr>
                <w:rFonts w:eastAsia="Calibri" w:cs="Calibri"/>
              </w:rPr>
            </w:pPr>
            <w:r>
              <w:rPr>
                <w:rFonts w:eastAsia="Calibri" w:cs="Calibri"/>
              </w:rPr>
              <w:t>www.thepinnaclelivebanking.us</w:t>
            </w:r>
          </w:p>
        </w:tc>
      </w:tr>
      <w:tr w:rsidR="00C90278" w:rsidRPr="000D193B" w14:paraId="404E4027"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DB7D852" w14:textId="77777777" w:rsidR="00C90278" w:rsidRPr="00B17F14" w:rsidRDefault="00C90278" w:rsidP="001A1B54">
            <w:pPr>
              <w:spacing w:line="259" w:lineRule="auto"/>
              <w:jc w:val="center"/>
              <w:rPr>
                <w:rFonts w:eastAsia="Calibri" w:cs="Calibri"/>
              </w:rPr>
            </w:pPr>
            <w:r>
              <w:rPr>
                <w:rFonts w:eastAsia="Calibri" w:cs="Calibri"/>
              </w:rPr>
              <w:t>www.thepinnaclespotlight.com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0F2BD1F" w14:textId="77777777" w:rsidR="00C90278" w:rsidRPr="00B17F14" w:rsidRDefault="00C90278" w:rsidP="001A1B54">
            <w:pPr>
              <w:spacing w:line="259" w:lineRule="auto"/>
              <w:jc w:val="center"/>
              <w:rPr>
                <w:rFonts w:eastAsia="Calibri" w:cs="Calibri"/>
              </w:rPr>
            </w:pPr>
            <w:r>
              <w:rPr>
                <w:rFonts w:eastAsia="Calibri" w:cs="Calibri"/>
              </w:rPr>
              <w:t>www.thepinnaclespotlight.com.edgekey.net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B4E2780" w14:textId="77777777" w:rsidR="00C90278" w:rsidRPr="00B17F14" w:rsidRDefault="00C90278" w:rsidP="001A1B54">
            <w:pPr>
              <w:spacing w:line="259" w:lineRule="auto"/>
              <w:jc w:val="center"/>
              <w:rPr>
                <w:rFonts w:eastAsia="Calibri" w:cs="Calibri"/>
              </w:rPr>
            </w:pPr>
            <w:r>
              <w:rPr>
                <w:rFonts w:eastAsia="Calibri" w:cs="Calibri"/>
              </w:rPr>
              <w:t>www.titansbanking.bank</w:t>
            </w:r>
          </w:p>
        </w:tc>
      </w:tr>
      <w:tr w:rsidR="00C90278" w:rsidRPr="000D193B" w14:paraId="42A415D3"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4FFEC2A" w14:textId="77777777" w:rsidR="00C90278" w:rsidRPr="00B17F14" w:rsidRDefault="00C90278" w:rsidP="001A1B54">
            <w:pPr>
              <w:spacing w:line="259" w:lineRule="auto"/>
              <w:jc w:val="center"/>
              <w:rPr>
                <w:rFonts w:eastAsia="Calibri" w:cs="Calibri"/>
              </w:rPr>
            </w:pPr>
            <w:r>
              <w:rPr>
                <w:rFonts w:eastAsia="Calibri" w:cs="Calibri"/>
              </w:rPr>
              <w:t>www.titansbanking.com.edgekey.net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913D27D" w14:textId="77777777" w:rsidR="00C90278" w:rsidRPr="00B17F14" w:rsidRDefault="00C90278" w:rsidP="001A1B54">
            <w:pPr>
              <w:spacing w:line="259" w:lineRule="auto"/>
              <w:jc w:val="center"/>
              <w:rPr>
                <w:rFonts w:eastAsia="Calibri" w:cs="Calibri"/>
              </w:rPr>
            </w:pPr>
            <w:r>
              <w:rPr>
                <w:rFonts w:eastAsia="Calibri" w:cs="Calibri"/>
              </w:rPr>
              <w:t>www1.pnfp.com.edgekey.net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87EC6F9" w14:textId="77777777" w:rsidR="00C90278" w:rsidRPr="00B17F14" w:rsidRDefault="00C90278" w:rsidP="001A1B54">
            <w:pPr>
              <w:spacing w:line="259" w:lineRule="auto"/>
              <w:jc w:val="center"/>
              <w:rPr>
                <w:rFonts w:eastAsia="Calibri" w:cs="Calibri"/>
              </w:rPr>
            </w:pPr>
            <w:r>
              <w:rPr>
                <w:rFonts w:eastAsia="Calibri" w:cs="Calibri"/>
              </w:rPr>
              <w:t>www2.pnfp.com.edgekey.net</w:t>
            </w:r>
          </w:p>
        </w:tc>
      </w:tr>
      <w:tr w:rsidR="00C90278" w:rsidRPr="000D193B" w14:paraId="02D6F592" w14:textId="77777777" w:rsidTr="001A1B54">
        <w:trPr>
          <w:cnfStyle w:val="000000100000" w:firstRow="0" w:lastRow="0" w:firstColumn="0" w:lastColumn="0" w:oddVBand="0" w:evenVBand="0" w:oddHBand="1" w:evenHBand="0"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BE6118D" w14:textId="77777777" w:rsidR="00C90278" w:rsidRPr="00B17F14" w:rsidRDefault="00C90278" w:rsidP="001A1B54">
            <w:pPr>
              <w:spacing w:line="259" w:lineRule="auto"/>
              <w:jc w:val="center"/>
              <w:rPr>
                <w:rFonts w:eastAsia="Calibri" w:cs="Calibri"/>
              </w:rPr>
            </w:pPr>
            <w:r>
              <w:rPr>
                <w:rFonts w:eastAsia="Calibri" w:cs="Calibri"/>
              </w:rPr>
              <w:t>www8.pnfp.com.edgekey.net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43C1628" w14:textId="77777777" w:rsidR="00C90278" w:rsidRPr="00B17F14" w:rsidRDefault="00C90278" w:rsidP="001A1B54">
            <w:pPr>
              <w:spacing w:line="259" w:lineRule="auto"/>
              <w:jc w:val="center"/>
              <w:rPr>
                <w:rFonts w:eastAsia="Calibri" w:cs="Calibri"/>
              </w:rPr>
            </w:pPr>
            <w:r>
              <w:rPr>
                <w:rFonts w:eastAsia="Calibri" w:cs="Calibri"/>
              </w:rPr>
              <w:t>xedgecluster.pnfp.com</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02ABE66" w14:textId="77777777" w:rsidR="00C90278" w:rsidRPr="00B17F14" w:rsidRDefault="00C90278" w:rsidP="001A1B54">
            <w:pPr>
              <w:spacing w:line="259" w:lineRule="auto"/>
              <w:jc w:val="center"/>
              <w:rPr>
                <w:rFonts w:eastAsia="Calibri" w:cs="Calibri"/>
              </w:rPr>
            </w:pPr>
            <w:r>
              <w:rPr>
                <w:rFonts w:eastAsia="Calibri" w:cs="Calibri"/>
              </w:rPr>
              <w:t>xome-staging.myvalutrac.com.cdn.cloudflare.net</w:t>
            </w:r>
          </w:p>
        </w:tc>
      </w:tr>
      <w:tr w:rsidR="00C90278" w:rsidRPr="000D193B" w14:paraId="71C50E63" w14:textId="77777777" w:rsidTr="001A1B54">
        <w:trPr>
          <w:cnfStyle w:val="000000010000" w:firstRow="0" w:lastRow="0" w:firstColumn="0" w:lastColumn="0" w:oddVBand="0" w:evenVBand="0" w:oddHBand="0" w:evenHBand="1" w:firstRowFirstColumn="0" w:firstRowLastColumn="0" w:lastRowFirstColumn="0" w:lastRowLastColumn="0"/>
        </w:trPr>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B97A375" w14:textId="77777777" w:rsidR="00C90278" w:rsidRPr="00B17F14" w:rsidRDefault="00C90278" w:rsidP="001A1B54">
            <w:pPr>
              <w:spacing w:line="259" w:lineRule="auto"/>
              <w:jc w:val="center"/>
              <w:rPr>
                <w:rFonts w:eastAsia="Calibri" w:cs="Calibri"/>
              </w:rPr>
            </w:pPr>
            <w:r>
              <w:rPr>
                <w:rFonts w:eastAsia="Calibri" w:cs="Calibri"/>
              </w:rPr>
              <w:t>xome.myvalutrac.com.cdn.cloudflare.net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36670F2" w14:textId="77777777" w:rsidR="00C90278" w:rsidRPr="00B17F14" w:rsidRDefault="00C90278" w:rsidP="001A1B54">
            <w:pPr>
              <w:spacing w:line="259" w:lineRule="auto"/>
              <w:jc w:val="center"/>
              <w:rPr>
                <w:rFonts w:eastAsia="Calibri" w:cs="Calibri"/>
              </w:rPr>
            </w:pPr>
            <w:r>
              <w:rPr>
                <w:rFonts w:eastAsia="Calibri" w:cs="Calibri"/>
              </w:rPr>
              <w:t>yorkrealty-staging.myvalutrac.com.cdn.cloudflare.net</w:t>
            </w:r>
          </w:p>
        </w:tc>
        <w:tc>
          <w:tcPr>
            <w:tcW w:w="1666"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C07C95F" w14:textId="77777777" w:rsidR="00C90278" w:rsidRPr="00B17F14" w:rsidRDefault="00C90278" w:rsidP="001A1B54">
            <w:pPr>
              <w:spacing w:line="259" w:lineRule="auto"/>
              <w:jc w:val="center"/>
              <w:rPr>
                <w:rFonts w:eastAsia="Calibri" w:cs="Calibri"/>
              </w:rPr>
            </w:pPr>
            <w:r>
              <w:rPr>
                <w:rFonts w:eastAsia="Calibri" w:cs="Calibri"/>
              </w:rPr>
              <w:t>yorkrealty.myvalutrac.com.cdn.cloudflare.net</w:t>
            </w:r>
          </w:p>
        </w:tc>
      </w:tr>
    </w:tbl>
    <w:p w14:paraId="2FC5D3BE" w14:textId="77777777" w:rsidR="00C90278" w:rsidRDefault="00C90278" w:rsidP="00C90278">
      <w:pPr>
        <w:pStyle w:val="Caption2"/>
      </w:pPr>
      <w:r>
        <w:t xml:space="preserve">Table </w:t>
      </w:r>
      <w:r>
        <w:rPr>
          <w:i w:val="0"/>
        </w:rPr>
        <w:fldChar w:fldCharType="begin"/>
      </w:r>
      <w:r>
        <w:instrText>SEQ Table \* ARABIC</w:instrText>
      </w:r>
      <w:r>
        <w:rPr>
          <w:i w:val="0"/>
        </w:rPr>
        <w:fldChar w:fldCharType="separate"/>
      </w:r>
      <w:r>
        <w:rPr>
          <w:noProof/>
        </w:rPr>
        <w:t>2</w:t>
      </w:r>
      <w:r>
        <w:rPr>
          <w:i w:val="0"/>
        </w:rPr>
        <w:fldChar w:fldCharType="end"/>
      </w:r>
      <w:r>
        <w:t xml:space="preserve"> : External Scope - Domains</w:t>
      </w:r>
    </w:p>
    <w:p>
      <w:pPr>
        <w:pStyle w:val="Heading2"/>
      </w:pPr>
      <w:bookmarkStart w:id="901" w:name="_TCP_Open_Ports"/>
      <w:r>
        <w:t>TCP Open Ports</w:t>
      </w:r>
      <w:bookmarkEnd w:id="901"/>
    </w:p>
    <w:tbl>
      <w:tblPr>
        <w:tblStyle w:val="CYDERES1"/>
        <w:tblW w:w="5000" w:type="pct"/>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215"/>
        <w:gridCol w:w="1208"/>
        <w:gridCol w:w="1812"/>
        <w:gridCol w:w="1812"/>
        <w:gridCol w:w="1812"/>
        <w:gridCol w:w="1208"/>
      </w:tblGrid>
      <w:tr>
        <w:trPr>
          <w:cantSplit/>
          <w:cnfStyle w:val="100000000000" w:firstRow="1" w:lastRow="0" w:firstColumn="0" w:lastColumn="0" w:oddVBand="0" w:evenVBand="0" w:oddHBand="0" w:evenHBand="0" w:firstRowFirstColumn="0" w:firstRowLastColumn="0" w:lastRowFirstColumn="0" w:lastRowLastColumn="0"/>
          <w:tblHeader/>
        </w:trPr>
        <w:tc>
          <w:tcPr>
            <w:tcW w:w="11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E1FD95" w:themeFill="accent1"/>
          </w:tcPr>
          <w:p>
            <w:pPr>
              <w:spacing w:line="259" w:lineRule="auto"/>
              <w:rPr>
                <w:rFonts w:eastAsia="Calibri" w:cs="Calibri"/>
              </w:rPr>
            </w:pPr>
            <w:r>
              <w:rPr>
                <w:rFonts w:eastAsia="Calibri" w:cs="Calibri"/>
              </w:rPr>
              <w:t>Address</w:t>
            </w:r>
          </w:p>
        </w:tc>
        <w:tc>
          <w:tcPr>
            <w:tcW w:w="6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E1FD95" w:themeFill="accent1"/>
          </w:tcPr>
          <w:p>
            <w:pPr>
              <w:spacing w:line="259" w:lineRule="auto"/>
              <w:rPr>
                <w:rFonts w:eastAsia="Calibri" w:cs="Calibri"/>
              </w:rPr>
            </w:pPr>
            <w:r>
              <w:rPr>
                <w:rFonts w:eastAsia="Calibri" w:cs="Calibri"/>
              </w:rPr>
              <w:t>Port</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E1FD95" w:themeFill="accent1"/>
          </w:tcPr>
          <w:p>
            <w:pPr>
              <w:spacing w:line="259" w:lineRule="auto"/>
              <w:rPr>
                <w:rFonts w:eastAsia="Calibri" w:cs="Calibri"/>
              </w:rPr>
            </w:pPr>
            <w:r>
              <w:rPr>
                <w:rFonts w:eastAsia="Calibri" w:cs="Calibri"/>
              </w:rPr>
              <w:t>Protocol</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E1FD95" w:themeFill="accent1"/>
          </w:tcPr>
          <w:p>
            <w:pPr>
              <w:spacing w:line="259" w:lineRule="auto"/>
              <w:rPr>
                <w:rFonts w:eastAsia="Calibri" w:cs="Calibri"/>
              </w:rPr>
            </w:pPr>
            <w:r>
              <w:rPr>
                <w:rFonts w:eastAsia="Calibri" w:cs="Calibri"/>
              </w:rPr>
              <w:t>Service</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E1FD95" w:themeFill="accent1"/>
          </w:tcPr>
          <w:p>
            <w:pPr>
              <w:spacing w:line="259" w:lineRule="auto"/>
              <w:rPr>
                <w:rFonts w:eastAsia="Calibri" w:cs="Calibri"/>
              </w:rPr>
            </w:pPr>
            <w:r>
              <w:rPr>
                <w:rFonts w:eastAsia="Calibri" w:cs="Calibri"/>
              </w:rPr>
              <w:t>Product</w:t>
            </w:r>
          </w:p>
        </w:tc>
        <w:tc>
          <w:tcPr>
            <w:tcW w:w="6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E1FD95" w:themeFill="accent1"/>
          </w:tcPr>
          <w:p>
            <w:pPr>
              <w:spacing w:line="259" w:lineRule="auto"/>
              <w:rPr>
                <w:rFonts w:eastAsia="Calibri" w:cs="Calibri"/>
              </w:rPr>
            </w:pPr>
            <w:r>
              <w:rPr>
                <w:rFonts w:eastAsia="Calibri" w:cs="Calibri"/>
              </w:rPr>
              <w:t>Version</w:t>
            </w:r>
          </w:p>
        </w:tc>
      </w:tr>
      <w:tr>
        <w:trPr>
          <w:cantSplit/>
          <w:cnfStyle w:val="000000100000" w:firstRow="0" w:lastRow="0" w:firstColumn="0" w:lastColumn="0" w:oddVBand="0" w:evenVBand="0" w:oddHBand="1" w:evenHBand="0" w:firstRowFirstColumn="0" w:firstRowLastColumn="0" w:lastRowFirstColumn="0" w:lastRowLastColumn="0"/>
        </w:trPr>
        <w:tc>
          <w:tcPr>
            <w:tcW w:w="11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147.92.4.21</w:t>
            </w:r>
          </w:p>
        </w:tc>
        <w:tc>
          <w:tcPr>
            <w:tcW w:w="6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22</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TCP</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SSH</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p>
        </w:tc>
        <w:tc>
          <w:tcPr>
            <w:tcW w:w="6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p>
        </w:tc>
      </w:tr>
      <w:tr>
        <w:trPr>
          <w:cantSplit/>
          <w:cnfStyle w:val="000000010000" w:firstRow="0" w:lastRow="0" w:firstColumn="0" w:lastColumn="0" w:oddVBand="0" w:evenVBand="0" w:oddHBand="0" w:evenHBand="1" w:firstRowFirstColumn="0" w:firstRowLastColumn="0" w:lastRowFirstColumn="0" w:lastRowLastColumn="0"/>
        </w:trPr>
        <w:tc>
          <w:tcPr>
            <w:tcW w:w="11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147.92.4.24</w:t>
            </w:r>
          </w:p>
        </w:tc>
        <w:tc>
          <w:tcPr>
            <w:tcW w:w="6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22</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TCP</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SSH</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p>
        </w:tc>
        <w:tc>
          <w:tcPr>
            <w:tcW w:w="6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p>
        </w:tc>
      </w:tr>
      <w:tr>
        <w:trPr>
          <w:cantSplit/>
          <w:cnfStyle w:val="000000100000" w:firstRow="0" w:lastRow="0" w:firstColumn="0" w:lastColumn="0" w:oddVBand="0" w:evenVBand="0" w:oddHBand="1" w:evenHBand="0" w:firstRowFirstColumn="0" w:firstRowLastColumn="0" w:lastRowFirstColumn="0" w:lastRowLastColumn="0"/>
        </w:trPr>
        <w:tc>
          <w:tcPr>
            <w:tcW w:w="11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208.82.200.4</w:t>
            </w:r>
          </w:p>
        </w:tc>
        <w:tc>
          <w:tcPr>
            <w:tcW w:w="6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443</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TCP</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HTTPS</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p>
        </w:tc>
        <w:tc>
          <w:tcPr>
            <w:tcW w:w="6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p>
        </w:tc>
      </w:tr>
      <w:tr>
        <w:trPr>
          <w:cantSplit/>
          <w:cnfStyle w:val="000000010000" w:firstRow="0" w:lastRow="0" w:firstColumn="0" w:lastColumn="0" w:oddVBand="0" w:evenVBand="0" w:oddHBand="0" w:evenHBand="1" w:firstRowFirstColumn="0" w:firstRowLastColumn="0" w:lastRowFirstColumn="0" w:lastRowLastColumn="0"/>
        </w:trPr>
        <w:tc>
          <w:tcPr>
            <w:tcW w:w="11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147.92.4.21</w:t>
            </w:r>
          </w:p>
        </w:tc>
        <w:tc>
          <w:tcPr>
            <w:tcW w:w="6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443</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TCP</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HTTPS</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p>
        </w:tc>
        <w:tc>
          <w:tcPr>
            <w:tcW w:w="6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p>
        </w:tc>
      </w:tr>
      <w:tr>
        <w:trPr>
          <w:cantSplit/>
          <w:cnfStyle w:val="000000100000" w:firstRow="0" w:lastRow="0" w:firstColumn="0" w:lastColumn="0" w:oddVBand="0" w:evenVBand="0" w:oddHBand="1" w:evenHBand="0" w:firstRowFirstColumn="0" w:firstRowLastColumn="0" w:lastRowFirstColumn="0" w:lastRowLastColumn="0"/>
        </w:trPr>
        <w:tc>
          <w:tcPr>
            <w:tcW w:w="11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147.92.4.23</w:t>
            </w:r>
          </w:p>
        </w:tc>
        <w:tc>
          <w:tcPr>
            <w:tcW w:w="6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443</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TCP</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HTTPS</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p>
        </w:tc>
        <w:tc>
          <w:tcPr>
            <w:tcW w:w="6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p>
        </w:tc>
      </w:tr>
      <w:tr>
        <w:trPr>
          <w:cantSplit/>
          <w:cnfStyle w:val="000000010000" w:firstRow="0" w:lastRow="0" w:firstColumn="0" w:lastColumn="0" w:oddVBand="0" w:evenVBand="0" w:oddHBand="0" w:evenHBand="1" w:firstRowFirstColumn="0" w:firstRowLastColumn="0" w:lastRowFirstColumn="0" w:lastRowLastColumn="0"/>
        </w:trPr>
        <w:tc>
          <w:tcPr>
            <w:tcW w:w="11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147.92.4.24</w:t>
            </w:r>
          </w:p>
        </w:tc>
        <w:tc>
          <w:tcPr>
            <w:tcW w:w="6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443</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TCP</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HTTPS</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p>
        </w:tc>
        <w:tc>
          <w:tcPr>
            <w:tcW w:w="6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p>
        </w:tc>
      </w:tr>
      <w:tr>
        <w:trPr>
          <w:cantSplit/>
          <w:cnfStyle w:val="000000100000" w:firstRow="0" w:lastRow="0" w:firstColumn="0" w:lastColumn="0" w:oddVBand="0" w:evenVBand="0" w:oddHBand="1" w:evenHBand="0" w:firstRowFirstColumn="0" w:firstRowLastColumn="0" w:lastRowFirstColumn="0" w:lastRowLastColumn="0"/>
        </w:trPr>
        <w:tc>
          <w:tcPr>
            <w:tcW w:w="11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147.92.4.22</w:t>
            </w:r>
          </w:p>
        </w:tc>
        <w:tc>
          <w:tcPr>
            <w:tcW w:w="6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443</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TCP</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HTTPS</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p>
        </w:tc>
        <w:tc>
          <w:tcPr>
            <w:tcW w:w="6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p>
        </w:tc>
      </w:tr>
      <w:tr>
        <w:trPr>
          <w:cantSplit/>
          <w:cnfStyle w:val="000000010000" w:firstRow="0" w:lastRow="0" w:firstColumn="0" w:lastColumn="0" w:oddVBand="0" w:evenVBand="0" w:oddHBand="0" w:evenHBand="1" w:firstRowFirstColumn="0" w:firstRowLastColumn="0" w:lastRowFirstColumn="0" w:lastRowLastColumn="0"/>
        </w:trPr>
        <w:tc>
          <w:tcPr>
            <w:tcW w:w="11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147.92.4.61</w:t>
            </w:r>
          </w:p>
        </w:tc>
        <w:tc>
          <w:tcPr>
            <w:tcW w:w="6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443</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TCP</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HTTPS</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p>
        </w:tc>
        <w:tc>
          <w:tcPr>
            <w:tcW w:w="6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p>
        </w:tc>
      </w:tr>
      <w:tr>
        <w:trPr>
          <w:cantSplit/>
          <w:cnfStyle w:val="000000100000" w:firstRow="0" w:lastRow="0" w:firstColumn="0" w:lastColumn="0" w:oddVBand="0" w:evenVBand="0" w:oddHBand="1" w:evenHBand="0" w:firstRowFirstColumn="0" w:firstRowLastColumn="0" w:lastRowFirstColumn="0" w:lastRowLastColumn="0"/>
        </w:trPr>
        <w:tc>
          <w:tcPr>
            <w:tcW w:w="11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147.92.4.65</w:t>
            </w:r>
          </w:p>
        </w:tc>
        <w:tc>
          <w:tcPr>
            <w:tcW w:w="6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443</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TCP</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HTTPS</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p>
        </w:tc>
        <w:tc>
          <w:tcPr>
            <w:tcW w:w="6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p>
        </w:tc>
      </w:tr>
      <w:tr>
        <w:trPr>
          <w:cantSplit/>
          <w:cnfStyle w:val="000000010000" w:firstRow="0" w:lastRow="0" w:firstColumn="0" w:lastColumn="0" w:oddVBand="0" w:evenVBand="0" w:oddHBand="0" w:evenHBand="1" w:firstRowFirstColumn="0" w:firstRowLastColumn="0" w:lastRowFirstColumn="0" w:lastRowLastColumn="0"/>
        </w:trPr>
        <w:tc>
          <w:tcPr>
            <w:tcW w:w="11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147.92.4.69</w:t>
            </w:r>
          </w:p>
        </w:tc>
        <w:tc>
          <w:tcPr>
            <w:tcW w:w="6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443</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TCP</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HTTPS</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p>
        </w:tc>
        <w:tc>
          <w:tcPr>
            <w:tcW w:w="6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p>
        </w:tc>
      </w:tr>
      <w:tr>
        <w:trPr>
          <w:cantSplit/>
          <w:cnfStyle w:val="000000100000" w:firstRow="0" w:lastRow="0" w:firstColumn="0" w:lastColumn="0" w:oddVBand="0" w:evenVBand="0" w:oddHBand="1" w:evenHBand="0" w:firstRowFirstColumn="0" w:firstRowLastColumn="0" w:lastRowFirstColumn="0" w:lastRowLastColumn="0"/>
        </w:trPr>
        <w:tc>
          <w:tcPr>
            <w:tcW w:w="11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147.92.4.68</w:t>
            </w:r>
          </w:p>
        </w:tc>
        <w:tc>
          <w:tcPr>
            <w:tcW w:w="6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443</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TCP</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HTTPS</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p>
        </w:tc>
        <w:tc>
          <w:tcPr>
            <w:tcW w:w="6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p>
        </w:tc>
      </w:tr>
      <w:tr>
        <w:trPr>
          <w:cantSplit/>
          <w:cnfStyle w:val="000000010000" w:firstRow="0" w:lastRow="0" w:firstColumn="0" w:lastColumn="0" w:oddVBand="0" w:evenVBand="0" w:oddHBand="0" w:evenHBand="1" w:firstRowFirstColumn="0" w:firstRowLastColumn="0" w:lastRowFirstColumn="0" w:lastRowLastColumn="0"/>
        </w:trPr>
        <w:tc>
          <w:tcPr>
            <w:tcW w:w="11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147.92.4.67</w:t>
            </w:r>
          </w:p>
        </w:tc>
        <w:tc>
          <w:tcPr>
            <w:tcW w:w="6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443</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TCP</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HTTPS</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p>
        </w:tc>
        <w:tc>
          <w:tcPr>
            <w:tcW w:w="6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p>
        </w:tc>
      </w:tr>
      <w:tr>
        <w:trPr>
          <w:cantSplit/>
          <w:cnfStyle w:val="000000100000" w:firstRow="0" w:lastRow="0" w:firstColumn="0" w:lastColumn="0" w:oddVBand="0" w:evenVBand="0" w:oddHBand="1" w:evenHBand="0" w:firstRowFirstColumn="0" w:firstRowLastColumn="0" w:lastRowFirstColumn="0" w:lastRowLastColumn="0"/>
        </w:trPr>
        <w:tc>
          <w:tcPr>
            <w:tcW w:w="11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147.92.4.62</w:t>
            </w:r>
          </w:p>
        </w:tc>
        <w:tc>
          <w:tcPr>
            <w:tcW w:w="6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443</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TCP</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HTTPS</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p>
        </w:tc>
        <w:tc>
          <w:tcPr>
            <w:tcW w:w="6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p>
        </w:tc>
      </w:tr>
      <w:tr>
        <w:trPr>
          <w:cantSplit/>
          <w:cnfStyle w:val="000000010000" w:firstRow="0" w:lastRow="0" w:firstColumn="0" w:lastColumn="0" w:oddVBand="0" w:evenVBand="0" w:oddHBand="0" w:evenHBand="1" w:firstRowFirstColumn="0" w:firstRowLastColumn="0" w:lastRowFirstColumn="0" w:lastRowLastColumn="0"/>
        </w:trPr>
        <w:tc>
          <w:tcPr>
            <w:tcW w:w="11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147.92.4.64</w:t>
            </w:r>
          </w:p>
        </w:tc>
        <w:tc>
          <w:tcPr>
            <w:tcW w:w="6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443</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TCP</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r>
              <w:rPr>
                <w:rFonts w:eastAsia="Calibri" w:cs="Calibri"/>
              </w:rPr>
              <w:t>HTTPS</w:t>
            </w:r>
          </w:p>
        </w:tc>
        <w:tc>
          <w:tcPr>
            <w:tcW w:w="9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p>
        </w:tc>
        <w:tc>
          <w:tcPr>
            <w:tcW w:w="6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pPr>
              <w:spacing w:line="259" w:lineRule="auto"/>
              <w:rPr>
                <w:rFonts w:eastAsia="Calibri" w:cs="Calibri"/>
              </w:rPr>
            </w:pPr>
          </w:p>
        </w:tc>
      </w:tr>
    </w:tbl>
    <w:p>
      <w:pPr>
        <w:pStyle w:val="Caption2"/>
      </w:pPr>
      <w:r>
        <w:t xml:space="preserve">Table </w:t>
      </w:r>
      <w:r>
        <w:rPr>
          <w:i w:val="0"/>
        </w:rPr>
        <w:fldChar w:fldCharType="begin"/>
      </w:r>
      <w:r>
        <w:instrText>SEQ Table \* ARABIC</w:instrText>
      </w:r>
      <w:r>
        <w:rPr>
          <w:i w:val="0"/>
        </w:rPr>
        <w:fldChar w:fldCharType="separate"/>
      </w:r>
      <w:r>
        <w:rPr>
          <w:noProof/>
        </w:rPr>
        <w:t>3</w:t>
      </w:r>
      <w:r>
        <w:rPr>
          <w:i w:val="0"/>
        </w:rPr>
        <w:fldChar w:fldCharType="end"/>
      </w:r>
      <w:r>
        <w:t xml:space="preserve"> : TCP Open Ports</w:t>
      </w:r>
    </w:p>
    <w:p w14:paraId="6093386E" w14:textId="77777777" w:rsidR="007A0D19" w:rsidRPr="007A0D19" w:rsidRDefault="007A0D19" w:rsidP="007A0D19">
      <w:pPr>
        <w:pStyle w:val="Heading2"/>
      </w:pPr>
      <w:r>
        <w:lastRenderedPageBreak/>
        <w:t>Missing Security Headers by IP</w:t>
      </w:r>
      <w:bookmarkEnd w:id="137"/>
    </w:p>
    <w:tbl>
      <w:tblPr>
        <w:tblStyle w:val="CYDERES1"/>
        <w:tblW w:w="5000" w:type="pct"/>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618"/>
        <w:gridCol w:w="7452"/>
      </w:tblGrid>
      <w:tr w:rsidR="00B17F14" w:rsidRPr="000D193B" w14:paraId="2934460E" w14:textId="77777777" w:rsidTr="00100584">
        <w:trPr>
          <w:cnfStyle w:val="100000000000" w:firstRow="1" w:lastRow="0" w:firstColumn="0" w:lastColumn="0" w:oddVBand="0" w:evenVBand="0" w:oddHBand="0" w:evenHBand="0" w:firstRowFirstColumn="0" w:firstRowLastColumn="0" w:lastRowFirstColumn="0" w:lastRowLastColumn="0"/>
        </w:trPr>
        <w:tc>
          <w:tcPr>
            <w:tcW w:w="1300" w:type="pct"/>
            <w:tcBorders>
              <w:bottom w:val="single" w:sz="4" w:space="0" w:color="E2DDDA" w:themeColor="accent5"/>
            </w:tcBorders>
            <w:shd w:val="clear" w:color="auto" w:fill="E1FD95" w:themeFill="accent1"/>
          </w:tcPr>
          <w:p w14:paraId="0AE8D01F" w14:textId="77777777" w:rsidR="00B17F14" w:rsidRPr="00AF449A" w:rsidRDefault="00B17F14">
            <w:pPr>
              <w:spacing w:line="259" w:lineRule="auto"/>
              <w:rPr>
                <w:rFonts w:eastAsia="Calibri" w:cs="Calibri"/>
                <w:bCs/>
                <w:color w:val="000000" w:themeColor="text1"/>
                <w:sz w:val="22"/>
                <w:szCs w:val="22"/>
              </w:rPr>
            </w:pPr>
            <w:r>
              <w:rPr>
                <w:rFonts w:eastAsia="Calibri" w:cs="Calibri"/>
                <w:bCs/>
                <w:color w:val="000000" w:themeColor="text1"/>
                <w:sz w:val="22"/>
                <w:szCs w:val="22"/>
              </w:rPr>
              <w:t>IP Address</w:t>
            </w:r>
          </w:p>
        </w:tc>
        <w:tc>
          <w:tcPr>
            <w:tcW w:w="3700" w:type="pct"/>
            <w:tcBorders>
              <w:bottom w:val="single" w:sz="4" w:space="0" w:color="E2DDDA" w:themeColor="accent5"/>
            </w:tcBorders>
            <w:shd w:val="clear" w:color="auto" w:fill="E1FD95" w:themeFill="accent1"/>
          </w:tcPr>
          <w:p w14:paraId="2084FEEB" w14:textId="77777777" w:rsidR="00B17F14" w:rsidRPr="00AF449A" w:rsidRDefault="00B17F14">
            <w:pPr>
              <w:spacing w:line="259" w:lineRule="auto"/>
              <w:rPr>
                <w:rFonts w:eastAsia="Calibri" w:cs="Calibri"/>
                <w:bCs/>
                <w:color w:val="000000" w:themeColor="text1"/>
                <w:sz w:val="22"/>
                <w:szCs w:val="22"/>
              </w:rPr>
            </w:pPr>
            <w:r>
              <w:rPr>
                <w:rFonts w:eastAsia="Calibri" w:cs="Calibri"/>
                <w:bCs/>
                <w:color w:val="000000" w:themeColor="text1"/>
                <w:sz w:val="22"/>
                <w:szCs w:val="22"/>
              </w:rPr>
              <w:t>Missing Security Headers</w:t>
            </w:r>
          </w:p>
        </w:tc>
      </w:tr>
      <w:tr w:rsidR="00B17F14" w:rsidRPr="000D193B" w14:paraId="7E936138" w14:textId="77777777" w:rsidTr="00100584">
        <w:trPr>
          <w:cnfStyle w:val="000000100000" w:firstRow="0" w:lastRow="0" w:firstColumn="0" w:lastColumn="0" w:oddVBand="0" w:evenVBand="0" w:oddHBand="1" w:evenHBand="0" w:firstRowFirstColumn="0" w:firstRowLastColumn="0" w:lastRowFirstColumn="0" w:lastRowLastColumn="0"/>
        </w:trPr>
        <w:tc>
          <w:tcPr>
            <w:tcW w:w="13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57041E7" w14:textId="77777777" w:rsidR="00B17F14" w:rsidRPr="00B17F14" w:rsidRDefault="00C95BE5">
            <w:pPr>
              <w:spacing w:line="259" w:lineRule="auto"/>
              <w:rPr>
                <w:rFonts w:eastAsia="Calibri" w:cs="Calibri"/>
              </w:rPr>
            </w:pPr>
            <w:r>
              <w:rPr>
                <w:rFonts w:eastAsia="Calibri" w:cs="Calibri"/>
              </w:rPr>
              <w:t>12.132.105.215</w:t>
            </w:r>
          </w:p>
        </w:tc>
        <w:tc>
          <w:tcPr>
            <w:tcW w:w="37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E9D2B4F" w14:textId="77777777" w:rsidR="00B17F14" w:rsidRPr="00B17F14" w:rsidRDefault="00100584">
            <w:pPr>
              <w:spacing w:line="259" w:lineRule="auto"/>
              <w:rPr>
                <w:rFonts w:eastAsia="Calibri" w:cs="Calibri"/>
              </w:rPr>
            </w:pPr>
            <w:r>
              <w:rPr>
                <w:rFonts w:eastAsia="Calibri" w:cs="Calibri"/>
              </w:rPr>
              <w:t>X-Frame-Options, X-Content-Type-Options, Strict-Transport-Security, Content-Security-Policy, Referrer-Policy, Permissions-Policy, Cross-Origin-Embedder-Policy, Cross-Origin-Resource-Policy, Cross-Origin-Opener-Policy</w:t>
            </w:r>
          </w:p>
        </w:tc>
      </w:tr>
      <w:tr w:rsidR="00B17F14" w:rsidRPr="000D193B" w14:paraId="764F48F6" w14:textId="77777777" w:rsidTr="00100584">
        <w:trPr>
          <w:cnfStyle w:val="000000010000" w:firstRow="0" w:lastRow="0" w:firstColumn="0" w:lastColumn="0" w:oddVBand="0" w:evenVBand="0" w:oddHBand="0" w:evenHBand="1" w:firstRowFirstColumn="0" w:firstRowLastColumn="0" w:lastRowFirstColumn="0" w:lastRowLastColumn="0"/>
        </w:trPr>
        <w:tc>
          <w:tcPr>
            <w:tcW w:w="13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7059448" w14:textId="77777777" w:rsidR="00B17F14" w:rsidRPr="00B17F14" w:rsidRDefault="00C95BE5">
            <w:pPr>
              <w:spacing w:line="259" w:lineRule="auto"/>
              <w:rPr>
                <w:rFonts w:eastAsia="Calibri" w:cs="Calibri"/>
              </w:rPr>
            </w:pPr>
            <w:r>
              <w:rPr>
                <w:rFonts w:eastAsia="Calibri" w:cs="Calibri"/>
              </w:rPr>
              <w:t>128.17.112.87</w:t>
            </w:r>
          </w:p>
        </w:tc>
        <w:tc>
          <w:tcPr>
            <w:tcW w:w="37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C168093" w14:textId="77777777" w:rsidR="00B17F14" w:rsidRPr="00B17F14" w:rsidRDefault="00100584">
            <w:pPr>
              <w:spacing w:line="259" w:lineRule="auto"/>
              <w:rPr>
                <w:rFonts w:eastAsia="Calibri" w:cs="Calibri"/>
              </w:rPr>
            </w:pPr>
            <w:r>
              <w:rPr>
                <w:rFonts w:eastAsia="Calibri" w:cs="Calibri"/>
              </w:rPr>
              <w:t>X-Frame-Options, X-Content-Type-Options, Strict-Transport-Security, Content-Security-Policy, Referrer-Policy, Permissions-Policy, Cross-Origin-Embedder-Policy, Cross-Origin-Resource-Policy, Cross-Origin-Opener-Policy</w:t>
            </w:r>
          </w:p>
        </w:tc>
      </w:tr>
      <w:tr w:rsidR="00B17F14" w:rsidRPr="000D193B" w14:paraId="0B3CCFDC" w14:textId="77777777" w:rsidTr="00100584">
        <w:trPr>
          <w:cnfStyle w:val="000000100000" w:firstRow="0" w:lastRow="0" w:firstColumn="0" w:lastColumn="0" w:oddVBand="0" w:evenVBand="0" w:oddHBand="1" w:evenHBand="0" w:firstRowFirstColumn="0" w:firstRowLastColumn="0" w:lastRowFirstColumn="0" w:lastRowLastColumn="0"/>
        </w:trPr>
        <w:tc>
          <w:tcPr>
            <w:tcW w:w="13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AAF0318" w14:textId="77777777" w:rsidR="00B17F14" w:rsidRPr="00B17F14" w:rsidRDefault="00C95BE5">
            <w:pPr>
              <w:spacing w:line="259" w:lineRule="auto"/>
              <w:rPr>
                <w:rFonts w:eastAsia="Calibri" w:cs="Calibri"/>
              </w:rPr>
            </w:pPr>
            <w:r>
              <w:rPr>
                <w:rFonts w:eastAsia="Calibri" w:cs="Calibri"/>
              </w:rPr>
              <w:t>128.245.48.11</w:t>
            </w:r>
          </w:p>
        </w:tc>
        <w:tc>
          <w:tcPr>
            <w:tcW w:w="37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716A822" w14:textId="77777777" w:rsidR="00B17F14" w:rsidRPr="00B17F14" w:rsidRDefault="00100584">
            <w:pPr>
              <w:spacing w:line="259" w:lineRule="auto"/>
              <w:rPr>
                <w:rFonts w:eastAsia="Calibri" w:cs="Calibri"/>
              </w:rPr>
            </w:pPr>
            <w:r>
              <w:rPr>
                <w:rFonts w:eastAsia="Calibri" w:cs="Calibri"/>
              </w:rPr>
              <w:t>X-Frame-Options, X-Content-Type-Options, Strict-Transport-Security, Content-Security-Policy, Referrer-Policy, Permissions-Policy, Cross-Origin-Embedder-Policy, Cross-Origin-Resource-Policy, Cross-Origin-Opener-Policy</w:t>
            </w:r>
          </w:p>
        </w:tc>
      </w:tr>
      <w:tr w:rsidR="00B17F14" w:rsidRPr="000D193B" w14:paraId="6CCA63FE" w14:textId="77777777" w:rsidTr="00100584">
        <w:trPr>
          <w:cnfStyle w:val="000000010000" w:firstRow="0" w:lastRow="0" w:firstColumn="0" w:lastColumn="0" w:oddVBand="0" w:evenVBand="0" w:oddHBand="0" w:evenHBand="1" w:firstRowFirstColumn="0" w:firstRowLastColumn="0" w:lastRowFirstColumn="0" w:lastRowLastColumn="0"/>
        </w:trPr>
        <w:tc>
          <w:tcPr>
            <w:tcW w:w="13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6FEE48B" w14:textId="77777777" w:rsidR="00B17F14" w:rsidRPr="00B17F14" w:rsidRDefault="00C95BE5">
            <w:pPr>
              <w:spacing w:line="259" w:lineRule="auto"/>
              <w:rPr>
                <w:rFonts w:eastAsia="Calibri" w:cs="Calibri"/>
              </w:rPr>
            </w:pPr>
            <w:r>
              <w:rPr>
                <w:rFonts w:eastAsia="Calibri" w:cs="Calibri"/>
              </w:rPr>
              <w:t>3.141.62.42</w:t>
            </w:r>
          </w:p>
        </w:tc>
        <w:tc>
          <w:tcPr>
            <w:tcW w:w="37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B92761F" w14:textId="77777777" w:rsidR="00B17F14" w:rsidRPr="00B17F14" w:rsidRDefault="00100584">
            <w:pPr>
              <w:spacing w:line="259" w:lineRule="auto"/>
              <w:rPr>
                <w:rFonts w:eastAsia="Calibri" w:cs="Calibri"/>
              </w:rPr>
            </w:pPr>
            <w:r>
              <w:rPr>
                <w:rFonts w:eastAsia="Calibri" w:cs="Calibri"/>
              </w:rPr>
              <w:t>X-Frame-Options, Content-Security-Policy, Referrer-Policy, Permissions-Policy, Cross-Origin-Embedder-Policy, Cross-Origin-Resource-Policy, Cross-Origin-Opener-Policy</w:t>
            </w:r>
          </w:p>
        </w:tc>
      </w:tr>
      <w:tr w:rsidR="00B17F14" w:rsidRPr="000D193B" w14:paraId="21017987" w14:textId="77777777" w:rsidTr="00100584">
        <w:trPr>
          <w:cnfStyle w:val="000000100000" w:firstRow="0" w:lastRow="0" w:firstColumn="0" w:lastColumn="0" w:oddVBand="0" w:evenVBand="0" w:oddHBand="1" w:evenHBand="0" w:firstRowFirstColumn="0" w:firstRowLastColumn="0" w:lastRowFirstColumn="0" w:lastRowLastColumn="0"/>
        </w:trPr>
        <w:tc>
          <w:tcPr>
            <w:tcW w:w="13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B6AF44C" w14:textId="77777777" w:rsidR="00B17F14" w:rsidRPr="00B17F14" w:rsidRDefault="00C95BE5">
            <w:pPr>
              <w:spacing w:line="259" w:lineRule="auto"/>
              <w:rPr>
                <w:rFonts w:eastAsia="Calibri" w:cs="Calibri"/>
              </w:rPr>
            </w:pPr>
            <w:r>
              <w:rPr>
                <w:rFonts w:eastAsia="Calibri" w:cs="Calibri"/>
              </w:rPr>
              <w:t>3.19.25.147</w:t>
            </w:r>
          </w:p>
        </w:tc>
        <w:tc>
          <w:tcPr>
            <w:tcW w:w="37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12AC62D" w14:textId="77777777" w:rsidR="00B17F14" w:rsidRPr="00B17F14" w:rsidRDefault="00100584">
            <w:pPr>
              <w:spacing w:line="259" w:lineRule="auto"/>
              <w:rPr>
                <w:rFonts w:eastAsia="Calibri" w:cs="Calibri"/>
              </w:rPr>
            </w:pPr>
            <w:r>
              <w:rPr>
                <w:rFonts w:eastAsia="Calibri" w:cs="Calibri"/>
              </w:rPr>
              <w:t>X-Frame-Options, Content-Security-Policy, Referrer-Policy, Permissions-Policy, Cross-Origin-Embedder-Policy, Cross-Origin-Resource-Policy, Cross-Origin-Opener-Policy</w:t>
            </w:r>
          </w:p>
        </w:tc>
      </w:tr>
      <w:tr w:rsidR="00B17F14" w:rsidRPr="000D193B" w14:paraId="58396845" w14:textId="77777777" w:rsidTr="00100584">
        <w:trPr>
          <w:cnfStyle w:val="000000010000" w:firstRow="0" w:lastRow="0" w:firstColumn="0" w:lastColumn="0" w:oddVBand="0" w:evenVBand="0" w:oddHBand="0" w:evenHBand="1" w:firstRowFirstColumn="0" w:firstRowLastColumn="0" w:lastRowFirstColumn="0" w:lastRowLastColumn="0"/>
        </w:trPr>
        <w:tc>
          <w:tcPr>
            <w:tcW w:w="13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09FE6F7" w14:textId="77777777" w:rsidR="00B17F14" w:rsidRPr="00B17F14" w:rsidRDefault="00C95BE5">
            <w:pPr>
              <w:spacing w:line="259" w:lineRule="auto"/>
              <w:rPr>
                <w:rFonts w:eastAsia="Calibri" w:cs="Calibri"/>
              </w:rPr>
            </w:pPr>
            <w:r>
              <w:rPr>
                <w:rFonts w:eastAsia="Calibri" w:cs="Calibri"/>
              </w:rPr>
              <w:t>52.73.186.125</w:t>
            </w:r>
          </w:p>
        </w:tc>
        <w:tc>
          <w:tcPr>
            <w:tcW w:w="37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16C710B" w14:textId="77777777" w:rsidR="00B17F14" w:rsidRPr="00B17F14" w:rsidRDefault="00100584">
            <w:pPr>
              <w:spacing w:line="259" w:lineRule="auto"/>
              <w:rPr>
                <w:rFonts w:eastAsia="Calibri" w:cs="Calibri"/>
              </w:rPr>
            </w:pPr>
            <w:r>
              <w:rPr>
                <w:rFonts w:eastAsia="Calibri" w:cs="Calibri"/>
              </w:rPr>
              <w:t>X-Frame-Options, X-Content-Type-Options, Strict-Transport-Security, Content-Security-Policy, Referrer-Policy, Permissions-Policy, Cross-Origin-Embedder-Policy, Cross-Origin-Resource-Policy, Cross-Origin-Opener-Policy</w:t>
            </w:r>
          </w:p>
        </w:tc>
      </w:tr>
      <w:tr w:rsidR="00B17F14" w:rsidRPr="000D193B" w14:paraId="583D48D4" w14:textId="77777777" w:rsidTr="00100584">
        <w:trPr>
          <w:cnfStyle w:val="000000100000" w:firstRow="0" w:lastRow="0" w:firstColumn="0" w:lastColumn="0" w:oddVBand="0" w:evenVBand="0" w:oddHBand="1" w:evenHBand="0" w:firstRowFirstColumn="0" w:firstRowLastColumn="0" w:lastRowFirstColumn="0" w:lastRowLastColumn="0"/>
        </w:trPr>
        <w:tc>
          <w:tcPr>
            <w:tcW w:w="13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D61FE87" w14:textId="77777777" w:rsidR="00B17F14" w:rsidRPr="00B17F14" w:rsidRDefault="00C95BE5">
            <w:pPr>
              <w:spacing w:line="259" w:lineRule="auto"/>
              <w:rPr>
                <w:rFonts w:eastAsia="Calibri" w:cs="Calibri"/>
              </w:rPr>
            </w:pPr>
            <w:r>
              <w:rPr>
                <w:rFonts w:eastAsia="Calibri" w:cs="Calibri"/>
              </w:rPr>
              <w:t>99.83.176.46</w:t>
            </w:r>
          </w:p>
        </w:tc>
        <w:tc>
          <w:tcPr>
            <w:tcW w:w="37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36E4441" w14:textId="77777777" w:rsidR="00B17F14" w:rsidRPr="00B17F14" w:rsidRDefault="00100584">
            <w:pPr>
              <w:spacing w:line="259" w:lineRule="auto"/>
              <w:rPr>
                <w:rFonts w:eastAsia="Calibri" w:cs="Calibri"/>
              </w:rPr>
            </w:pPr>
            <w:r>
              <w:rPr>
                <w:rFonts w:eastAsia="Calibri" w:cs="Calibri"/>
              </w:rPr>
              <w:t>Strict-Transport-Security, Referrer-Policy, Permissions-Policy, Cross-Origin-Embedder-Policy, Cross-Origin-Resource-Policy, Cross-Origin-Opener-Policy</w:t>
            </w:r>
          </w:p>
        </w:tc>
      </w:tr>
    </w:tbl>
    <w:p w14:paraId="421FD757" w14:textId="77777777" w:rsidR="002A45F9" w:rsidRDefault="002A45F9" w:rsidP="002A45F9">
      <w:pPr>
        <w:pStyle w:val="Caption2"/>
      </w:pPr>
      <w:r>
        <w:t xml:space="preserve">Table </w:t>
      </w:r>
      <w:fldSimple w:instr=" SEQ Table \* ARABIC ">
        <w:r>
          <w:rPr>
            <w:noProof/>
          </w:rPr>
          <w:t>1</w:t>
        </w:r>
      </w:fldSimple>
      <w:r>
        <w:t xml:space="preserve"> : Missing Security Headers</w:t>
      </w:r>
    </w:p>
    <w:p w14:paraId="5A94F4C7" w14:textId="77777777" w:rsidR="007A0D19" w:rsidRPr="007A0D19" w:rsidRDefault="007A0D19" w:rsidP="007A0D19">
      <w:pPr>
        <w:pStyle w:val="Heading2"/>
      </w:pPr>
      <w:bookmarkStart w:id="138" w:name="_Toc244101667"/>
      <w:r>
        <w:t>SSL Vulnerable Cipher Suites Supported</w:t>
      </w:r>
      <w:bookmarkEnd w:id="138"/>
    </w:p>
    <w:p w14:paraId="1F7F5DC5" w14:textId="77777777" w:rsidR="00AE2714" w:rsidRDefault="00000000">
      <w:r>
        <w:t>The following table lists the external resources affected by this finding identified during the assessment. For findings affecting a large number of hosts, the complete list is provided here for reference.</w:t>
      </w:r>
    </w:p>
    <w:tbl>
      <w:tblPr>
        <w:tblStyle w:val="CYDERES1"/>
        <w:tblW w:w="5000" w:type="pct"/>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070"/>
      </w:tblGrid>
      <w:tr w:rsidR="00B17F14" w:rsidRPr="000D193B" w14:paraId="6860D9AB" w14:textId="77777777" w:rsidTr="00100584">
        <w:trPr>
          <w:cnfStyle w:val="100000000000" w:firstRow="1" w:lastRow="0" w:firstColumn="0" w:lastColumn="0" w:oddVBand="0" w:evenVBand="0" w:oddHBand="0" w:evenHBand="0" w:firstRowFirstColumn="0" w:firstRowLastColumn="0" w:lastRowFirstColumn="0" w:lastRowLastColumn="0"/>
        </w:trPr>
        <w:tc>
          <w:tcPr>
            <w:tcW w:w="5000" w:type="pct"/>
            <w:tcBorders>
              <w:bottom w:val="single" w:sz="4" w:space="0" w:color="E2DDDA" w:themeColor="accent5"/>
            </w:tcBorders>
            <w:shd w:val="clear" w:color="auto" w:fill="E1FD95" w:themeFill="accent1"/>
          </w:tcPr>
          <w:p w14:paraId="743D227C" w14:textId="77777777" w:rsidR="00B17F14" w:rsidRPr="00AF449A" w:rsidRDefault="00B17F14">
            <w:pPr>
              <w:spacing w:line="259" w:lineRule="auto"/>
              <w:jc w:val="center"/>
              <w:rPr>
                <w:rFonts w:eastAsia="Calibri" w:cs="Calibri"/>
                <w:bCs/>
                <w:color w:val="000000" w:themeColor="text1"/>
                <w:sz w:val="22"/>
                <w:szCs w:val="22"/>
              </w:rPr>
            </w:pPr>
            <w:r>
              <w:rPr>
                <w:rFonts w:eastAsia="Calibri" w:cs="Calibri"/>
                <w:bCs/>
                <w:color w:val="000000" w:themeColor="text1"/>
                <w:sz w:val="22"/>
                <w:szCs w:val="22"/>
              </w:rPr>
              <w:t>SSL Vulnerable Cipher Suites Supported</w:t>
            </w:r>
          </w:p>
        </w:tc>
      </w:tr>
      <w:tr w:rsidR="00B17F14" w:rsidRPr="000D193B" w14:paraId="0C1E657D"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68B613E" w14:textId="77777777" w:rsidR="00B17F14" w:rsidRPr="00B17F14" w:rsidRDefault="00C95BE5" w:rsidP="00DA3F03">
            <w:pPr>
              <w:spacing w:line="259" w:lineRule="auto"/>
              <w:jc w:val="center"/>
              <w:rPr>
                <w:rFonts w:eastAsia="Calibri" w:cs="Calibri"/>
              </w:rPr>
            </w:pPr>
            <w:r>
              <w:rPr>
                <w:rFonts w:eastAsia="Calibri" w:cs="Calibri"/>
              </w:rPr>
              <w:t>52.73.186.125:443</w:t>
            </w:r>
          </w:p>
        </w:tc>
      </w:tr>
      <w:tr w:rsidR="00B17F14" w:rsidRPr="000D193B" w14:paraId="6E1467E1"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5281759" w14:textId="77777777" w:rsidR="00B17F14" w:rsidRPr="00B17F14" w:rsidRDefault="00C95BE5" w:rsidP="00DA3F03">
            <w:pPr>
              <w:spacing w:line="259" w:lineRule="auto"/>
              <w:jc w:val="center"/>
              <w:rPr>
                <w:rFonts w:eastAsia="Calibri" w:cs="Calibri"/>
              </w:rPr>
            </w:pPr>
            <w:r>
              <w:rPr>
                <w:rFonts w:eastAsia="Calibri" w:cs="Calibri"/>
              </w:rPr>
              <w:t>188.114.96.2:443,8443</w:t>
            </w:r>
          </w:p>
        </w:tc>
      </w:tr>
      <w:tr w:rsidR="00B17F14" w:rsidRPr="000D193B" w14:paraId="3CFC7BFE"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FE20592" w14:textId="77777777" w:rsidR="00B17F14" w:rsidRPr="00B17F14" w:rsidRDefault="00C95BE5" w:rsidP="00DA3F03">
            <w:pPr>
              <w:spacing w:line="259" w:lineRule="auto"/>
              <w:jc w:val="center"/>
              <w:rPr>
                <w:rFonts w:eastAsia="Calibri" w:cs="Calibri"/>
              </w:rPr>
            </w:pPr>
            <w:r>
              <w:rPr>
                <w:rFonts w:eastAsia="Calibri" w:cs="Calibri"/>
              </w:rPr>
              <w:t>188.114.96.3:443,8443</w:t>
            </w:r>
          </w:p>
        </w:tc>
      </w:tr>
      <w:tr w:rsidR="00B17F14" w:rsidRPr="000D193B" w14:paraId="1AF2CCB7"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D2DA3D4" w14:textId="77777777" w:rsidR="00B17F14" w:rsidRPr="00B17F14" w:rsidRDefault="00C95BE5" w:rsidP="00DA3F03">
            <w:pPr>
              <w:spacing w:line="259" w:lineRule="auto"/>
              <w:jc w:val="center"/>
              <w:rPr>
                <w:rFonts w:eastAsia="Calibri" w:cs="Calibri"/>
              </w:rPr>
            </w:pPr>
            <w:r>
              <w:rPr>
                <w:rFonts w:eastAsia="Calibri" w:cs="Calibri"/>
              </w:rPr>
              <w:t>188.114.97.2:443,8443</w:t>
            </w:r>
          </w:p>
        </w:tc>
      </w:tr>
      <w:tr w:rsidR="00B17F14" w:rsidRPr="000D193B" w14:paraId="0E37AE2A"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FA45401" w14:textId="77777777" w:rsidR="00B17F14" w:rsidRPr="00B17F14" w:rsidRDefault="00C95BE5" w:rsidP="00DA3F03">
            <w:pPr>
              <w:spacing w:line="259" w:lineRule="auto"/>
              <w:jc w:val="center"/>
              <w:rPr>
                <w:rFonts w:eastAsia="Calibri" w:cs="Calibri"/>
              </w:rPr>
            </w:pPr>
            <w:r>
              <w:rPr>
                <w:rFonts w:eastAsia="Calibri" w:cs="Calibri"/>
              </w:rPr>
              <w:t>188.114.97.3:443,8443</w:t>
            </w:r>
          </w:p>
        </w:tc>
      </w:tr>
      <w:tr w:rsidR="00B17F14" w:rsidRPr="000D193B" w14:paraId="5CDC4058"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9214838" w14:textId="77777777" w:rsidR="00B17F14" w:rsidRPr="00B17F14" w:rsidRDefault="00C95BE5" w:rsidP="00DA3F03">
            <w:pPr>
              <w:spacing w:line="259" w:lineRule="auto"/>
              <w:jc w:val="center"/>
              <w:rPr>
                <w:rFonts w:eastAsia="Calibri" w:cs="Calibri"/>
              </w:rPr>
            </w:pPr>
            <w:r>
              <w:rPr>
                <w:rFonts w:eastAsia="Calibri" w:cs="Calibri"/>
              </w:rPr>
              <w:lastRenderedPageBreak/>
              <w:t>100.31.34.16:443</w:t>
            </w:r>
          </w:p>
        </w:tc>
      </w:tr>
      <w:tr w:rsidR="00B17F14" w:rsidRPr="000D193B" w14:paraId="157B97FF"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89D4C0F" w14:textId="77777777" w:rsidR="00B17F14" w:rsidRPr="00B17F14" w:rsidRDefault="00C95BE5" w:rsidP="00DA3F03">
            <w:pPr>
              <w:spacing w:line="259" w:lineRule="auto"/>
              <w:jc w:val="center"/>
              <w:rPr>
                <w:rFonts w:eastAsia="Calibri" w:cs="Calibri"/>
              </w:rPr>
            </w:pPr>
            <w:r>
              <w:rPr>
                <w:rFonts w:eastAsia="Calibri" w:cs="Calibri"/>
              </w:rPr>
              <w:t>52.7.151.139:443</w:t>
            </w:r>
          </w:p>
        </w:tc>
      </w:tr>
      <w:tr w:rsidR="00B17F14" w:rsidRPr="000D193B" w14:paraId="4F77CABA"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182BC1F" w14:textId="77777777" w:rsidR="00B17F14" w:rsidRPr="00B17F14" w:rsidRDefault="00C95BE5" w:rsidP="00DA3F03">
            <w:pPr>
              <w:spacing w:line="259" w:lineRule="auto"/>
              <w:jc w:val="center"/>
              <w:rPr>
                <w:rFonts w:eastAsia="Calibri" w:cs="Calibri"/>
              </w:rPr>
            </w:pPr>
            <w:r>
              <w:rPr>
                <w:rFonts w:eastAsia="Calibri" w:cs="Calibri"/>
              </w:rPr>
              <w:t>104.214.115.238:443</w:t>
            </w:r>
          </w:p>
        </w:tc>
      </w:tr>
      <w:tr w:rsidR="00B17F14" w:rsidRPr="000D193B" w14:paraId="0EDB24D7"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1A916C4" w14:textId="77777777" w:rsidR="00B17F14" w:rsidRPr="00B17F14" w:rsidRDefault="00C95BE5" w:rsidP="00DA3F03">
            <w:pPr>
              <w:spacing w:line="259" w:lineRule="auto"/>
              <w:jc w:val="center"/>
              <w:rPr>
                <w:rFonts w:eastAsia="Calibri" w:cs="Calibri"/>
              </w:rPr>
            </w:pPr>
            <w:r>
              <w:rPr>
                <w:rFonts w:eastAsia="Calibri" w:cs="Calibri"/>
              </w:rPr>
              <w:t>104.46.162.96:443</w:t>
            </w:r>
          </w:p>
        </w:tc>
      </w:tr>
      <w:tr w:rsidR="00B17F14" w:rsidRPr="000D193B" w14:paraId="72F46014"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820F219" w14:textId="77777777" w:rsidR="00B17F14" w:rsidRPr="00B17F14" w:rsidRDefault="00C95BE5" w:rsidP="00DA3F03">
            <w:pPr>
              <w:spacing w:line="259" w:lineRule="auto"/>
              <w:jc w:val="center"/>
              <w:rPr>
                <w:rFonts w:eastAsia="Calibri" w:cs="Calibri"/>
              </w:rPr>
            </w:pPr>
            <w:r>
              <w:rPr>
                <w:rFonts w:eastAsia="Calibri" w:cs="Calibri"/>
              </w:rPr>
              <w:t>128.17.80.127:443</w:t>
            </w:r>
          </w:p>
        </w:tc>
      </w:tr>
      <w:tr w:rsidR="00B17F14" w:rsidRPr="000D193B" w14:paraId="18A53D17"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416C58B" w14:textId="77777777" w:rsidR="00B17F14" w:rsidRPr="00B17F14" w:rsidRDefault="00C95BE5" w:rsidP="00DA3F03">
            <w:pPr>
              <w:spacing w:line="259" w:lineRule="auto"/>
              <w:jc w:val="center"/>
              <w:rPr>
                <w:rFonts w:eastAsia="Calibri" w:cs="Calibri"/>
              </w:rPr>
            </w:pPr>
            <w:r>
              <w:rPr>
                <w:rFonts w:eastAsia="Calibri" w:cs="Calibri"/>
              </w:rPr>
              <w:t>13.67.15.129:443</w:t>
            </w:r>
          </w:p>
        </w:tc>
      </w:tr>
      <w:tr w:rsidR="00B17F14" w:rsidRPr="000D193B" w14:paraId="323F5CAE"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6255BCC" w14:textId="77777777" w:rsidR="00B17F14" w:rsidRPr="00B17F14" w:rsidRDefault="00C95BE5" w:rsidP="00DA3F03">
            <w:pPr>
              <w:spacing w:line="259" w:lineRule="auto"/>
              <w:jc w:val="center"/>
              <w:rPr>
                <w:rFonts w:eastAsia="Calibri" w:cs="Calibri"/>
              </w:rPr>
            </w:pPr>
            <w:r>
              <w:rPr>
                <w:rFonts w:eastAsia="Calibri" w:cs="Calibri"/>
              </w:rPr>
              <w:t>144.125.75.162:443</w:t>
            </w:r>
          </w:p>
        </w:tc>
      </w:tr>
      <w:tr w:rsidR="00B17F14" w:rsidRPr="000D193B" w14:paraId="1A9F60D7"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3D34232" w14:textId="77777777" w:rsidR="00B17F14" w:rsidRPr="00B17F14" w:rsidRDefault="00C95BE5" w:rsidP="00DA3F03">
            <w:pPr>
              <w:spacing w:line="259" w:lineRule="auto"/>
              <w:jc w:val="center"/>
              <w:rPr>
                <w:rFonts w:eastAsia="Calibri" w:cs="Calibri"/>
              </w:rPr>
            </w:pPr>
            <w:r>
              <w:rPr>
                <w:rFonts w:eastAsia="Calibri" w:cs="Calibri"/>
              </w:rPr>
              <w:t>144.125.86.189:443</w:t>
            </w:r>
          </w:p>
        </w:tc>
      </w:tr>
      <w:tr w:rsidR="00B17F14" w:rsidRPr="000D193B" w14:paraId="5AAB9302"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F52E86D" w14:textId="77777777" w:rsidR="00B17F14" w:rsidRPr="00B17F14" w:rsidRDefault="00C95BE5" w:rsidP="00DA3F03">
            <w:pPr>
              <w:spacing w:line="259" w:lineRule="auto"/>
              <w:jc w:val="center"/>
              <w:rPr>
                <w:rFonts w:eastAsia="Calibri" w:cs="Calibri"/>
              </w:rPr>
            </w:pPr>
            <w:r>
              <w:rPr>
                <w:rFonts w:eastAsia="Calibri" w:cs="Calibri"/>
              </w:rPr>
              <w:t>199.60.103.225:443,8443</w:t>
            </w:r>
          </w:p>
        </w:tc>
      </w:tr>
      <w:tr w:rsidR="00B17F14" w:rsidRPr="000D193B" w14:paraId="6F6E1B72"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333A5D9" w14:textId="77777777" w:rsidR="00B17F14" w:rsidRPr="00B17F14" w:rsidRDefault="00C95BE5" w:rsidP="00DA3F03">
            <w:pPr>
              <w:spacing w:line="259" w:lineRule="auto"/>
              <w:jc w:val="center"/>
              <w:rPr>
                <w:rFonts w:eastAsia="Calibri" w:cs="Calibri"/>
              </w:rPr>
            </w:pPr>
            <w:r>
              <w:rPr>
                <w:rFonts w:eastAsia="Calibri" w:cs="Calibri"/>
              </w:rPr>
              <w:t>199.60.103.31:443,8443</w:t>
            </w:r>
          </w:p>
        </w:tc>
      </w:tr>
      <w:tr w:rsidR="00B17F14" w:rsidRPr="000D193B" w14:paraId="53E0E021"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E1FC54C" w14:textId="77777777" w:rsidR="00B17F14" w:rsidRPr="00B17F14" w:rsidRDefault="00C95BE5" w:rsidP="00DA3F03">
            <w:pPr>
              <w:spacing w:line="259" w:lineRule="auto"/>
              <w:jc w:val="center"/>
              <w:rPr>
                <w:rFonts w:eastAsia="Calibri" w:cs="Calibri"/>
              </w:rPr>
            </w:pPr>
            <w:r>
              <w:rPr>
                <w:rFonts w:eastAsia="Calibri" w:cs="Calibri"/>
              </w:rPr>
              <w:t>20.189.172.161:443</w:t>
            </w:r>
          </w:p>
        </w:tc>
      </w:tr>
      <w:tr w:rsidR="00B17F14" w:rsidRPr="000D193B" w14:paraId="197B0A3D"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5034500" w14:textId="77777777" w:rsidR="00B17F14" w:rsidRPr="00B17F14" w:rsidRDefault="00C95BE5" w:rsidP="00DA3F03">
            <w:pPr>
              <w:spacing w:line="259" w:lineRule="auto"/>
              <w:jc w:val="center"/>
              <w:rPr>
                <w:rFonts w:eastAsia="Calibri" w:cs="Calibri"/>
              </w:rPr>
            </w:pPr>
            <w:r>
              <w:rPr>
                <w:rFonts w:eastAsia="Calibri" w:cs="Calibri"/>
              </w:rPr>
              <w:t>20.190.142.161:443</w:t>
            </w:r>
          </w:p>
        </w:tc>
      </w:tr>
      <w:tr w:rsidR="00B17F14" w:rsidRPr="000D193B" w14:paraId="7D65BA9C"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04475BE" w14:textId="77777777" w:rsidR="00B17F14" w:rsidRPr="00B17F14" w:rsidRDefault="00C95BE5" w:rsidP="00DA3F03">
            <w:pPr>
              <w:spacing w:line="259" w:lineRule="auto"/>
              <w:jc w:val="center"/>
              <w:rPr>
                <w:rFonts w:eastAsia="Calibri" w:cs="Calibri"/>
              </w:rPr>
            </w:pPr>
            <w:r>
              <w:rPr>
                <w:rFonts w:eastAsia="Calibri" w:cs="Calibri"/>
              </w:rPr>
              <w:t>20.190.142.162:443</w:t>
            </w:r>
          </w:p>
        </w:tc>
      </w:tr>
      <w:tr w:rsidR="00B17F14" w:rsidRPr="000D193B" w14:paraId="3063A951"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2B4E28A" w14:textId="77777777" w:rsidR="00B17F14" w:rsidRPr="00B17F14" w:rsidRDefault="00C95BE5" w:rsidP="00DA3F03">
            <w:pPr>
              <w:spacing w:line="259" w:lineRule="auto"/>
              <w:jc w:val="center"/>
              <w:rPr>
                <w:rFonts w:eastAsia="Calibri" w:cs="Calibri"/>
              </w:rPr>
            </w:pPr>
            <w:r>
              <w:rPr>
                <w:rFonts w:eastAsia="Calibri" w:cs="Calibri"/>
              </w:rPr>
              <w:t>20.190.144.141:443</w:t>
            </w:r>
          </w:p>
        </w:tc>
      </w:tr>
      <w:tr w:rsidR="00B17F14" w:rsidRPr="000D193B" w14:paraId="4F5F17AA"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A635274" w14:textId="77777777" w:rsidR="00B17F14" w:rsidRPr="00B17F14" w:rsidRDefault="00C95BE5" w:rsidP="00DA3F03">
            <w:pPr>
              <w:spacing w:line="259" w:lineRule="auto"/>
              <w:jc w:val="center"/>
              <w:rPr>
                <w:rFonts w:eastAsia="Calibri" w:cs="Calibri"/>
              </w:rPr>
            </w:pPr>
            <w:r>
              <w:rPr>
                <w:rFonts w:eastAsia="Calibri" w:cs="Calibri"/>
              </w:rPr>
              <w:t>20.190.151.71:443</w:t>
            </w:r>
          </w:p>
        </w:tc>
      </w:tr>
      <w:tr w:rsidR="00B17F14" w:rsidRPr="000D193B" w14:paraId="550C0C04"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E1BA16A" w14:textId="77777777" w:rsidR="00B17F14" w:rsidRPr="00B17F14" w:rsidRDefault="00C95BE5" w:rsidP="00DA3F03">
            <w:pPr>
              <w:spacing w:line="259" w:lineRule="auto"/>
              <w:jc w:val="center"/>
              <w:rPr>
                <w:rFonts w:eastAsia="Calibri" w:cs="Calibri"/>
              </w:rPr>
            </w:pPr>
            <w:r>
              <w:rPr>
                <w:rFonts w:eastAsia="Calibri" w:cs="Calibri"/>
              </w:rPr>
              <w:t>20.190.154.140:443</w:t>
            </w:r>
          </w:p>
        </w:tc>
      </w:tr>
      <w:tr w:rsidR="00B17F14" w:rsidRPr="000D193B" w14:paraId="0CC308E8"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A35CB3F" w14:textId="77777777" w:rsidR="00B17F14" w:rsidRPr="00B17F14" w:rsidRDefault="00C95BE5" w:rsidP="00DA3F03">
            <w:pPr>
              <w:spacing w:line="259" w:lineRule="auto"/>
              <w:jc w:val="center"/>
              <w:rPr>
                <w:rFonts w:eastAsia="Calibri" w:cs="Calibri"/>
              </w:rPr>
            </w:pPr>
            <w:r>
              <w:rPr>
                <w:rFonts w:eastAsia="Calibri" w:cs="Calibri"/>
              </w:rPr>
              <w:t>20.190.154.141:443</w:t>
            </w:r>
          </w:p>
        </w:tc>
      </w:tr>
      <w:tr w:rsidR="00B17F14" w:rsidRPr="000D193B" w14:paraId="7FE4F51D"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13957AA" w14:textId="77777777" w:rsidR="00B17F14" w:rsidRPr="00B17F14" w:rsidRDefault="00C95BE5" w:rsidP="00DA3F03">
            <w:pPr>
              <w:spacing w:line="259" w:lineRule="auto"/>
              <w:jc w:val="center"/>
              <w:rPr>
                <w:rFonts w:eastAsia="Calibri" w:cs="Calibri"/>
              </w:rPr>
            </w:pPr>
            <w:r>
              <w:rPr>
                <w:rFonts w:eastAsia="Calibri" w:cs="Calibri"/>
              </w:rPr>
              <w:t>40.126.26.17:443</w:t>
            </w:r>
          </w:p>
        </w:tc>
      </w:tr>
      <w:tr w:rsidR="00B17F14" w:rsidRPr="000D193B" w14:paraId="3FCFD491"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D9C4A02" w14:textId="77777777" w:rsidR="00B17F14" w:rsidRPr="00B17F14" w:rsidRDefault="00C95BE5" w:rsidP="00DA3F03">
            <w:pPr>
              <w:spacing w:line="259" w:lineRule="auto"/>
              <w:jc w:val="center"/>
              <w:rPr>
                <w:rFonts w:eastAsia="Calibri" w:cs="Calibri"/>
              </w:rPr>
            </w:pPr>
            <w:r>
              <w:rPr>
                <w:rFonts w:eastAsia="Calibri" w:cs="Calibri"/>
              </w:rPr>
              <w:t>40.126.29.0:443</w:t>
            </w:r>
          </w:p>
        </w:tc>
      </w:tr>
      <w:tr w:rsidR="00B17F14" w:rsidRPr="000D193B" w14:paraId="4CCA439A"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31A8E1A" w14:textId="77777777" w:rsidR="00B17F14" w:rsidRPr="00B17F14" w:rsidRDefault="00C95BE5" w:rsidP="00DA3F03">
            <w:pPr>
              <w:spacing w:line="259" w:lineRule="auto"/>
              <w:jc w:val="center"/>
              <w:rPr>
                <w:rFonts w:eastAsia="Calibri" w:cs="Calibri"/>
              </w:rPr>
            </w:pPr>
            <w:r>
              <w:rPr>
                <w:rFonts w:eastAsia="Calibri" w:cs="Calibri"/>
              </w:rPr>
              <w:t>45.223.161.93:443,8443</w:t>
            </w:r>
          </w:p>
        </w:tc>
      </w:tr>
      <w:tr w:rsidR="00B17F14" w:rsidRPr="000D193B" w14:paraId="6735C9FE"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69041B7" w14:textId="77777777" w:rsidR="00B17F14" w:rsidRPr="00B17F14" w:rsidRDefault="00C95BE5" w:rsidP="00DA3F03">
            <w:pPr>
              <w:spacing w:line="259" w:lineRule="auto"/>
              <w:jc w:val="center"/>
              <w:rPr>
                <w:rFonts w:eastAsia="Calibri" w:cs="Calibri"/>
              </w:rPr>
            </w:pPr>
            <w:r>
              <w:rPr>
                <w:rFonts w:eastAsia="Calibri" w:cs="Calibri"/>
              </w:rPr>
              <w:t>45.223.165.93:443,8443</w:t>
            </w:r>
          </w:p>
        </w:tc>
      </w:tr>
      <w:tr w:rsidR="00B17F14" w:rsidRPr="000D193B" w14:paraId="432DC336"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592FE2D" w14:textId="77777777" w:rsidR="00B17F14" w:rsidRPr="00B17F14" w:rsidRDefault="00C95BE5" w:rsidP="00DA3F03">
            <w:pPr>
              <w:spacing w:line="259" w:lineRule="auto"/>
              <w:jc w:val="center"/>
              <w:rPr>
                <w:rFonts w:eastAsia="Calibri" w:cs="Calibri"/>
              </w:rPr>
            </w:pPr>
            <w:r>
              <w:rPr>
                <w:rFonts w:eastAsia="Calibri" w:cs="Calibri"/>
              </w:rPr>
              <w:t>45.223.169.93:443,8443</w:t>
            </w:r>
          </w:p>
        </w:tc>
      </w:tr>
      <w:tr w:rsidR="00B17F14" w:rsidRPr="000D193B" w14:paraId="14AC87ED"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DA6D7AB" w14:textId="77777777" w:rsidR="00B17F14" w:rsidRPr="00B17F14" w:rsidRDefault="00C95BE5" w:rsidP="00DA3F03">
            <w:pPr>
              <w:spacing w:line="259" w:lineRule="auto"/>
              <w:jc w:val="center"/>
              <w:rPr>
                <w:rFonts w:eastAsia="Calibri" w:cs="Calibri"/>
              </w:rPr>
            </w:pPr>
            <w:r>
              <w:rPr>
                <w:rFonts w:eastAsia="Calibri" w:cs="Calibri"/>
              </w:rPr>
              <w:t>45.223.173.93:443,8443</w:t>
            </w:r>
          </w:p>
        </w:tc>
      </w:tr>
      <w:tr w:rsidR="00B17F14" w:rsidRPr="000D193B" w14:paraId="78FD270B"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9E7498B" w14:textId="77777777" w:rsidR="00B17F14" w:rsidRPr="00B17F14" w:rsidRDefault="00C95BE5" w:rsidP="00DA3F03">
            <w:pPr>
              <w:spacing w:line="259" w:lineRule="auto"/>
              <w:jc w:val="center"/>
              <w:rPr>
                <w:rFonts w:eastAsia="Calibri" w:cs="Calibri"/>
              </w:rPr>
            </w:pPr>
            <w:r>
              <w:rPr>
                <w:rFonts w:eastAsia="Calibri" w:cs="Calibri"/>
              </w:rPr>
              <w:t>45.223.177.93:443,8443</w:t>
            </w:r>
          </w:p>
        </w:tc>
      </w:tr>
      <w:tr w:rsidR="00B17F14" w:rsidRPr="000D193B" w14:paraId="1996837B"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2CFD120" w14:textId="77777777" w:rsidR="00B17F14" w:rsidRPr="00B17F14" w:rsidRDefault="00C95BE5" w:rsidP="00DA3F03">
            <w:pPr>
              <w:spacing w:line="259" w:lineRule="auto"/>
              <w:jc w:val="center"/>
              <w:rPr>
                <w:rFonts w:eastAsia="Calibri" w:cs="Calibri"/>
              </w:rPr>
            </w:pPr>
            <w:r>
              <w:rPr>
                <w:rFonts w:eastAsia="Calibri" w:cs="Calibri"/>
              </w:rPr>
              <w:t>45.223.181.93:443,8443</w:t>
            </w:r>
          </w:p>
        </w:tc>
      </w:tr>
      <w:tr w:rsidR="00B17F14" w:rsidRPr="000D193B" w14:paraId="09F5AD2E"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E3ECAC5" w14:textId="77777777" w:rsidR="00B17F14" w:rsidRPr="00B17F14" w:rsidRDefault="00C95BE5" w:rsidP="00DA3F03">
            <w:pPr>
              <w:spacing w:line="259" w:lineRule="auto"/>
              <w:jc w:val="center"/>
              <w:rPr>
                <w:rFonts w:eastAsia="Calibri" w:cs="Calibri"/>
              </w:rPr>
            </w:pPr>
            <w:r>
              <w:rPr>
                <w:rFonts w:eastAsia="Calibri" w:cs="Calibri"/>
              </w:rPr>
              <w:lastRenderedPageBreak/>
              <w:t>52.168.116.128:443</w:t>
            </w:r>
          </w:p>
        </w:tc>
      </w:tr>
      <w:tr w:rsidR="00B17F14" w:rsidRPr="000D193B" w14:paraId="1DE7810E"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101675F" w14:textId="77777777" w:rsidR="00B17F14" w:rsidRPr="00B17F14" w:rsidRDefault="00C95BE5" w:rsidP="00DA3F03">
            <w:pPr>
              <w:spacing w:line="259" w:lineRule="auto"/>
              <w:jc w:val="center"/>
              <w:rPr>
                <w:rFonts w:eastAsia="Calibri" w:cs="Calibri"/>
              </w:rPr>
            </w:pPr>
            <w:r>
              <w:rPr>
                <w:rFonts w:eastAsia="Calibri" w:cs="Calibri"/>
              </w:rPr>
              <w:t>52.182.141.192:443</w:t>
            </w:r>
          </w:p>
        </w:tc>
      </w:tr>
      <w:tr w:rsidR="00B17F14" w:rsidRPr="000D193B" w14:paraId="4624E6FA"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54EABE2" w14:textId="77777777" w:rsidR="00B17F14" w:rsidRPr="00B17F14" w:rsidRDefault="00C95BE5" w:rsidP="00DA3F03">
            <w:pPr>
              <w:spacing w:line="259" w:lineRule="auto"/>
              <w:jc w:val="center"/>
              <w:rPr>
                <w:rFonts w:eastAsia="Calibri" w:cs="Calibri"/>
              </w:rPr>
            </w:pPr>
            <w:r>
              <w:rPr>
                <w:rFonts w:eastAsia="Calibri" w:cs="Calibri"/>
              </w:rPr>
              <w:t>118.215.82.152:443</w:t>
            </w:r>
          </w:p>
        </w:tc>
      </w:tr>
      <w:tr w:rsidR="00B17F14" w:rsidRPr="000D193B" w14:paraId="5D1CC1B2"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0BDD18D" w14:textId="77777777" w:rsidR="00B17F14" w:rsidRPr="00B17F14" w:rsidRDefault="00C95BE5" w:rsidP="00DA3F03">
            <w:pPr>
              <w:spacing w:line="259" w:lineRule="auto"/>
              <w:jc w:val="center"/>
              <w:rPr>
                <w:rFonts w:eastAsia="Calibri" w:cs="Calibri"/>
              </w:rPr>
            </w:pPr>
            <w:r>
              <w:rPr>
                <w:rFonts w:eastAsia="Calibri" w:cs="Calibri"/>
              </w:rPr>
              <w:t>173.223.86.18:443</w:t>
            </w:r>
          </w:p>
        </w:tc>
      </w:tr>
      <w:tr w:rsidR="00B17F14" w:rsidRPr="000D193B" w14:paraId="2FF6C96B"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33FC1B3" w14:textId="77777777" w:rsidR="00B17F14" w:rsidRPr="00B17F14" w:rsidRDefault="00C95BE5" w:rsidP="00DA3F03">
            <w:pPr>
              <w:spacing w:line="259" w:lineRule="auto"/>
              <w:jc w:val="center"/>
              <w:rPr>
                <w:rFonts w:eastAsia="Calibri" w:cs="Calibri"/>
              </w:rPr>
            </w:pPr>
            <w:r>
              <w:rPr>
                <w:rFonts w:eastAsia="Calibri" w:cs="Calibri"/>
              </w:rPr>
              <w:t>184.24.249.231:443</w:t>
            </w:r>
          </w:p>
        </w:tc>
      </w:tr>
      <w:tr w:rsidR="00B17F14" w:rsidRPr="000D193B" w14:paraId="0E9D76D6"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999DC19" w14:textId="77777777" w:rsidR="00B17F14" w:rsidRPr="00B17F14" w:rsidRDefault="00C95BE5" w:rsidP="00DA3F03">
            <w:pPr>
              <w:spacing w:line="259" w:lineRule="auto"/>
              <w:jc w:val="center"/>
              <w:rPr>
                <w:rFonts w:eastAsia="Calibri" w:cs="Calibri"/>
              </w:rPr>
            </w:pPr>
            <w:r>
              <w:rPr>
                <w:rFonts w:eastAsia="Calibri" w:cs="Calibri"/>
              </w:rPr>
              <w:t>184.25.199.16:443</w:t>
            </w:r>
          </w:p>
        </w:tc>
      </w:tr>
      <w:tr w:rsidR="00B17F14" w:rsidRPr="000D193B" w14:paraId="670262B9"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9E4BBB8" w14:textId="77777777" w:rsidR="00B17F14" w:rsidRPr="00B17F14" w:rsidRDefault="00C95BE5" w:rsidP="00DA3F03">
            <w:pPr>
              <w:spacing w:line="259" w:lineRule="auto"/>
              <w:jc w:val="center"/>
              <w:rPr>
                <w:rFonts w:eastAsia="Calibri" w:cs="Calibri"/>
              </w:rPr>
            </w:pPr>
            <w:r>
              <w:rPr>
                <w:rFonts w:eastAsia="Calibri" w:cs="Calibri"/>
              </w:rPr>
              <w:t>184.27.11.175:443</w:t>
            </w:r>
          </w:p>
        </w:tc>
      </w:tr>
      <w:tr w:rsidR="00B17F14" w:rsidRPr="000D193B" w14:paraId="44CA9E00"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1924E16" w14:textId="77777777" w:rsidR="00B17F14" w:rsidRPr="00B17F14" w:rsidRDefault="00C95BE5" w:rsidP="00DA3F03">
            <w:pPr>
              <w:spacing w:line="259" w:lineRule="auto"/>
              <w:jc w:val="center"/>
              <w:rPr>
                <w:rFonts w:eastAsia="Calibri" w:cs="Calibri"/>
              </w:rPr>
            </w:pPr>
            <w:r>
              <w:rPr>
                <w:rFonts w:eastAsia="Calibri" w:cs="Calibri"/>
              </w:rPr>
              <w:t>184.30.115.19:443</w:t>
            </w:r>
          </w:p>
        </w:tc>
      </w:tr>
      <w:tr w:rsidR="00B17F14" w:rsidRPr="000D193B" w14:paraId="5093A641"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2C1C3114" w14:textId="77777777" w:rsidR="00B17F14" w:rsidRPr="00B17F14" w:rsidRDefault="00C95BE5" w:rsidP="00DA3F03">
            <w:pPr>
              <w:spacing w:line="259" w:lineRule="auto"/>
              <w:jc w:val="center"/>
              <w:rPr>
                <w:rFonts w:eastAsia="Calibri" w:cs="Calibri"/>
              </w:rPr>
            </w:pPr>
            <w:r>
              <w:rPr>
                <w:rFonts w:eastAsia="Calibri" w:cs="Calibri"/>
              </w:rPr>
              <w:t>184.30.91.30:443</w:t>
            </w:r>
          </w:p>
        </w:tc>
      </w:tr>
      <w:tr w:rsidR="00B17F14" w:rsidRPr="000D193B" w14:paraId="6D15BADA"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B5DEB39" w14:textId="77777777" w:rsidR="00B17F14" w:rsidRPr="00B17F14" w:rsidRDefault="00C95BE5" w:rsidP="00DA3F03">
            <w:pPr>
              <w:spacing w:line="259" w:lineRule="auto"/>
              <w:jc w:val="center"/>
              <w:rPr>
                <w:rFonts w:eastAsia="Calibri" w:cs="Calibri"/>
              </w:rPr>
            </w:pPr>
            <w:r>
              <w:rPr>
                <w:rFonts w:eastAsia="Calibri" w:cs="Calibri"/>
              </w:rPr>
              <w:t>2.22.15.193:443</w:t>
            </w:r>
          </w:p>
        </w:tc>
      </w:tr>
      <w:tr w:rsidR="00B17F14" w:rsidRPr="000D193B" w14:paraId="36D576A1"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5AE3288" w14:textId="77777777" w:rsidR="00B17F14" w:rsidRPr="00B17F14" w:rsidRDefault="00C95BE5" w:rsidP="00DA3F03">
            <w:pPr>
              <w:spacing w:line="259" w:lineRule="auto"/>
              <w:jc w:val="center"/>
              <w:rPr>
                <w:rFonts w:eastAsia="Calibri" w:cs="Calibri"/>
              </w:rPr>
            </w:pPr>
            <w:r>
              <w:rPr>
                <w:rFonts w:eastAsia="Calibri" w:cs="Calibri"/>
              </w:rPr>
              <w:t>23.12.4.137:443</w:t>
            </w:r>
          </w:p>
        </w:tc>
      </w:tr>
      <w:tr w:rsidR="00B17F14" w:rsidRPr="000D193B" w14:paraId="23F464D8"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634D5A1" w14:textId="77777777" w:rsidR="00B17F14" w:rsidRPr="00B17F14" w:rsidRDefault="00C95BE5" w:rsidP="00DA3F03">
            <w:pPr>
              <w:spacing w:line="259" w:lineRule="auto"/>
              <w:jc w:val="center"/>
              <w:rPr>
                <w:rFonts w:eastAsia="Calibri" w:cs="Calibri"/>
              </w:rPr>
            </w:pPr>
            <w:r>
              <w:rPr>
                <w:rFonts w:eastAsia="Calibri" w:cs="Calibri"/>
              </w:rPr>
              <w:t>23.196.157.27:443</w:t>
            </w:r>
          </w:p>
        </w:tc>
      </w:tr>
      <w:tr w:rsidR="00B17F14" w:rsidRPr="000D193B" w14:paraId="74B7CDF0"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1CD86C3" w14:textId="77777777" w:rsidR="00B17F14" w:rsidRPr="00B17F14" w:rsidRDefault="00C95BE5" w:rsidP="00DA3F03">
            <w:pPr>
              <w:spacing w:line="259" w:lineRule="auto"/>
              <w:jc w:val="center"/>
              <w:rPr>
                <w:rFonts w:eastAsia="Calibri" w:cs="Calibri"/>
              </w:rPr>
            </w:pPr>
            <w:r>
              <w:rPr>
                <w:rFonts w:eastAsia="Calibri" w:cs="Calibri"/>
              </w:rPr>
              <w:t>23.207.138.214:443</w:t>
            </w:r>
          </w:p>
        </w:tc>
      </w:tr>
      <w:tr w:rsidR="00B17F14" w:rsidRPr="000D193B" w14:paraId="09DC8238"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A646DFE" w14:textId="77777777" w:rsidR="00B17F14" w:rsidRPr="00B17F14" w:rsidRDefault="00C95BE5" w:rsidP="00DA3F03">
            <w:pPr>
              <w:spacing w:line="259" w:lineRule="auto"/>
              <w:jc w:val="center"/>
              <w:rPr>
                <w:rFonts w:eastAsia="Calibri" w:cs="Calibri"/>
              </w:rPr>
            </w:pPr>
            <w:r>
              <w:rPr>
                <w:rFonts w:eastAsia="Calibri" w:cs="Calibri"/>
              </w:rPr>
              <w:t>23.210.139.159:443</w:t>
            </w:r>
          </w:p>
        </w:tc>
      </w:tr>
      <w:tr w:rsidR="00B17F14" w:rsidRPr="000D193B" w14:paraId="1919F0F5"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B7C42C2" w14:textId="77777777" w:rsidR="00B17F14" w:rsidRPr="00B17F14" w:rsidRDefault="00C95BE5" w:rsidP="00DA3F03">
            <w:pPr>
              <w:spacing w:line="259" w:lineRule="auto"/>
              <w:jc w:val="center"/>
              <w:rPr>
                <w:rFonts w:eastAsia="Calibri" w:cs="Calibri"/>
              </w:rPr>
            </w:pPr>
            <w:r>
              <w:rPr>
                <w:rFonts w:eastAsia="Calibri" w:cs="Calibri"/>
              </w:rPr>
              <w:t>23.214.145.28:443</w:t>
            </w:r>
          </w:p>
        </w:tc>
      </w:tr>
      <w:tr w:rsidR="00B17F14" w:rsidRPr="000D193B" w14:paraId="40B4CBD1"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33DB0D0" w14:textId="77777777" w:rsidR="00B17F14" w:rsidRPr="00B17F14" w:rsidRDefault="00C95BE5" w:rsidP="00DA3F03">
            <w:pPr>
              <w:spacing w:line="259" w:lineRule="auto"/>
              <w:jc w:val="center"/>
              <w:rPr>
                <w:rFonts w:eastAsia="Calibri" w:cs="Calibri"/>
              </w:rPr>
            </w:pPr>
            <w:r>
              <w:rPr>
                <w:rFonts w:eastAsia="Calibri" w:cs="Calibri"/>
              </w:rPr>
              <w:t>23.214.185.3:443</w:t>
            </w:r>
          </w:p>
        </w:tc>
      </w:tr>
      <w:tr w:rsidR="00B17F14" w:rsidRPr="000D193B" w14:paraId="4547B46D"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2FBE9DD" w14:textId="77777777" w:rsidR="00B17F14" w:rsidRPr="00B17F14" w:rsidRDefault="00C95BE5" w:rsidP="00DA3F03">
            <w:pPr>
              <w:spacing w:line="259" w:lineRule="auto"/>
              <w:jc w:val="center"/>
              <w:rPr>
                <w:rFonts w:eastAsia="Calibri" w:cs="Calibri"/>
              </w:rPr>
            </w:pPr>
            <w:r>
              <w:rPr>
                <w:rFonts w:eastAsia="Calibri" w:cs="Calibri"/>
              </w:rPr>
              <w:t>23.223.134.70:443</w:t>
            </w:r>
          </w:p>
        </w:tc>
      </w:tr>
      <w:tr w:rsidR="00B17F14" w:rsidRPr="000D193B" w14:paraId="6C7FEEBC"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AE19E39" w14:textId="77777777" w:rsidR="00B17F14" w:rsidRPr="00B17F14" w:rsidRDefault="00C95BE5" w:rsidP="00DA3F03">
            <w:pPr>
              <w:spacing w:line="259" w:lineRule="auto"/>
              <w:jc w:val="center"/>
              <w:rPr>
                <w:rFonts w:eastAsia="Calibri" w:cs="Calibri"/>
              </w:rPr>
            </w:pPr>
            <w:r>
              <w:rPr>
                <w:rFonts w:eastAsia="Calibri" w:cs="Calibri"/>
              </w:rPr>
              <w:t>23.39.250.179:443</w:t>
            </w:r>
          </w:p>
        </w:tc>
      </w:tr>
      <w:tr w:rsidR="00B17F14" w:rsidRPr="000D193B" w14:paraId="480779CD"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2F69039" w14:textId="77777777" w:rsidR="00B17F14" w:rsidRPr="00B17F14" w:rsidRDefault="00C95BE5" w:rsidP="00DA3F03">
            <w:pPr>
              <w:spacing w:line="259" w:lineRule="auto"/>
              <w:jc w:val="center"/>
              <w:rPr>
                <w:rFonts w:eastAsia="Calibri" w:cs="Calibri"/>
              </w:rPr>
            </w:pPr>
            <w:r>
              <w:rPr>
                <w:rFonts w:eastAsia="Calibri" w:cs="Calibri"/>
              </w:rPr>
              <w:t>23.4.36.254:443</w:t>
            </w:r>
          </w:p>
        </w:tc>
      </w:tr>
      <w:tr w:rsidR="00B17F14" w:rsidRPr="000D193B" w14:paraId="4CFC7785"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61D895EC" w14:textId="77777777" w:rsidR="00B17F14" w:rsidRPr="00B17F14" w:rsidRDefault="00C95BE5" w:rsidP="00DA3F03">
            <w:pPr>
              <w:spacing w:line="259" w:lineRule="auto"/>
              <w:jc w:val="center"/>
              <w:rPr>
                <w:rFonts w:eastAsia="Calibri" w:cs="Calibri"/>
              </w:rPr>
            </w:pPr>
            <w:r>
              <w:rPr>
                <w:rFonts w:eastAsia="Calibri" w:cs="Calibri"/>
              </w:rPr>
              <w:t>23.47.25.9:443</w:t>
            </w:r>
          </w:p>
        </w:tc>
      </w:tr>
      <w:tr w:rsidR="00B17F14" w:rsidRPr="000D193B" w14:paraId="71A07422"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C81FBAB" w14:textId="77777777" w:rsidR="00B17F14" w:rsidRPr="00B17F14" w:rsidRDefault="00C95BE5" w:rsidP="00DA3F03">
            <w:pPr>
              <w:spacing w:line="259" w:lineRule="auto"/>
              <w:jc w:val="center"/>
              <w:rPr>
                <w:rFonts w:eastAsia="Calibri" w:cs="Calibri"/>
              </w:rPr>
            </w:pPr>
            <w:r>
              <w:rPr>
                <w:rFonts w:eastAsia="Calibri" w:cs="Calibri"/>
              </w:rPr>
              <w:t>69.192.93.150:443</w:t>
            </w:r>
          </w:p>
        </w:tc>
      </w:tr>
      <w:tr w:rsidR="00B17F14" w:rsidRPr="000D193B" w14:paraId="5757372E"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3943237" w14:textId="77777777" w:rsidR="00B17F14" w:rsidRPr="00B17F14" w:rsidRDefault="00C95BE5" w:rsidP="00DA3F03">
            <w:pPr>
              <w:spacing w:line="259" w:lineRule="auto"/>
              <w:jc w:val="center"/>
              <w:rPr>
                <w:rFonts w:eastAsia="Calibri" w:cs="Calibri"/>
              </w:rPr>
            </w:pPr>
            <w:r>
              <w:rPr>
                <w:rFonts w:eastAsia="Calibri" w:cs="Calibri"/>
              </w:rPr>
              <w:t>54.234.165.24:443</w:t>
            </w:r>
          </w:p>
        </w:tc>
      </w:tr>
    </w:tbl>
    <w:p w14:paraId="47ECB953" w14:textId="77777777" w:rsidR="002A45F9" w:rsidRDefault="002A45F9" w:rsidP="002A45F9">
      <w:pPr>
        <w:pStyle w:val="Caption2"/>
      </w:pPr>
      <w:r>
        <w:t xml:space="preserve">Table </w:t>
      </w:r>
      <w:fldSimple w:instr=" SEQ Table \* ARABIC ">
        <w:r>
          <w:rPr>
            <w:noProof/>
          </w:rPr>
          <w:t>2</w:t>
        </w:r>
      </w:fldSimple>
      <w:r>
        <w:t xml:space="preserve"> : SSL Vulnerable Cipher Suites Supported - Affected Resources</w:t>
      </w:r>
    </w:p>
    <w:p w14:paraId="5F8E8848" w14:textId="77777777" w:rsidR="00DA3F03" w:rsidRDefault="00DA3F03">
      <w:pPr>
        <w:spacing w:before="0" w:after="160" w:line="278" w:lineRule="auto"/>
      </w:pPr>
      <w:r>
        <w:br w:type="page"/>
      </w:r>
    </w:p>
    <w:p w14:paraId="7A0F17E8" w14:textId="77777777" w:rsidR="007A0D19" w:rsidRPr="007A0D19" w:rsidRDefault="007A0D19" w:rsidP="007A0D19">
      <w:pPr>
        <w:pStyle w:val="Heading2"/>
      </w:pPr>
      <w:bookmarkStart w:id="139" w:name="_Toc244101668"/>
      <w:r>
        <w:lastRenderedPageBreak/>
        <w:t>TLS Version 1.1 Deprecated Protocol</w:t>
      </w:r>
      <w:bookmarkEnd w:id="139"/>
    </w:p>
    <w:p w14:paraId="301512BF" w14:textId="77777777" w:rsidR="00AE2714" w:rsidRDefault="00000000">
      <w:r>
        <w:t>The following table lists the external resources affected by this finding identified during the assessment. For findings affecting a large number of hosts, the complete list is provided here for reference.</w:t>
      </w:r>
    </w:p>
    <w:tbl>
      <w:tblPr>
        <w:tblStyle w:val="CYDERES1"/>
        <w:tblW w:w="5000" w:type="pct"/>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070"/>
      </w:tblGrid>
      <w:tr w:rsidR="00B17F14" w:rsidRPr="000D193B" w14:paraId="5D6D5FB1" w14:textId="77777777" w:rsidTr="00100584">
        <w:trPr>
          <w:cnfStyle w:val="100000000000" w:firstRow="1" w:lastRow="0" w:firstColumn="0" w:lastColumn="0" w:oddVBand="0" w:evenVBand="0" w:oddHBand="0" w:evenHBand="0" w:firstRowFirstColumn="0" w:firstRowLastColumn="0" w:lastRowFirstColumn="0" w:lastRowLastColumn="0"/>
        </w:trPr>
        <w:tc>
          <w:tcPr>
            <w:tcW w:w="5000" w:type="pct"/>
            <w:tcBorders>
              <w:bottom w:val="single" w:sz="4" w:space="0" w:color="E2DDDA" w:themeColor="accent5"/>
            </w:tcBorders>
            <w:shd w:val="clear" w:color="auto" w:fill="E1FD95" w:themeFill="accent1"/>
          </w:tcPr>
          <w:p w14:paraId="337CFFC8" w14:textId="77777777" w:rsidR="00B17F14" w:rsidRPr="00AF449A" w:rsidRDefault="00B17F14">
            <w:pPr>
              <w:spacing w:line="259" w:lineRule="auto"/>
              <w:jc w:val="center"/>
              <w:rPr>
                <w:rFonts w:eastAsia="Calibri" w:cs="Calibri"/>
                <w:bCs/>
                <w:color w:val="000000" w:themeColor="text1"/>
                <w:sz w:val="22"/>
                <w:szCs w:val="22"/>
              </w:rPr>
            </w:pPr>
            <w:r>
              <w:rPr>
                <w:rFonts w:eastAsia="Calibri" w:cs="Calibri"/>
                <w:bCs/>
                <w:color w:val="000000" w:themeColor="text1"/>
                <w:sz w:val="22"/>
                <w:szCs w:val="22"/>
              </w:rPr>
              <w:t>TLS Version 1.1 Deprecated Protocol</w:t>
            </w:r>
          </w:p>
        </w:tc>
      </w:tr>
      <w:tr w:rsidR="00B17F14" w:rsidRPr="000D193B" w14:paraId="4B3B3268"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7FCE071" w14:textId="77777777" w:rsidR="00B17F14" w:rsidRPr="00B17F14" w:rsidRDefault="00C95BE5" w:rsidP="00DA3F03">
            <w:pPr>
              <w:spacing w:line="259" w:lineRule="auto"/>
              <w:jc w:val="center"/>
              <w:rPr>
                <w:rFonts w:eastAsia="Calibri" w:cs="Calibri"/>
              </w:rPr>
            </w:pPr>
            <w:r>
              <w:rPr>
                <w:rFonts w:eastAsia="Calibri" w:cs="Calibri"/>
              </w:rPr>
              <w:t>100.31.34.16:443</w:t>
            </w:r>
          </w:p>
        </w:tc>
      </w:tr>
      <w:tr w:rsidR="00B17F14" w:rsidRPr="000D193B" w14:paraId="3F828401"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9099414" w14:textId="77777777" w:rsidR="00B17F14" w:rsidRPr="00B17F14" w:rsidRDefault="00C95BE5" w:rsidP="00DA3F03">
            <w:pPr>
              <w:spacing w:line="259" w:lineRule="auto"/>
              <w:jc w:val="center"/>
              <w:rPr>
                <w:rFonts w:eastAsia="Calibri" w:cs="Calibri"/>
              </w:rPr>
            </w:pPr>
            <w:r>
              <w:rPr>
                <w:rFonts w:eastAsia="Calibri" w:cs="Calibri"/>
              </w:rPr>
              <w:t>188.114.96.2:443,8443</w:t>
            </w:r>
          </w:p>
        </w:tc>
      </w:tr>
      <w:tr w:rsidR="00B17F14" w:rsidRPr="000D193B" w14:paraId="115F44B4"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D0EF1CF" w14:textId="77777777" w:rsidR="00B17F14" w:rsidRPr="00B17F14" w:rsidRDefault="00C95BE5" w:rsidP="00DA3F03">
            <w:pPr>
              <w:spacing w:line="259" w:lineRule="auto"/>
              <w:jc w:val="center"/>
              <w:rPr>
                <w:rFonts w:eastAsia="Calibri" w:cs="Calibri"/>
              </w:rPr>
            </w:pPr>
            <w:r>
              <w:rPr>
                <w:rFonts w:eastAsia="Calibri" w:cs="Calibri"/>
              </w:rPr>
              <w:t>188.114.96.3:443,8443</w:t>
            </w:r>
          </w:p>
        </w:tc>
      </w:tr>
      <w:tr w:rsidR="00B17F14" w:rsidRPr="000D193B" w14:paraId="13929A21"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EDB7134" w14:textId="77777777" w:rsidR="00B17F14" w:rsidRPr="00B17F14" w:rsidRDefault="00C95BE5" w:rsidP="00DA3F03">
            <w:pPr>
              <w:spacing w:line="259" w:lineRule="auto"/>
              <w:jc w:val="center"/>
              <w:rPr>
                <w:rFonts w:eastAsia="Calibri" w:cs="Calibri"/>
              </w:rPr>
            </w:pPr>
            <w:r>
              <w:rPr>
                <w:rFonts w:eastAsia="Calibri" w:cs="Calibri"/>
              </w:rPr>
              <w:t>188.114.97.2:443,8443</w:t>
            </w:r>
          </w:p>
        </w:tc>
      </w:tr>
      <w:tr w:rsidR="00B17F14" w:rsidRPr="000D193B" w14:paraId="1219DC24"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A2FAD57" w14:textId="77777777" w:rsidR="00B17F14" w:rsidRPr="00B17F14" w:rsidRDefault="00C95BE5" w:rsidP="00DA3F03">
            <w:pPr>
              <w:spacing w:line="259" w:lineRule="auto"/>
              <w:jc w:val="center"/>
              <w:rPr>
                <w:rFonts w:eastAsia="Calibri" w:cs="Calibri"/>
              </w:rPr>
            </w:pPr>
            <w:r>
              <w:rPr>
                <w:rFonts w:eastAsia="Calibri" w:cs="Calibri"/>
              </w:rPr>
              <w:t>188.114.97.3:443,8443</w:t>
            </w:r>
          </w:p>
        </w:tc>
      </w:tr>
      <w:tr w:rsidR="00B17F14" w:rsidRPr="000D193B" w14:paraId="159663E0"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51F1C89" w14:textId="77777777" w:rsidR="00B17F14" w:rsidRPr="00B17F14" w:rsidRDefault="00C95BE5" w:rsidP="00DA3F03">
            <w:pPr>
              <w:spacing w:line="259" w:lineRule="auto"/>
              <w:jc w:val="center"/>
              <w:rPr>
                <w:rFonts w:eastAsia="Calibri" w:cs="Calibri"/>
              </w:rPr>
            </w:pPr>
            <w:r>
              <w:rPr>
                <w:rFonts w:eastAsia="Calibri" w:cs="Calibri"/>
              </w:rPr>
              <w:t>52.7.151.139:443,8443</w:t>
            </w:r>
          </w:p>
        </w:tc>
      </w:tr>
      <w:tr w:rsidR="00B17F14" w:rsidRPr="000D193B" w14:paraId="33C58343"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5825361" w14:textId="77777777" w:rsidR="00B17F14" w:rsidRPr="00B17F14" w:rsidRDefault="00C95BE5" w:rsidP="00DA3F03">
            <w:pPr>
              <w:spacing w:line="259" w:lineRule="auto"/>
              <w:jc w:val="center"/>
              <w:rPr>
                <w:rFonts w:eastAsia="Calibri" w:cs="Calibri"/>
              </w:rPr>
            </w:pPr>
            <w:r>
              <w:rPr>
                <w:rFonts w:eastAsia="Calibri" w:cs="Calibri"/>
              </w:rPr>
              <w:t>52.73.186.125:443</w:t>
            </w:r>
          </w:p>
        </w:tc>
      </w:tr>
    </w:tbl>
    <w:p w14:paraId="3B495EB5" w14:textId="77777777" w:rsidR="002A45F9" w:rsidRDefault="002A45F9" w:rsidP="002A45F9">
      <w:pPr>
        <w:pStyle w:val="Caption2"/>
      </w:pPr>
      <w:r>
        <w:t xml:space="preserve">Table </w:t>
      </w:r>
      <w:fldSimple w:instr=" SEQ Table \* ARABIC ">
        <w:r>
          <w:rPr>
            <w:noProof/>
          </w:rPr>
          <w:t>3</w:t>
        </w:r>
      </w:fldSimple>
      <w:r>
        <w:t xml:space="preserve"> : TLS Version 1.1 Deprecated Protocol - Affected Resources</w:t>
      </w:r>
    </w:p>
    <w:p w14:paraId="08C31688" w14:textId="77777777" w:rsidR="00AE2714" w:rsidRDefault="00AE2714"/>
    <w:p w14:paraId="3F440B8A" w14:textId="77777777" w:rsidR="007A0D19" w:rsidRPr="007A0D19" w:rsidRDefault="007A0D19" w:rsidP="007A0D19">
      <w:pPr>
        <w:pStyle w:val="Heading2"/>
      </w:pPr>
      <w:bookmarkStart w:id="140" w:name="_Toc244101669"/>
      <w:r>
        <w:t>TLS Version 1.0 Protocol Detection</w:t>
      </w:r>
      <w:bookmarkEnd w:id="140"/>
    </w:p>
    <w:p w14:paraId="307B8673" w14:textId="77777777" w:rsidR="00AE2714" w:rsidRDefault="00000000">
      <w:r>
        <w:t>The following table lists the external resources affected by this finding identified during the assessment. For findings affecting a large number of hosts, the complete list is provided here for reference.</w:t>
      </w:r>
    </w:p>
    <w:tbl>
      <w:tblPr>
        <w:tblStyle w:val="CYDERES1"/>
        <w:tblW w:w="5000" w:type="pct"/>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070"/>
      </w:tblGrid>
      <w:tr w:rsidR="00B17F14" w:rsidRPr="000D193B" w14:paraId="26517625" w14:textId="77777777" w:rsidTr="00100584">
        <w:trPr>
          <w:cnfStyle w:val="100000000000" w:firstRow="1" w:lastRow="0" w:firstColumn="0" w:lastColumn="0" w:oddVBand="0" w:evenVBand="0" w:oddHBand="0" w:evenHBand="0" w:firstRowFirstColumn="0" w:firstRowLastColumn="0" w:lastRowFirstColumn="0" w:lastRowLastColumn="0"/>
        </w:trPr>
        <w:tc>
          <w:tcPr>
            <w:tcW w:w="5000" w:type="pct"/>
            <w:tcBorders>
              <w:bottom w:val="single" w:sz="4" w:space="0" w:color="E2DDDA" w:themeColor="accent5"/>
            </w:tcBorders>
            <w:shd w:val="clear" w:color="auto" w:fill="E1FD95" w:themeFill="accent1"/>
          </w:tcPr>
          <w:p w14:paraId="0DE1B10A" w14:textId="77777777" w:rsidR="00B17F14" w:rsidRPr="00AF449A" w:rsidRDefault="00B17F14">
            <w:pPr>
              <w:spacing w:line="259" w:lineRule="auto"/>
              <w:jc w:val="center"/>
              <w:rPr>
                <w:rFonts w:eastAsia="Calibri" w:cs="Calibri"/>
                <w:bCs/>
                <w:color w:val="000000" w:themeColor="text1"/>
                <w:sz w:val="22"/>
                <w:szCs w:val="22"/>
              </w:rPr>
            </w:pPr>
            <w:r>
              <w:rPr>
                <w:rFonts w:eastAsia="Calibri" w:cs="Calibri"/>
                <w:bCs/>
                <w:color w:val="000000" w:themeColor="text1"/>
                <w:sz w:val="22"/>
                <w:szCs w:val="22"/>
              </w:rPr>
              <w:t>TLS Version 1.0 Protocol Detection</w:t>
            </w:r>
          </w:p>
        </w:tc>
      </w:tr>
      <w:tr w:rsidR="00B17F14" w:rsidRPr="000D193B" w14:paraId="6DB5CB66"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E2E350C" w14:textId="77777777" w:rsidR="00B17F14" w:rsidRPr="00B17F14" w:rsidRDefault="00C95BE5" w:rsidP="00DA3F03">
            <w:pPr>
              <w:spacing w:line="259" w:lineRule="auto"/>
              <w:jc w:val="center"/>
              <w:rPr>
                <w:rFonts w:eastAsia="Calibri" w:cs="Calibri"/>
              </w:rPr>
            </w:pPr>
            <w:r>
              <w:rPr>
                <w:rFonts w:eastAsia="Calibri" w:cs="Calibri"/>
              </w:rPr>
              <w:t>100.31.34.16:443</w:t>
            </w:r>
          </w:p>
        </w:tc>
      </w:tr>
      <w:tr w:rsidR="00B17F14" w:rsidRPr="000D193B" w14:paraId="7359458E"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248F12D" w14:textId="77777777" w:rsidR="00B17F14" w:rsidRPr="00B17F14" w:rsidRDefault="00C95BE5" w:rsidP="00DA3F03">
            <w:pPr>
              <w:spacing w:line="259" w:lineRule="auto"/>
              <w:jc w:val="center"/>
              <w:rPr>
                <w:rFonts w:eastAsia="Calibri" w:cs="Calibri"/>
              </w:rPr>
            </w:pPr>
            <w:r>
              <w:rPr>
                <w:rFonts w:eastAsia="Calibri" w:cs="Calibri"/>
              </w:rPr>
              <w:t>188.114.96.2:443,8443</w:t>
            </w:r>
          </w:p>
        </w:tc>
      </w:tr>
      <w:tr w:rsidR="00B17F14" w:rsidRPr="000D193B" w14:paraId="7CECC045"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2CE3C51" w14:textId="77777777" w:rsidR="00B17F14" w:rsidRPr="00B17F14" w:rsidRDefault="00C95BE5" w:rsidP="00DA3F03">
            <w:pPr>
              <w:spacing w:line="259" w:lineRule="auto"/>
              <w:jc w:val="center"/>
              <w:rPr>
                <w:rFonts w:eastAsia="Calibri" w:cs="Calibri"/>
              </w:rPr>
            </w:pPr>
            <w:r>
              <w:rPr>
                <w:rFonts w:eastAsia="Calibri" w:cs="Calibri"/>
              </w:rPr>
              <w:t>188.114.96.3:443,8443</w:t>
            </w:r>
          </w:p>
        </w:tc>
      </w:tr>
      <w:tr w:rsidR="00B17F14" w:rsidRPr="000D193B" w14:paraId="0910248A"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19916E5" w14:textId="77777777" w:rsidR="00B17F14" w:rsidRPr="00B17F14" w:rsidRDefault="00C95BE5" w:rsidP="00DA3F03">
            <w:pPr>
              <w:spacing w:line="259" w:lineRule="auto"/>
              <w:jc w:val="center"/>
              <w:rPr>
                <w:rFonts w:eastAsia="Calibri" w:cs="Calibri"/>
              </w:rPr>
            </w:pPr>
            <w:r>
              <w:rPr>
                <w:rFonts w:eastAsia="Calibri" w:cs="Calibri"/>
              </w:rPr>
              <w:t>188.114.97.2:443,8443</w:t>
            </w:r>
          </w:p>
        </w:tc>
      </w:tr>
      <w:tr w:rsidR="00B17F14" w:rsidRPr="000D193B" w14:paraId="4E46DAB7"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4B567156" w14:textId="77777777" w:rsidR="00B17F14" w:rsidRPr="00B17F14" w:rsidRDefault="00C95BE5" w:rsidP="00DA3F03">
            <w:pPr>
              <w:spacing w:line="259" w:lineRule="auto"/>
              <w:jc w:val="center"/>
              <w:rPr>
                <w:rFonts w:eastAsia="Calibri" w:cs="Calibri"/>
              </w:rPr>
            </w:pPr>
            <w:r>
              <w:rPr>
                <w:rFonts w:eastAsia="Calibri" w:cs="Calibri"/>
              </w:rPr>
              <w:t>188.114.97.3:443,8443</w:t>
            </w:r>
          </w:p>
        </w:tc>
      </w:tr>
      <w:tr w:rsidR="00B17F14" w:rsidRPr="000D193B" w14:paraId="5E558C16"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F417C98" w14:textId="77777777" w:rsidR="00B17F14" w:rsidRPr="00B17F14" w:rsidRDefault="00C95BE5" w:rsidP="00DA3F03">
            <w:pPr>
              <w:spacing w:line="259" w:lineRule="auto"/>
              <w:jc w:val="center"/>
              <w:rPr>
                <w:rFonts w:eastAsia="Calibri" w:cs="Calibri"/>
              </w:rPr>
            </w:pPr>
            <w:r>
              <w:rPr>
                <w:rFonts w:eastAsia="Calibri" w:cs="Calibri"/>
              </w:rPr>
              <w:t>52.7.151.139:443,8443</w:t>
            </w:r>
          </w:p>
        </w:tc>
      </w:tr>
      <w:tr w:rsidR="00B17F14" w:rsidRPr="000D193B" w14:paraId="080880C3"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2EC2307" w14:textId="77777777" w:rsidR="00B17F14" w:rsidRPr="00B17F14" w:rsidRDefault="00C95BE5" w:rsidP="00DA3F03">
            <w:pPr>
              <w:spacing w:line="259" w:lineRule="auto"/>
              <w:jc w:val="center"/>
              <w:rPr>
                <w:rFonts w:eastAsia="Calibri" w:cs="Calibri"/>
              </w:rPr>
            </w:pPr>
            <w:r>
              <w:rPr>
                <w:rFonts w:eastAsia="Calibri" w:cs="Calibri"/>
              </w:rPr>
              <w:t>52.73.186.125:443</w:t>
            </w:r>
          </w:p>
        </w:tc>
      </w:tr>
    </w:tbl>
    <w:p w14:paraId="49407BAD" w14:textId="77777777" w:rsidR="002A45F9" w:rsidRDefault="002A45F9" w:rsidP="002A45F9">
      <w:pPr>
        <w:pStyle w:val="Caption2"/>
      </w:pPr>
      <w:r>
        <w:t xml:space="preserve">Table </w:t>
      </w:r>
      <w:fldSimple w:instr=" SEQ Table \* ARABIC ">
        <w:r>
          <w:rPr>
            <w:noProof/>
          </w:rPr>
          <w:t>4</w:t>
        </w:r>
      </w:fldSimple>
      <w:r>
        <w:t xml:space="preserve"> : TLS Version 1.0 Protocol Detection - Affected Resources</w:t>
      </w:r>
    </w:p>
    <w:p w14:paraId="49D57696" w14:textId="77777777" w:rsidR="00DA3F03" w:rsidRDefault="00DA3F03">
      <w:pPr>
        <w:spacing w:before="0" w:after="160" w:line="278" w:lineRule="auto"/>
      </w:pPr>
      <w:r>
        <w:br w:type="page"/>
      </w:r>
    </w:p>
    <w:p w14:paraId="1D33310F" w14:textId="77777777" w:rsidR="007A0D19" w:rsidRPr="007A0D19" w:rsidRDefault="007A0D19" w:rsidP="007A0D19">
      <w:pPr>
        <w:pStyle w:val="Heading2"/>
      </w:pPr>
      <w:bookmarkStart w:id="141" w:name="_Toc244101670"/>
      <w:r>
        <w:lastRenderedPageBreak/>
        <w:t>ICMP Timestamp Request Remote Date Disclosure</w:t>
      </w:r>
      <w:bookmarkEnd w:id="141"/>
    </w:p>
    <w:p w14:paraId="4FEDDAC0" w14:textId="77777777" w:rsidR="00AE2714" w:rsidRDefault="00000000">
      <w:r>
        <w:t>The following table lists the external resources affected by this finding identified during the assessment. For findings affecting a large number of hosts, the complete list is provided here for reference.</w:t>
      </w:r>
    </w:p>
    <w:tbl>
      <w:tblPr>
        <w:tblStyle w:val="CYDERES1"/>
        <w:tblW w:w="5000" w:type="pct"/>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070"/>
      </w:tblGrid>
      <w:tr w:rsidR="00B17F14" w:rsidRPr="000D193B" w14:paraId="277D4BD1" w14:textId="77777777" w:rsidTr="00100584">
        <w:trPr>
          <w:cnfStyle w:val="100000000000" w:firstRow="1" w:lastRow="0" w:firstColumn="0" w:lastColumn="0" w:oddVBand="0" w:evenVBand="0" w:oddHBand="0" w:evenHBand="0" w:firstRowFirstColumn="0" w:firstRowLastColumn="0" w:lastRowFirstColumn="0" w:lastRowLastColumn="0"/>
        </w:trPr>
        <w:tc>
          <w:tcPr>
            <w:tcW w:w="5000" w:type="pct"/>
            <w:tcBorders>
              <w:bottom w:val="single" w:sz="4" w:space="0" w:color="E2DDDA" w:themeColor="accent5"/>
            </w:tcBorders>
            <w:shd w:val="clear" w:color="auto" w:fill="E1FD95" w:themeFill="accent1"/>
          </w:tcPr>
          <w:p w14:paraId="72EDCA78" w14:textId="77777777" w:rsidR="00B17F14" w:rsidRPr="00AF449A" w:rsidRDefault="00B17F14">
            <w:pPr>
              <w:spacing w:line="259" w:lineRule="auto"/>
              <w:jc w:val="center"/>
              <w:rPr>
                <w:rFonts w:eastAsia="Calibri" w:cs="Calibri"/>
                <w:bCs/>
                <w:color w:val="000000" w:themeColor="text1"/>
                <w:sz w:val="22"/>
                <w:szCs w:val="22"/>
              </w:rPr>
            </w:pPr>
            <w:r>
              <w:rPr>
                <w:rFonts w:eastAsia="Calibri" w:cs="Calibri"/>
                <w:bCs/>
                <w:color w:val="000000" w:themeColor="text1"/>
                <w:sz w:val="22"/>
                <w:szCs w:val="22"/>
              </w:rPr>
              <w:t>ICMP Timestamp Request Remote Date Disclosure</w:t>
            </w:r>
          </w:p>
        </w:tc>
      </w:tr>
      <w:tr w:rsidR="00B17F14" w:rsidRPr="000D193B" w14:paraId="7AB66827"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0CD24BE6" w14:textId="77777777" w:rsidR="00B17F14" w:rsidRPr="00B17F14" w:rsidRDefault="00C95BE5" w:rsidP="00DA3F03">
            <w:pPr>
              <w:spacing w:line="259" w:lineRule="auto"/>
              <w:jc w:val="center"/>
              <w:rPr>
                <w:rFonts w:eastAsia="Calibri" w:cs="Calibri"/>
              </w:rPr>
            </w:pPr>
            <w:r>
              <w:rPr>
                <w:rFonts w:eastAsia="Calibri" w:cs="Calibri"/>
              </w:rPr>
              <w:t>144.125.75.162</w:t>
            </w:r>
          </w:p>
        </w:tc>
      </w:tr>
      <w:tr w:rsidR="00B17F14" w:rsidRPr="000D193B" w14:paraId="5A6D5DF6"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42C6A9D0" w14:textId="77777777" w:rsidR="00B17F14" w:rsidRPr="00B17F14" w:rsidRDefault="00C95BE5" w:rsidP="00DA3F03">
            <w:pPr>
              <w:spacing w:line="259" w:lineRule="auto"/>
              <w:jc w:val="center"/>
              <w:rPr>
                <w:rFonts w:eastAsia="Calibri" w:cs="Calibri"/>
              </w:rPr>
            </w:pPr>
            <w:r>
              <w:rPr>
                <w:rFonts w:eastAsia="Calibri" w:cs="Calibri"/>
              </w:rPr>
              <w:t>144.125.86.189</w:t>
            </w:r>
          </w:p>
        </w:tc>
      </w:tr>
      <w:tr w:rsidR="00B17F14" w:rsidRPr="000D193B" w14:paraId="017B78E6"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0BA988F" w14:textId="77777777" w:rsidR="00B17F14" w:rsidRPr="00B17F14" w:rsidRDefault="00C95BE5" w:rsidP="00DA3F03">
            <w:pPr>
              <w:spacing w:line="259" w:lineRule="auto"/>
              <w:jc w:val="center"/>
              <w:rPr>
                <w:rFonts w:eastAsia="Calibri" w:cs="Calibri"/>
              </w:rPr>
            </w:pPr>
            <w:r>
              <w:rPr>
                <w:rFonts w:eastAsia="Calibri" w:cs="Calibri"/>
              </w:rPr>
              <w:t>151.101.131.52</w:t>
            </w:r>
          </w:p>
        </w:tc>
      </w:tr>
      <w:tr w:rsidR="00B17F14" w:rsidRPr="000D193B" w14:paraId="558BF689"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8D9C5F3" w14:textId="77777777" w:rsidR="00B17F14" w:rsidRPr="00B17F14" w:rsidRDefault="00C95BE5" w:rsidP="00DA3F03">
            <w:pPr>
              <w:spacing w:line="259" w:lineRule="auto"/>
              <w:jc w:val="center"/>
              <w:rPr>
                <w:rFonts w:eastAsia="Calibri" w:cs="Calibri"/>
              </w:rPr>
            </w:pPr>
            <w:r>
              <w:rPr>
                <w:rFonts w:eastAsia="Calibri" w:cs="Calibri"/>
              </w:rPr>
              <w:t>151.101.15.52</w:t>
            </w:r>
          </w:p>
        </w:tc>
      </w:tr>
      <w:tr w:rsidR="00B17F14" w:rsidRPr="000D193B" w14:paraId="74C20E9E"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57DC380" w14:textId="77777777" w:rsidR="00B17F14" w:rsidRPr="00B17F14" w:rsidRDefault="00C95BE5" w:rsidP="00DA3F03">
            <w:pPr>
              <w:spacing w:line="259" w:lineRule="auto"/>
              <w:jc w:val="center"/>
              <w:rPr>
                <w:rFonts w:eastAsia="Calibri" w:cs="Calibri"/>
              </w:rPr>
            </w:pPr>
            <w:r>
              <w:rPr>
                <w:rFonts w:eastAsia="Calibri" w:cs="Calibri"/>
              </w:rPr>
              <w:t>151.101.19.52</w:t>
            </w:r>
          </w:p>
        </w:tc>
      </w:tr>
      <w:tr w:rsidR="00B17F14" w:rsidRPr="000D193B" w14:paraId="486DE402"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3B7ACD2" w14:textId="77777777" w:rsidR="00B17F14" w:rsidRPr="00B17F14" w:rsidRDefault="00C95BE5" w:rsidP="00DA3F03">
            <w:pPr>
              <w:spacing w:line="259" w:lineRule="auto"/>
              <w:jc w:val="center"/>
              <w:rPr>
                <w:rFonts w:eastAsia="Calibri" w:cs="Calibri"/>
              </w:rPr>
            </w:pPr>
            <w:r>
              <w:rPr>
                <w:rFonts w:eastAsia="Calibri" w:cs="Calibri"/>
              </w:rPr>
              <w:t>151.101.195.52</w:t>
            </w:r>
          </w:p>
        </w:tc>
      </w:tr>
      <w:tr w:rsidR="00B17F14" w:rsidRPr="000D193B" w14:paraId="7D2989DB"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AD0F3E6" w14:textId="77777777" w:rsidR="00B17F14" w:rsidRPr="00B17F14" w:rsidRDefault="00C95BE5" w:rsidP="00DA3F03">
            <w:pPr>
              <w:spacing w:line="259" w:lineRule="auto"/>
              <w:jc w:val="center"/>
              <w:rPr>
                <w:rFonts w:eastAsia="Calibri" w:cs="Calibri"/>
              </w:rPr>
            </w:pPr>
            <w:r>
              <w:rPr>
                <w:rFonts w:eastAsia="Calibri" w:cs="Calibri"/>
              </w:rPr>
              <w:t>151.101.3.52</w:t>
            </w:r>
          </w:p>
        </w:tc>
      </w:tr>
      <w:tr w:rsidR="00B17F14" w:rsidRPr="000D193B" w14:paraId="6BFE8662"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D9A8574" w14:textId="77777777" w:rsidR="00B17F14" w:rsidRPr="00B17F14" w:rsidRDefault="00C95BE5" w:rsidP="00DA3F03">
            <w:pPr>
              <w:spacing w:line="259" w:lineRule="auto"/>
              <w:jc w:val="center"/>
              <w:rPr>
                <w:rFonts w:eastAsia="Calibri" w:cs="Calibri"/>
              </w:rPr>
            </w:pPr>
            <w:r>
              <w:rPr>
                <w:rFonts w:eastAsia="Calibri" w:cs="Calibri"/>
              </w:rPr>
              <w:t>151.101.67.52</w:t>
            </w:r>
          </w:p>
        </w:tc>
      </w:tr>
      <w:tr w:rsidR="00B17F14" w:rsidRPr="000D193B" w14:paraId="3CD726B8"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1E76563D" w14:textId="77777777" w:rsidR="00B17F14" w:rsidRPr="00B17F14" w:rsidRDefault="00C95BE5" w:rsidP="00DA3F03">
            <w:pPr>
              <w:spacing w:line="259" w:lineRule="auto"/>
              <w:jc w:val="center"/>
              <w:rPr>
                <w:rFonts w:eastAsia="Calibri" w:cs="Calibri"/>
              </w:rPr>
            </w:pPr>
            <w:r>
              <w:rPr>
                <w:rFonts w:eastAsia="Calibri" w:cs="Calibri"/>
              </w:rPr>
              <w:t>184.80.142.245</w:t>
            </w:r>
          </w:p>
        </w:tc>
      </w:tr>
      <w:tr w:rsidR="00B17F14" w:rsidRPr="000D193B" w14:paraId="70012FEC"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24F54267" w14:textId="77777777" w:rsidR="00B17F14" w:rsidRPr="00B17F14" w:rsidRDefault="00C95BE5" w:rsidP="00DA3F03">
            <w:pPr>
              <w:spacing w:line="259" w:lineRule="auto"/>
              <w:jc w:val="center"/>
              <w:rPr>
                <w:rFonts w:eastAsia="Calibri" w:cs="Calibri"/>
              </w:rPr>
            </w:pPr>
            <w:r>
              <w:rPr>
                <w:rFonts w:eastAsia="Calibri" w:cs="Calibri"/>
              </w:rPr>
              <w:t>gp-msi.pnfp.com</w:t>
            </w:r>
          </w:p>
        </w:tc>
      </w:tr>
      <w:tr w:rsidR="00B17F14" w:rsidRPr="000D193B" w14:paraId="0AC15DE8"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8986E03" w14:textId="77777777" w:rsidR="00B17F14" w:rsidRPr="00B17F14" w:rsidRDefault="00C95BE5" w:rsidP="00DA3F03">
            <w:pPr>
              <w:spacing w:line="259" w:lineRule="auto"/>
              <w:jc w:val="center"/>
              <w:rPr>
                <w:rFonts w:eastAsia="Calibri" w:cs="Calibri"/>
              </w:rPr>
            </w:pPr>
            <w:r>
              <w:rPr>
                <w:rFonts w:eastAsia="Calibri" w:cs="Calibri"/>
              </w:rPr>
              <w:t>pnfp.celerocompass.com</w:t>
            </w:r>
          </w:p>
        </w:tc>
      </w:tr>
      <w:tr w:rsidR="00B17F14" w:rsidRPr="000D193B" w14:paraId="1E959841"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73C47A7" w14:textId="77777777" w:rsidR="00B17F14" w:rsidRPr="00B17F14" w:rsidRDefault="00C95BE5" w:rsidP="00DA3F03">
            <w:pPr>
              <w:spacing w:line="259" w:lineRule="auto"/>
              <w:jc w:val="center"/>
              <w:rPr>
                <w:rFonts w:eastAsia="Calibri" w:cs="Calibri"/>
              </w:rPr>
            </w:pPr>
            <w:r>
              <w:rPr>
                <w:rFonts w:eastAsia="Calibri" w:cs="Calibri"/>
              </w:rPr>
              <w:t>pnfp.gpcloudservice.com</w:t>
            </w:r>
          </w:p>
        </w:tc>
      </w:tr>
      <w:tr w:rsidR="00B17F14" w:rsidRPr="000D193B" w14:paraId="2444E20C"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BFEAD22" w14:textId="77777777" w:rsidR="00B17F14" w:rsidRPr="00B17F14" w:rsidRDefault="00C95BE5" w:rsidP="00DA3F03">
            <w:pPr>
              <w:spacing w:line="259" w:lineRule="auto"/>
              <w:jc w:val="center"/>
              <w:rPr>
                <w:rFonts w:eastAsia="Calibri" w:cs="Calibri"/>
              </w:rPr>
            </w:pPr>
            <w:r>
              <w:rPr>
                <w:rFonts w:eastAsia="Calibri" w:cs="Calibri"/>
              </w:rPr>
              <w:t>us-east-g.pnfp.gpcloudservice.com</w:t>
            </w:r>
          </w:p>
        </w:tc>
      </w:tr>
      <w:tr w:rsidR="00B17F14" w:rsidRPr="000D193B" w14:paraId="0A4E6C01"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1A0A108" w14:textId="77777777" w:rsidR="00B17F14" w:rsidRPr="00B17F14" w:rsidRDefault="00C95BE5" w:rsidP="00DA3F03">
            <w:pPr>
              <w:spacing w:line="259" w:lineRule="auto"/>
              <w:jc w:val="center"/>
              <w:rPr>
                <w:rFonts w:eastAsia="Calibri" w:cs="Calibri"/>
              </w:rPr>
            </w:pPr>
            <w:r>
              <w:rPr>
                <w:rFonts w:eastAsia="Calibri" w:cs="Calibri"/>
              </w:rPr>
              <w:t>us-southwest-g.pnfp.gpcloudservice.com</w:t>
            </w:r>
          </w:p>
        </w:tc>
      </w:tr>
    </w:tbl>
    <w:p w14:paraId="7D920966" w14:textId="77777777" w:rsidR="002A45F9" w:rsidRDefault="002A45F9" w:rsidP="002A45F9">
      <w:pPr>
        <w:pStyle w:val="Caption2"/>
      </w:pPr>
      <w:r>
        <w:t xml:space="preserve">Table </w:t>
      </w:r>
      <w:fldSimple w:instr=" SEQ Table \* ARABIC ">
        <w:r>
          <w:rPr>
            <w:noProof/>
          </w:rPr>
          <w:t>5</w:t>
        </w:r>
      </w:fldSimple>
      <w:r>
        <w:t xml:space="preserve"> : ICMP Timestamp Request Remote Date Disclosure - Affected Resources</w:t>
      </w:r>
    </w:p>
    <w:p w14:paraId="667F8BBF" w14:textId="77777777" w:rsidR="00DA3F03" w:rsidRDefault="00DA3F03">
      <w:pPr>
        <w:spacing w:before="0" w:after="160" w:line="278" w:lineRule="auto"/>
      </w:pPr>
      <w:r>
        <w:br w:type="page"/>
      </w:r>
    </w:p>
    <w:p w14:paraId="46210005" w14:textId="77777777" w:rsidR="007A0D19" w:rsidRPr="007A0D19" w:rsidRDefault="007A0D19" w:rsidP="007A0D19">
      <w:pPr>
        <w:pStyle w:val="Heading2"/>
      </w:pPr>
      <w:bookmarkStart w:id="142" w:name="_Toc244101671"/>
      <w:r>
        <w:lastRenderedPageBreak/>
        <w:t>Web Server HTTP Header Internal IP Disclosure</w:t>
      </w:r>
      <w:bookmarkEnd w:id="142"/>
    </w:p>
    <w:p w14:paraId="7B0A8D4A" w14:textId="77777777" w:rsidR="00AE2714" w:rsidRDefault="00000000">
      <w:r>
        <w:t>The following table lists the external resources affected by this finding identified during the assessment. For findings affecting a large number of hosts, the complete list is provided here for reference.</w:t>
      </w:r>
    </w:p>
    <w:tbl>
      <w:tblPr>
        <w:tblStyle w:val="CYDERES1"/>
        <w:tblW w:w="5000" w:type="pct"/>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070"/>
      </w:tblGrid>
      <w:tr w:rsidR="00B17F14" w:rsidRPr="000D193B" w14:paraId="1D8DF9E6" w14:textId="77777777" w:rsidTr="00100584">
        <w:trPr>
          <w:cnfStyle w:val="100000000000" w:firstRow="1" w:lastRow="0" w:firstColumn="0" w:lastColumn="0" w:oddVBand="0" w:evenVBand="0" w:oddHBand="0" w:evenHBand="0" w:firstRowFirstColumn="0" w:firstRowLastColumn="0" w:lastRowFirstColumn="0" w:lastRowLastColumn="0"/>
        </w:trPr>
        <w:tc>
          <w:tcPr>
            <w:tcW w:w="5000" w:type="pct"/>
            <w:tcBorders>
              <w:bottom w:val="single" w:sz="4" w:space="0" w:color="E2DDDA" w:themeColor="accent5"/>
            </w:tcBorders>
            <w:shd w:val="clear" w:color="auto" w:fill="E1FD95" w:themeFill="accent1"/>
          </w:tcPr>
          <w:p w14:paraId="5EDB490A" w14:textId="77777777" w:rsidR="00B17F14" w:rsidRPr="00AF449A" w:rsidRDefault="00B17F14">
            <w:pPr>
              <w:spacing w:line="259" w:lineRule="auto"/>
              <w:jc w:val="center"/>
              <w:rPr>
                <w:rFonts w:eastAsia="Calibri" w:cs="Calibri"/>
                <w:bCs/>
                <w:color w:val="000000" w:themeColor="text1"/>
                <w:sz w:val="22"/>
                <w:szCs w:val="22"/>
              </w:rPr>
            </w:pPr>
            <w:r>
              <w:rPr>
                <w:rFonts w:eastAsia="Calibri" w:cs="Calibri"/>
                <w:bCs/>
                <w:color w:val="000000" w:themeColor="text1"/>
                <w:sz w:val="22"/>
                <w:szCs w:val="22"/>
              </w:rPr>
              <w:t>Web Server HTTP Header Internal IP Disclosure</w:t>
            </w:r>
          </w:p>
        </w:tc>
      </w:tr>
      <w:tr w:rsidR="00B17F14" w:rsidRPr="000D193B" w14:paraId="4969F2DC"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AB8AA4B" w14:textId="77777777" w:rsidR="00B17F14" w:rsidRPr="00B17F14" w:rsidRDefault="00C95BE5" w:rsidP="00DA3F03">
            <w:pPr>
              <w:spacing w:line="259" w:lineRule="auto"/>
              <w:jc w:val="center"/>
              <w:rPr>
                <w:rFonts w:eastAsia="Calibri" w:cs="Calibri"/>
              </w:rPr>
            </w:pPr>
            <w:r>
              <w:rPr>
                <w:rFonts w:eastAsia="Calibri" w:cs="Calibri"/>
              </w:rPr>
              <w:t>40.99.133.216:80</w:t>
            </w:r>
          </w:p>
        </w:tc>
      </w:tr>
      <w:tr w:rsidR="00B17F14" w:rsidRPr="000D193B" w14:paraId="333D8789"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096C62E" w14:textId="77777777" w:rsidR="00B17F14" w:rsidRPr="00B17F14" w:rsidRDefault="00C95BE5" w:rsidP="00DA3F03">
            <w:pPr>
              <w:spacing w:line="259" w:lineRule="auto"/>
              <w:jc w:val="center"/>
              <w:rPr>
                <w:rFonts w:eastAsia="Calibri" w:cs="Calibri"/>
              </w:rPr>
            </w:pPr>
            <w:r>
              <w:rPr>
                <w:rFonts w:eastAsia="Calibri" w:cs="Calibri"/>
              </w:rPr>
              <w:t>40.99.134.24:80</w:t>
            </w:r>
          </w:p>
        </w:tc>
      </w:tr>
      <w:tr w:rsidR="00B17F14" w:rsidRPr="000D193B" w14:paraId="4BF7D618"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A856EC8" w14:textId="77777777" w:rsidR="00B17F14" w:rsidRPr="00B17F14" w:rsidRDefault="00C95BE5" w:rsidP="00DA3F03">
            <w:pPr>
              <w:spacing w:line="259" w:lineRule="auto"/>
              <w:jc w:val="center"/>
              <w:rPr>
                <w:rFonts w:eastAsia="Calibri" w:cs="Calibri"/>
              </w:rPr>
            </w:pPr>
            <w:r>
              <w:rPr>
                <w:rFonts w:eastAsia="Calibri" w:cs="Calibri"/>
              </w:rPr>
              <w:t>40.99.217.104:80</w:t>
            </w:r>
          </w:p>
        </w:tc>
      </w:tr>
      <w:tr w:rsidR="00B17F14" w:rsidRPr="000D193B" w14:paraId="2B153EAE"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DDD3A5F" w14:textId="77777777" w:rsidR="00B17F14" w:rsidRPr="00B17F14" w:rsidRDefault="00C95BE5" w:rsidP="00DA3F03">
            <w:pPr>
              <w:spacing w:line="259" w:lineRule="auto"/>
              <w:jc w:val="center"/>
              <w:rPr>
                <w:rFonts w:eastAsia="Calibri" w:cs="Calibri"/>
              </w:rPr>
            </w:pPr>
            <w:r>
              <w:rPr>
                <w:rFonts w:eastAsia="Calibri" w:cs="Calibri"/>
              </w:rPr>
              <w:t>40.99.232.216:80</w:t>
            </w:r>
          </w:p>
        </w:tc>
      </w:tr>
      <w:tr w:rsidR="00B17F14" w:rsidRPr="000D193B" w14:paraId="035BD0D5"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9126FE7" w14:textId="77777777" w:rsidR="00B17F14" w:rsidRPr="00B17F14" w:rsidRDefault="00C95BE5" w:rsidP="00DA3F03">
            <w:pPr>
              <w:spacing w:line="259" w:lineRule="auto"/>
              <w:jc w:val="center"/>
              <w:rPr>
                <w:rFonts w:eastAsia="Calibri" w:cs="Calibri"/>
              </w:rPr>
            </w:pPr>
            <w:r>
              <w:rPr>
                <w:rFonts w:eastAsia="Calibri" w:cs="Calibri"/>
              </w:rPr>
              <w:t>40.99.9.104:80</w:t>
            </w:r>
          </w:p>
        </w:tc>
      </w:tr>
      <w:tr w:rsidR="00B17F14" w:rsidRPr="000D193B" w14:paraId="329D7A57"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74671BAC" w14:textId="77777777" w:rsidR="00B17F14" w:rsidRPr="00B17F14" w:rsidRDefault="00C95BE5" w:rsidP="00DA3F03">
            <w:pPr>
              <w:spacing w:line="259" w:lineRule="auto"/>
              <w:jc w:val="center"/>
              <w:rPr>
                <w:rFonts w:eastAsia="Calibri" w:cs="Calibri"/>
              </w:rPr>
            </w:pPr>
            <w:r>
              <w:rPr>
                <w:rFonts w:eastAsia="Calibri" w:cs="Calibri"/>
              </w:rPr>
              <w:t>52.96.104.56:80</w:t>
            </w:r>
          </w:p>
        </w:tc>
      </w:tr>
      <w:tr w:rsidR="00B17F14" w:rsidRPr="000D193B" w14:paraId="4F02C9B6"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5E6B21F6" w14:textId="77777777" w:rsidR="00B17F14" w:rsidRPr="00B17F14" w:rsidRDefault="00C95BE5" w:rsidP="00DA3F03">
            <w:pPr>
              <w:spacing w:line="259" w:lineRule="auto"/>
              <w:jc w:val="center"/>
              <w:rPr>
                <w:rFonts w:eastAsia="Calibri" w:cs="Calibri"/>
              </w:rPr>
            </w:pPr>
            <w:r>
              <w:rPr>
                <w:rFonts w:eastAsia="Calibri" w:cs="Calibri"/>
              </w:rPr>
              <w:t>52.96.113.168:80</w:t>
            </w:r>
          </w:p>
        </w:tc>
      </w:tr>
      <w:tr w:rsidR="00B17F14" w:rsidRPr="000D193B" w14:paraId="7B7AE21B"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390121CF" w14:textId="77777777" w:rsidR="00B17F14" w:rsidRPr="00B17F14" w:rsidRDefault="00C95BE5" w:rsidP="00DA3F03">
            <w:pPr>
              <w:spacing w:line="259" w:lineRule="auto"/>
              <w:jc w:val="center"/>
              <w:rPr>
                <w:rFonts w:eastAsia="Calibri" w:cs="Calibri"/>
              </w:rPr>
            </w:pPr>
            <w:r>
              <w:rPr>
                <w:rFonts w:eastAsia="Calibri" w:cs="Calibri"/>
              </w:rPr>
              <w:t>52.96.122.24:80</w:t>
            </w:r>
          </w:p>
        </w:tc>
      </w:tr>
      <w:tr w:rsidR="00B17F14" w:rsidRPr="000D193B" w14:paraId="3F7C33F2"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44112D5" w14:textId="77777777" w:rsidR="00B17F14" w:rsidRPr="00B17F14" w:rsidRDefault="00C95BE5" w:rsidP="00DA3F03">
            <w:pPr>
              <w:spacing w:line="259" w:lineRule="auto"/>
              <w:jc w:val="center"/>
              <w:rPr>
                <w:rFonts w:eastAsia="Calibri" w:cs="Calibri"/>
              </w:rPr>
            </w:pPr>
            <w:r>
              <w:rPr>
                <w:rFonts w:eastAsia="Calibri" w:cs="Calibri"/>
              </w:rPr>
              <w:t>52.96.122.56:80</w:t>
            </w:r>
          </w:p>
        </w:tc>
      </w:tr>
      <w:tr w:rsidR="00B17F14" w:rsidRPr="000D193B" w14:paraId="5B9487A4"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AE19818" w14:textId="77777777" w:rsidR="00B17F14" w:rsidRPr="00B17F14" w:rsidRDefault="00C95BE5" w:rsidP="00DA3F03">
            <w:pPr>
              <w:spacing w:line="259" w:lineRule="auto"/>
              <w:jc w:val="center"/>
              <w:rPr>
                <w:rFonts w:eastAsia="Calibri" w:cs="Calibri"/>
              </w:rPr>
            </w:pPr>
            <w:r>
              <w:rPr>
                <w:rFonts w:eastAsia="Calibri" w:cs="Calibri"/>
              </w:rPr>
              <w:t>52.96.122.72:80</w:t>
            </w:r>
          </w:p>
        </w:tc>
      </w:tr>
      <w:tr w:rsidR="00B17F14" w:rsidRPr="000D193B" w14:paraId="4EFE491A"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6C247DE2" w14:textId="77777777" w:rsidR="00B17F14" w:rsidRPr="00B17F14" w:rsidRDefault="00C95BE5" w:rsidP="00DA3F03">
            <w:pPr>
              <w:spacing w:line="259" w:lineRule="auto"/>
              <w:jc w:val="center"/>
              <w:rPr>
                <w:rFonts w:eastAsia="Calibri" w:cs="Calibri"/>
              </w:rPr>
            </w:pPr>
            <w:r>
              <w:rPr>
                <w:rFonts w:eastAsia="Calibri" w:cs="Calibri"/>
              </w:rPr>
              <w:t>52.96.122.88:80</w:t>
            </w:r>
          </w:p>
        </w:tc>
      </w:tr>
      <w:tr w:rsidR="00B17F14" w:rsidRPr="000D193B" w14:paraId="25EDEC5D"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0C4749FB" w14:textId="77777777" w:rsidR="00B17F14" w:rsidRPr="00B17F14" w:rsidRDefault="00C95BE5" w:rsidP="00DA3F03">
            <w:pPr>
              <w:spacing w:line="259" w:lineRule="auto"/>
              <w:jc w:val="center"/>
              <w:rPr>
                <w:rFonts w:eastAsia="Calibri" w:cs="Calibri"/>
              </w:rPr>
            </w:pPr>
            <w:r>
              <w:rPr>
                <w:rFonts w:eastAsia="Calibri" w:cs="Calibri"/>
              </w:rPr>
              <w:t>52.96.43.168:80</w:t>
            </w:r>
          </w:p>
        </w:tc>
      </w:tr>
      <w:tr w:rsidR="00B17F14" w:rsidRPr="000D193B" w14:paraId="6FBD686F"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33917EE2" w14:textId="77777777" w:rsidR="00B17F14" w:rsidRPr="00B17F14" w:rsidRDefault="00C95BE5" w:rsidP="00DA3F03">
            <w:pPr>
              <w:spacing w:line="259" w:lineRule="auto"/>
              <w:jc w:val="center"/>
              <w:rPr>
                <w:rFonts w:eastAsia="Calibri" w:cs="Calibri"/>
              </w:rPr>
            </w:pPr>
            <w:r>
              <w:rPr>
                <w:rFonts w:eastAsia="Calibri" w:cs="Calibri"/>
              </w:rPr>
              <w:t>52.96.79.8:80</w:t>
            </w:r>
          </w:p>
        </w:tc>
      </w:tr>
      <w:tr w:rsidR="00B17F14" w:rsidRPr="000D193B" w14:paraId="0275A58E"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05C5D57" w14:textId="77777777" w:rsidR="00B17F14" w:rsidRPr="00B17F14" w:rsidRDefault="00C95BE5" w:rsidP="00DA3F03">
            <w:pPr>
              <w:spacing w:line="259" w:lineRule="auto"/>
              <w:jc w:val="center"/>
              <w:rPr>
                <w:rFonts w:eastAsia="Calibri" w:cs="Calibri"/>
              </w:rPr>
            </w:pPr>
            <w:r>
              <w:rPr>
                <w:rFonts w:eastAsia="Calibri" w:cs="Calibri"/>
              </w:rPr>
              <w:t>52.96.91.40:80</w:t>
            </w:r>
          </w:p>
        </w:tc>
      </w:tr>
      <w:tr w:rsidR="00B17F14" w:rsidRPr="000D193B" w14:paraId="66490E71"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65CEEFB" w14:textId="77777777" w:rsidR="00B17F14" w:rsidRPr="00B17F14" w:rsidRDefault="00C95BE5" w:rsidP="00DA3F03">
            <w:pPr>
              <w:spacing w:line="259" w:lineRule="auto"/>
              <w:jc w:val="center"/>
              <w:rPr>
                <w:rFonts w:eastAsia="Calibri" w:cs="Calibri"/>
              </w:rPr>
            </w:pPr>
            <w:r>
              <w:rPr>
                <w:rFonts w:eastAsia="Calibri" w:cs="Calibri"/>
              </w:rPr>
              <w:t>52.96.97.152:80</w:t>
            </w:r>
          </w:p>
        </w:tc>
      </w:tr>
      <w:tr w:rsidR="00B17F14" w:rsidRPr="000D193B" w14:paraId="13AD081F"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1BBBEE2D" w14:textId="77777777" w:rsidR="00B17F14" w:rsidRPr="00B17F14" w:rsidRDefault="00C95BE5" w:rsidP="00DA3F03">
            <w:pPr>
              <w:spacing w:line="259" w:lineRule="auto"/>
              <w:jc w:val="center"/>
              <w:rPr>
                <w:rFonts w:eastAsia="Calibri" w:cs="Calibri"/>
              </w:rPr>
            </w:pPr>
            <w:r>
              <w:rPr>
                <w:rFonts w:eastAsia="Calibri" w:cs="Calibri"/>
              </w:rPr>
              <w:t>52.96.97.168:80</w:t>
            </w:r>
          </w:p>
        </w:tc>
      </w:tr>
      <w:tr w:rsidR="00B17F14" w:rsidRPr="000D193B" w14:paraId="2DB69F6B" w14:textId="77777777" w:rsidTr="00100584">
        <w:trPr>
          <w:cnfStyle w:val="000000100000" w:firstRow="0" w:lastRow="0" w:firstColumn="0" w:lastColumn="0" w:oddVBand="0" w:evenVBand="0" w:oddHBand="1" w:evenHBand="0"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cBorders>
            <w:shd w:val="clear" w:color="auto" w:fill="F2F2F2" w:themeFill="background1" w:themeFillShade="F2"/>
          </w:tcPr>
          <w:p w14:paraId="701D4395" w14:textId="77777777" w:rsidR="00B17F14" w:rsidRPr="00B17F14" w:rsidRDefault="00C95BE5" w:rsidP="00DA3F03">
            <w:pPr>
              <w:spacing w:line="259" w:lineRule="auto"/>
              <w:jc w:val="center"/>
              <w:rPr>
                <w:rFonts w:eastAsia="Calibri" w:cs="Calibri"/>
              </w:rPr>
            </w:pPr>
            <w:r>
              <w:rPr>
                <w:rFonts w:eastAsia="Calibri" w:cs="Calibri"/>
              </w:rPr>
              <w:t>autodiscover.advocapinsurance.com:80</w:t>
            </w:r>
          </w:p>
        </w:tc>
      </w:tr>
      <w:tr w:rsidR="00B17F14" w:rsidRPr="000D193B" w14:paraId="166E0F00" w14:textId="77777777" w:rsidTr="00100584">
        <w:trPr>
          <w:cnfStyle w:val="000000010000" w:firstRow="0" w:lastRow="0" w:firstColumn="0" w:lastColumn="0" w:oddVBand="0" w:evenVBand="0" w:oddHBand="0" w:evenHBand="1" w:firstRowFirstColumn="0" w:firstRowLastColumn="0" w:lastRowFirstColumn="0" w:lastRowLastColumn="0"/>
        </w:trPr>
        <w:tc>
          <w:tcPr>
            <w:tcW w:w="5000" w:type="pct"/>
            <w:tcBorders>
              <w:top w:val="single" w:sz="4" w:space="0" w:color="E2DDDA" w:themeColor="accent5"/>
              <w:left w:val="single" w:sz="4" w:space="0" w:color="E2DDDA" w:themeColor="accent5"/>
              <w:bottom w:val="single" w:sz="4" w:space="0" w:color="E2DDDA" w:themeColor="accent5"/>
              <w:right w:val="single" w:sz="4" w:space="0" w:color="E2DDDA" w:themeColor="accent5"/>
              <w:tl2br w:val="none" w:sz="0" w:space="0" w:color="auto"/>
              <w:tr2bl w:val="none" w:sz="0" w:space="0" w:color="auto"/>
            </w:tcBorders>
            <w:shd w:val="clear" w:color="auto" w:fill="F2F2F2" w:themeFill="background1" w:themeFillShade="F2"/>
          </w:tcPr>
          <w:p w14:paraId="520EA21D" w14:textId="77777777" w:rsidR="00B17F14" w:rsidRPr="00B17F14" w:rsidRDefault="00C95BE5" w:rsidP="00DA3F03">
            <w:pPr>
              <w:spacing w:line="259" w:lineRule="auto"/>
              <w:jc w:val="center"/>
              <w:rPr>
                <w:rFonts w:eastAsia="Calibri" w:cs="Calibri"/>
              </w:rPr>
            </w:pPr>
            <w:r>
              <w:rPr>
                <w:rFonts w:eastAsia="Calibri" w:cs="Calibri"/>
              </w:rPr>
              <w:t>52.73.186.125:443</w:t>
            </w:r>
          </w:p>
        </w:tc>
      </w:tr>
    </w:tbl>
    <w:p w14:paraId="17422C06" w14:textId="77777777" w:rsidR="002A45F9" w:rsidRDefault="002A45F9" w:rsidP="002A45F9">
      <w:pPr>
        <w:pStyle w:val="Caption2"/>
      </w:pPr>
      <w:r>
        <w:t xml:space="preserve">Table </w:t>
      </w:r>
      <w:fldSimple w:instr=" SEQ Table \* ARABIC ">
        <w:r>
          <w:rPr>
            <w:noProof/>
          </w:rPr>
          <w:t>6</w:t>
        </w:r>
      </w:fldSimple>
      <w:r>
        <w:t xml:space="preserve"> : Web Server HTTP Header Internal IP Disclosure - Affected Resources</w:t>
      </w:r>
    </w:p>
    <w:p w14:paraId="609F9E6C" w14:textId="77777777" w:rsidR="00AE2714" w:rsidRDefault="00AE2714"/>
    <w:p w14:paraId="668D7092" w14:textId="77777777" w:rsidR="006C7C0D" w:rsidRDefault="00000000">
      <w:r>
        <w:br w:type="page"/>
      </w:r>
    </w:p>
    <w:sectPr w:rsidR="006C7C0D" w:rsidSect="000C3D93">
      <w:headerReference w:type="default" r:id="rId95"/>
      <w:footerReference w:type="even" r:id="rId96"/>
      <w:footerReference w:type="default" r:id="rId97"/>
      <w:headerReference w:type="first" r:id="rId98"/>
      <w:footerReference w:type="first" r:id="rId99"/>
      <w:pgSz w:w="12240" w:h="15840"/>
      <w:pgMar w:top="1080" w:right="1080" w:bottom="1080" w:left="108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8843F" w14:textId="77777777" w:rsidR="0060159D" w:rsidRDefault="0060159D" w:rsidP="00F03F7E">
      <w:pPr>
        <w:spacing w:after="0" w:line="240" w:lineRule="auto"/>
      </w:pPr>
      <w:r>
        <w:separator/>
      </w:r>
    </w:p>
  </w:endnote>
  <w:endnote w:type="continuationSeparator" w:id="0">
    <w:p w14:paraId="7C8E514B" w14:textId="77777777" w:rsidR="0060159D" w:rsidRDefault="0060159D" w:rsidP="00F03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Headings CS)">
    <w:altName w:val="Times New Roman"/>
    <w:panose1 w:val="00000000000000000000"/>
    <w:charset w:val="00"/>
    <w:family w:val="roman"/>
    <w:notTrueType/>
    <w:pitch w:val="default"/>
  </w:font>
  <w:font w:name="Calibri (Body)">
    <w:altName w:val="Calibri"/>
    <w:charset w:val="00"/>
    <w:family w:val="roman"/>
    <w:pitch w:val="default"/>
  </w:font>
  <w:font w:name="DM Sans 14pt">
    <w:altName w:val="Calibri"/>
    <w:charset w:val="4D"/>
    <w:family w:val="auto"/>
    <w:pitch w:val="variable"/>
    <w:sig w:usb0="8000002F" w:usb1="4000204B" w:usb2="00000000" w:usb3="00000000" w:csb0="00000093" w:csb1="00000000"/>
  </w:font>
  <w:font w:name="Times New Roman (Body CS)">
    <w:altName w:val="Times New Roman"/>
    <w:charset w:val="00"/>
    <w:family w:val="roman"/>
    <w:pitch w:val="default"/>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Px Grotesk">
    <w:altName w:val="Calibri"/>
    <w:panose1 w:val="00000000000000000000"/>
    <w:charset w:val="4D"/>
    <w:family w:val="swiss"/>
    <w:notTrueType/>
    <w:pitch w:val="variable"/>
    <w:sig w:usb0="A00000FF" w:usb1="4000F0FF" w:usb2="00000008" w:usb3="00000000" w:csb0="00000093" w:csb1="00000000"/>
  </w:font>
  <w:font w:name="Oswald">
    <w:charset w:val="00"/>
    <w:family w:val="auto"/>
    <w:pitch w:val="variable"/>
    <w:sig w:usb0="2000020F" w:usb1="00000000" w:usb2="00000000" w:usb3="00000000" w:csb0="00000197" w:csb1="00000000"/>
  </w:font>
  <w:font w:name="Px Grotesk Mono">
    <w:altName w:val="Calibri"/>
    <w:panose1 w:val="00000000000000000000"/>
    <w:charset w:val="4D"/>
    <w:family w:val="swiss"/>
    <w:notTrueType/>
    <w:pitch w:val="variable"/>
    <w:sig w:usb0="A00000FF" w:usb1="4000F0FF" w:usb2="00000008"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3027994"/>
      <w:docPartObj>
        <w:docPartGallery w:val="Page Numbers (Bottom of Page)"/>
        <w:docPartUnique/>
      </w:docPartObj>
    </w:sdtPr>
    <w:sdtContent>
      <w:p w14:paraId="1C23A3A7" w14:textId="77777777" w:rsidR="00556813" w:rsidRDefault="00556813" w:rsidP="00246B82">
        <w:pP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49F591" w14:textId="77777777" w:rsidR="00556813" w:rsidRDefault="00556813" w:rsidP="00556813">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09B79" w14:textId="77777777" w:rsidR="00226E3F" w:rsidRDefault="00226E3F" w:rsidP="00556813">
    <w:pPr>
      <w:ind w:right="360"/>
      <w:rPr>
        <w:rFonts w:ascii="Px Grotesk Mono" w:hAnsi="Px Grotesk Mono" w:cs="Px Grotesk Mono"/>
        <w:sz w:val="16"/>
        <w:szCs w:val="16"/>
      </w:rPr>
    </w:pPr>
  </w:p>
  <w:sdt>
    <w:sdtPr>
      <w:rPr>
        <w:rStyle w:val="PageNumber"/>
      </w:rPr>
      <w:id w:val="-1565714720"/>
      <w:docPartObj>
        <w:docPartGallery w:val="Page Numbers (Bottom of Page)"/>
        <w:docPartUnique/>
      </w:docPartObj>
    </w:sdtPr>
    <w:sdtContent>
      <w:p w14:paraId="72195549" w14:textId="77777777" w:rsidR="00E655FD" w:rsidRDefault="00E655FD" w:rsidP="00910FBC">
        <w:pPr>
          <w:framePr w:wrap="none" w:vAnchor="text" w:hAnchor="page" w:x="10992"/>
          <w:rPr>
            <w:rStyle w:val="PageNumber"/>
          </w:rPr>
        </w:pPr>
        <w:r w:rsidRPr="00556813">
          <w:rPr>
            <w:rStyle w:val="PageNumber"/>
            <w:rFonts w:ascii="Px Grotesk Mono" w:hAnsi="Px Grotesk Mono" w:cs="Px Grotesk Mono"/>
            <w:sz w:val="16"/>
            <w:szCs w:val="16"/>
          </w:rPr>
          <w:t>0</w:t>
        </w:r>
        <w:r w:rsidRPr="00556813">
          <w:rPr>
            <w:rStyle w:val="PageNumber"/>
            <w:rFonts w:ascii="Px Grotesk Mono" w:hAnsi="Px Grotesk Mono" w:cs="Px Grotesk Mono"/>
            <w:sz w:val="16"/>
            <w:szCs w:val="16"/>
          </w:rPr>
          <w:fldChar w:fldCharType="begin"/>
        </w:r>
        <w:r w:rsidRPr="00556813">
          <w:rPr>
            <w:rStyle w:val="PageNumber"/>
            <w:rFonts w:ascii="Px Grotesk Mono" w:hAnsi="Px Grotesk Mono" w:cs="Px Grotesk Mono"/>
            <w:sz w:val="16"/>
            <w:szCs w:val="16"/>
          </w:rPr>
          <w:instrText xml:space="preserve"> PAGE </w:instrText>
        </w:r>
        <w:r w:rsidRPr="00556813">
          <w:rPr>
            <w:rStyle w:val="PageNumber"/>
            <w:rFonts w:ascii="Px Grotesk Mono" w:hAnsi="Px Grotesk Mono" w:cs="Px Grotesk Mono"/>
            <w:sz w:val="16"/>
            <w:szCs w:val="16"/>
          </w:rPr>
          <w:fldChar w:fldCharType="separate"/>
        </w:r>
        <w:r w:rsidRPr="00556813">
          <w:rPr>
            <w:rStyle w:val="PageNumber"/>
            <w:rFonts w:ascii="Px Grotesk Mono" w:hAnsi="Px Grotesk Mono" w:cs="Px Grotesk Mono"/>
            <w:noProof/>
            <w:sz w:val="16"/>
            <w:szCs w:val="16"/>
          </w:rPr>
          <w:t>1</w:t>
        </w:r>
        <w:r w:rsidRPr="00556813">
          <w:rPr>
            <w:rStyle w:val="PageNumber"/>
            <w:rFonts w:ascii="Px Grotesk Mono" w:hAnsi="Px Grotesk Mono" w:cs="Px Grotesk Mono"/>
            <w:sz w:val="16"/>
            <w:szCs w:val="16"/>
          </w:rPr>
          <w:fldChar w:fldCharType="end"/>
        </w:r>
      </w:p>
    </w:sdtContent>
  </w:sdt>
  <w:p w14:paraId="50E9B3AD" w14:textId="77777777" w:rsidR="00F03F7E" w:rsidRPr="006C74C9" w:rsidRDefault="00556813" w:rsidP="00556813">
    <w:pPr>
      <w:ind w:right="360"/>
      <w:rPr>
        <w:rFonts w:cs="Calibri"/>
        <w:sz w:val="16"/>
        <w:szCs w:val="16"/>
      </w:rPr>
    </w:pPr>
    <w:r w:rsidRPr="006C74C9">
      <w:rPr>
        <w:rFonts w:cs="Calibri"/>
        <w:sz w:val="16"/>
        <w:szCs w:val="16"/>
      </w:rPr>
      <w:t>CYDERES.CO</w:t>
    </w:r>
    <w:r w:rsidR="00C836D9" w:rsidRPr="006C74C9">
      <w:rPr>
        <w:rFonts w:cs="Calibri"/>
        <w:sz w:val="16"/>
        <w:szCs w:val="16"/>
      </w:rPr>
      <w:t>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826B0" w14:textId="77777777" w:rsidR="000C3D93" w:rsidRDefault="00CA4B2E" w:rsidP="00440E47">
    <w:pPr>
      <w:rPr>
        <w:rFonts w:ascii="Px Grotesk Mono" w:hAnsi="Px Grotesk Mono" w:cs="Px Grotesk Mono"/>
        <w:caps/>
        <w:sz w:val="20"/>
        <w:szCs w:val="20"/>
      </w:rPr>
    </w:pPr>
    <w:r>
      <w:rPr>
        <w:noProof/>
        <w:color w:val="FFFFFF" w:themeColor="background1"/>
      </w:rPr>
      <w:drawing>
        <wp:anchor distT="0" distB="0" distL="114300" distR="114300" simplePos="0" relativeHeight="251659264" behindDoc="1" locked="0" layoutInCell="1" allowOverlap="1" wp14:anchorId="2F3EEBDD" wp14:editId="591AD59B">
          <wp:simplePos x="0" y="0"/>
          <wp:positionH relativeFrom="column">
            <wp:posOffset>4409152</wp:posOffset>
          </wp:positionH>
          <wp:positionV relativeFrom="paragraph">
            <wp:posOffset>282575</wp:posOffset>
          </wp:positionV>
          <wp:extent cx="1926772" cy="238920"/>
          <wp:effectExtent l="0" t="0" r="3810" b="2540"/>
          <wp:wrapNone/>
          <wp:docPr id="928095397" name="Picture 5" descr="A yellow letter 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95397" name="Picture 5" descr="A yellow letter e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926772" cy="238920"/>
                  </a:xfrm>
                  <a:prstGeom prst="rect">
                    <a:avLst/>
                  </a:prstGeom>
                </pic:spPr>
              </pic:pic>
            </a:graphicData>
          </a:graphic>
          <wp14:sizeRelH relativeFrom="page">
            <wp14:pctWidth>0</wp14:pctWidth>
          </wp14:sizeRelH>
          <wp14:sizeRelV relativeFrom="page">
            <wp14:pctHeight>0</wp14:pctHeight>
          </wp14:sizeRelV>
        </wp:anchor>
      </w:drawing>
    </w:r>
  </w:p>
  <w:p w14:paraId="08F114F8" w14:textId="77777777" w:rsidR="000C3D93" w:rsidRPr="006C74C9" w:rsidRDefault="000C3D93" w:rsidP="00CA4B2E">
    <w:pPr>
      <w:rPr>
        <w:rFonts w:cs="Calibri"/>
        <w:caps/>
        <w:sz w:val="20"/>
        <w:szCs w:val="20"/>
      </w:rPr>
    </w:pPr>
    <w:r w:rsidRPr="006C74C9">
      <w:rPr>
        <w:rFonts w:cs="Calibri"/>
        <w:caps/>
        <w:sz w:val="20"/>
        <w:szCs w:val="20"/>
      </w:rPr>
      <w:t>Be everyday ready • cyderes.com</w:t>
    </w:r>
    <w:r w:rsidR="00CA4B2E" w:rsidRPr="00CA4B2E">
      <w:rPr>
        <w:noProof/>
        <w:color w:val="FFFFFF" w:themeColor="background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43517" w14:textId="77777777" w:rsidR="0060159D" w:rsidRDefault="0060159D" w:rsidP="00F03F7E">
      <w:pPr>
        <w:spacing w:after="0" w:line="240" w:lineRule="auto"/>
      </w:pPr>
      <w:r>
        <w:separator/>
      </w:r>
    </w:p>
  </w:footnote>
  <w:footnote w:type="continuationSeparator" w:id="0">
    <w:p w14:paraId="5C0D203A" w14:textId="77777777" w:rsidR="0060159D" w:rsidRDefault="0060159D" w:rsidP="00F03F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14FB6D6" w14:paraId="69C83C0C" w14:textId="77777777" w:rsidTr="314FB6D6">
      <w:trPr>
        <w:trHeight w:val="300"/>
      </w:trPr>
      <w:tc>
        <w:tcPr>
          <w:tcW w:w="3360" w:type="dxa"/>
        </w:tcPr>
        <w:p w14:paraId="1AD9BF16" w14:textId="77777777" w:rsidR="314FB6D6" w:rsidRDefault="314FB6D6" w:rsidP="314FB6D6">
          <w:pPr>
            <w:pStyle w:val="Header"/>
            <w:ind w:left="-115"/>
          </w:pPr>
        </w:p>
      </w:tc>
      <w:tc>
        <w:tcPr>
          <w:tcW w:w="3360" w:type="dxa"/>
        </w:tcPr>
        <w:p w14:paraId="2E846A09" w14:textId="77777777" w:rsidR="314FB6D6" w:rsidRDefault="314FB6D6" w:rsidP="314FB6D6">
          <w:pPr>
            <w:pStyle w:val="Header"/>
            <w:jc w:val="center"/>
          </w:pPr>
        </w:p>
      </w:tc>
      <w:tc>
        <w:tcPr>
          <w:tcW w:w="3360" w:type="dxa"/>
        </w:tcPr>
        <w:p w14:paraId="28E4BA35" w14:textId="77777777" w:rsidR="314FB6D6" w:rsidRDefault="314FB6D6" w:rsidP="314FB6D6">
          <w:pPr>
            <w:pStyle w:val="Header"/>
            <w:ind w:right="-115"/>
            <w:jc w:val="right"/>
          </w:pPr>
        </w:p>
      </w:tc>
    </w:tr>
  </w:tbl>
  <w:p w14:paraId="41B48C6C" w14:textId="77777777" w:rsidR="314FB6D6" w:rsidRDefault="314FB6D6" w:rsidP="314FB6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14FB6D6" w14:paraId="25A7DA88" w14:textId="77777777" w:rsidTr="314FB6D6">
      <w:trPr>
        <w:trHeight w:val="300"/>
      </w:trPr>
      <w:tc>
        <w:tcPr>
          <w:tcW w:w="3360" w:type="dxa"/>
        </w:tcPr>
        <w:p w14:paraId="5700ADB6" w14:textId="77777777" w:rsidR="314FB6D6" w:rsidRDefault="314FB6D6" w:rsidP="314FB6D6">
          <w:pPr>
            <w:pStyle w:val="Header"/>
            <w:ind w:left="-115"/>
          </w:pPr>
        </w:p>
      </w:tc>
      <w:tc>
        <w:tcPr>
          <w:tcW w:w="3360" w:type="dxa"/>
        </w:tcPr>
        <w:p w14:paraId="50150EAF" w14:textId="77777777" w:rsidR="314FB6D6" w:rsidRDefault="314FB6D6" w:rsidP="314FB6D6">
          <w:pPr>
            <w:pStyle w:val="Header"/>
            <w:jc w:val="center"/>
          </w:pPr>
        </w:p>
      </w:tc>
      <w:tc>
        <w:tcPr>
          <w:tcW w:w="3360" w:type="dxa"/>
        </w:tcPr>
        <w:p w14:paraId="52E13B2C" w14:textId="77777777" w:rsidR="314FB6D6" w:rsidRDefault="314FB6D6" w:rsidP="314FB6D6">
          <w:pPr>
            <w:pStyle w:val="Header"/>
            <w:ind w:right="-115"/>
            <w:jc w:val="right"/>
          </w:pPr>
        </w:p>
      </w:tc>
    </w:tr>
  </w:tbl>
  <w:p w14:paraId="33775B30" w14:textId="77777777" w:rsidR="314FB6D6" w:rsidRDefault="314FB6D6" w:rsidP="314FB6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778361E"/>
    <w:lvl w:ilvl="0">
      <w:start w:val="1"/>
      <w:numFmt w:val="decimal"/>
      <w:pStyle w:val="ListNumber"/>
      <w:lvlText w:val="%1."/>
      <w:lvlJc w:val="left"/>
      <w:pPr>
        <w:tabs>
          <w:tab w:val="num" w:pos="360"/>
        </w:tabs>
        <w:ind w:left="360" w:hanging="360"/>
      </w:pPr>
    </w:lvl>
  </w:abstractNum>
  <w:abstractNum w:abstractNumId="1" w15:restartNumberingAfterBreak="0">
    <w:nsid w:val="024D7311"/>
    <w:multiLevelType w:val="hybridMultilevel"/>
    <w:tmpl w:val="B0C625C4"/>
    <w:lvl w:ilvl="0" w:tplc="30EC5ED8">
      <w:start w:val="1"/>
      <w:numFmt w:val="bullet"/>
      <w:pStyle w:val="ListBullet1"/>
      <w:lvlText w:val=""/>
      <w:lvlJc w:val="left"/>
      <w:pPr>
        <w:ind w:left="720" w:hanging="360"/>
      </w:pPr>
      <w:rPr>
        <w:rFonts w:ascii="Symbol" w:hAnsi="Symbol" w:hint="default"/>
        <w:color w:val="F9F2ED" w:themeColor="accent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874E0F"/>
    <w:multiLevelType w:val="hybridMultilevel"/>
    <w:tmpl w:val="9C8E7762"/>
    <w:lvl w:ilvl="0" w:tplc="887A16C0">
      <w:start w:val="1"/>
      <w:numFmt w:val="bullet"/>
      <w:lvlText w:val=""/>
      <w:lvlJc w:val="left"/>
      <w:pPr>
        <w:ind w:left="720" w:hanging="360"/>
      </w:pPr>
      <w:rPr>
        <w:rFonts w:ascii="Symbol" w:hAnsi="Symbol" w:hint="default"/>
      </w:rPr>
    </w:lvl>
    <w:lvl w:ilvl="1" w:tplc="2A2C417A">
      <w:numFmt w:val="decimal"/>
      <w:lvlText w:val=""/>
      <w:lvlJc w:val="left"/>
    </w:lvl>
    <w:lvl w:ilvl="2" w:tplc="3F88C216">
      <w:numFmt w:val="decimal"/>
      <w:lvlText w:val=""/>
      <w:lvlJc w:val="left"/>
    </w:lvl>
    <w:lvl w:ilvl="3" w:tplc="6B809CCA">
      <w:numFmt w:val="decimal"/>
      <w:lvlText w:val=""/>
      <w:lvlJc w:val="left"/>
    </w:lvl>
    <w:lvl w:ilvl="4" w:tplc="5A5E41CE">
      <w:numFmt w:val="decimal"/>
      <w:lvlText w:val=""/>
      <w:lvlJc w:val="left"/>
    </w:lvl>
    <w:lvl w:ilvl="5" w:tplc="0CE40A70">
      <w:numFmt w:val="decimal"/>
      <w:lvlText w:val=""/>
      <w:lvlJc w:val="left"/>
    </w:lvl>
    <w:lvl w:ilvl="6" w:tplc="A710803A">
      <w:numFmt w:val="decimal"/>
      <w:lvlText w:val=""/>
      <w:lvlJc w:val="left"/>
    </w:lvl>
    <w:lvl w:ilvl="7" w:tplc="CEAE6C9E">
      <w:numFmt w:val="decimal"/>
      <w:lvlText w:val=""/>
      <w:lvlJc w:val="left"/>
    </w:lvl>
    <w:lvl w:ilvl="8" w:tplc="65747E36">
      <w:numFmt w:val="decimal"/>
      <w:lvlText w:val=""/>
      <w:lvlJc w:val="left"/>
    </w:lvl>
  </w:abstractNum>
  <w:abstractNum w:abstractNumId="3" w15:restartNumberingAfterBreak="0">
    <w:nsid w:val="08E72BEF"/>
    <w:multiLevelType w:val="hybridMultilevel"/>
    <w:tmpl w:val="68C61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3575D8"/>
    <w:multiLevelType w:val="hybridMultilevel"/>
    <w:tmpl w:val="BA2CBB74"/>
    <w:lvl w:ilvl="0" w:tplc="C9E033F0">
      <w:start w:val="1"/>
      <w:numFmt w:val="decimal"/>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E10C7D"/>
    <w:multiLevelType w:val="multilevel"/>
    <w:tmpl w:val="8A5C8D7A"/>
    <w:styleLink w:val="CurrentList3"/>
    <w:lvl w:ilvl="0">
      <w:start w:val="1"/>
      <w:numFmt w:val="bullet"/>
      <w:lvlText w:val=""/>
      <w:lvlJc w:val="left"/>
      <w:pPr>
        <w:ind w:left="360" w:hanging="360"/>
      </w:pPr>
      <w:rPr>
        <w:rFonts w:ascii="Symbol" w:hAnsi="Symbol" w:hint="default"/>
        <w:color w:val="012A2A"/>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0B60261F"/>
    <w:multiLevelType w:val="hybridMultilevel"/>
    <w:tmpl w:val="46C2EBC4"/>
    <w:lvl w:ilvl="0" w:tplc="70DAF99E">
      <w:start w:val="1"/>
      <w:numFmt w:val="bullet"/>
      <w:lvlText w:val=""/>
      <w:lvlJc w:val="left"/>
      <w:pPr>
        <w:ind w:left="720" w:hanging="360"/>
      </w:pPr>
      <w:rPr>
        <w:rFonts w:ascii="Symbol" w:hAnsi="Symbol" w:hint="default"/>
      </w:rPr>
    </w:lvl>
    <w:lvl w:ilvl="1" w:tplc="DAD6D714">
      <w:numFmt w:val="decimal"/>
      <w:lvlText w:val=""/>
      <w:lvlJc w:val="left"/>
    </w:lvl>
    <w:lvl w:ilvl="2" w:tplc="A590150E">
      <w:numFmt w:val="decimal"/>
      <w:lvlText w:val=""/>
      <w:lvlJc w:val="left"/>
    </w:lvl>
    <w:lvl w:ilvl="3" w:tplc="1F92A510">
      <w:numFmt w:val="decimal"/>
      <w:lvlText w:val=""/>
      <w:lvlJc w:val="left"/>
    </w:lvl>
    <w:lvl w:ilvl="4" w:tplc="D1400968">
      <w:numFmt w:val="decimal"/>
      <w:lvlText w:val=""/>
      <w:lvlJc w:val="left"/>
    </w:lvl>
    <w:lvl w:ilvl="5" w:tplc="31C0F144">
      <w:numFmt w:val="decimal"/>
      <w:lvlText w:val=""/>
      <w:lvlJc w:val="left"/>
    </w:lvl>
    <w:lvl w:ilvl="6" w:tplc="459CF08E">
      <w:numFmt w:val="decimal"/>
      <w:lvlText w:val=""/>
      <w:lvlJc w:val="left"/>
    </w:lvl>
    <w:lvl w:ilvl="7" w:tplc="1D349BC6">
      <w:numFmt w:val="decimal"/>
      <w:lvlText w:val=""/>
      <w:lvlJc w:val="left"/>
    </w:lvl>
    <w:lvl w:ilvl="8" w:tplc="A2AABEE2">
      <w:numFmt w:val="decimal"/>
      <w:lvlText w:val=""/>
      <w:lvlJc w:val="left"/>
    </w:lvl>
  </w:abstractNum>
  <w:abstractNum w:abstractNumId="7" w15:restartNumberingAfterBreak="0">
    <w:nsid w:val="111E4F79"/>
    <w:multiLevelType w:val="hybridMultilevel"/>
    <w:tmpl w:val="27820348"/>
    <w:lvl w:ilvl="0" w:tplc="5C9065AE">
      <w:start w:val="1"/>
      <w:numFmt w:val="bullet"/>
      <w:lvlText w:val=""/>
      <w:lvlJc w:val="left"/>
      <w:pPr>
        <w:ind w:left="720" w:hanging="360"/>
      </w:pPr>
      <w:rPr>
        <w:rFonts w:ascii="Symbol" w:hAnsi="Symbol" w:hint="default"/>
      </w:rPr>
    </w:lvl>
    <w:lvl w:ilvl="1" w:tplc="337A16B2">
      <w:numFmt w:val="decimal"/>
      <w:lvlText w:val=""/>
      <w:lvlJc w:val="left"/>
    </w:lvl>
    <w:lvl w:ilvl="2" w:tplc="14DC8194">
      <w:numFmt w:val="decimal"/>
      <w:lvlText w:val=""/>
      <w:lvlJc w:val="left"/>
    </w:lvl>
    <w:lvl w:ilvl="3" w:tplc="9836EF7C">
      <w:numFmt w:val="decimal"/>
      <w:lvlText w:val=""/>
      <w:lvlJc w:val="left"/>
    </w:lvl>
    <w:lvl w:ilvl="4" w:tplc="1E26210C">
      <w:numFmt w:val="decimal"/>
      <w:lvlText w:val=""/>
      <w:lvlJc w:val="left"/>
    </w:lvl>
    <w:lvl w:ilvl="5" w:tplc="4EE66622">
      <w:numFmt w:val="decimal"/>
      <w:lvlText w:val=""/>
      <w:lvlJc w:val="left"/>
    </w:lvl>
    <w:lvl w:ilvl="6" w:tplc="8AA66A7A">
      <w:numFmt w:val="decimal"/>
      <w:lvlText w:val=""/>
      <w:lvlJc w:val="left"/>
    </w:lvl>
    <w:lvl w:ilvl="7" w:tplc="2AB4AB9E">
      <w:numFmt w:val="decimal"/>
      <w:lvlText w:val=""/>
      <w:lvlJc w:val="left"/>
    </w:lvl>
    <w:lvl w:ilvl="8" w:tplc="433817F0">
      <w:numFmt w:val="decimal"/>
      <w:lvlText w:val=""/>
      <w:lvlJc w:val="left"/>
    </w:lvl>
  </w:abstractNum>
  <w:abstractNum w:abstractNumId="8" w15:restartNumberingAfterBreak="0">
    <w:nsid w:val="14860B1B"/>
    <w:multiLevelType w:val="hybridMultilevel"/>
    <w:tmpl w:val="5CE06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943AFF"/>
    <w:multiLevelType w:val="hybridMultilevel"/>
    <w:tmpl w:val="76D0866C"/>
    <w:lvl w:ilvl="0" w:tplc="C9D81FC0">
      <w:start w:val="1"/>
      <w:numFmt w:val="bullet"/>
      <w:pStyle w:val="ListBullet2"/>
      <w:lvlText w:val="o"/>
      <w:lvlJc w:val="left"/>
      <w:pPr>
        <w:ind w:left="0" w:hanging="360"/>
      </w:pPr>
      <w:rPr>
        <w:rFonts w:ascii="Courier New" w:hAnsi="Courier New" w:cs="Courier New" w:hint="default"/>
      </w:rPr>
    </w:lvl>
    <w:lvl w:ilvl="1" w:tplc="04090005">
      <w:start w:val="1"/>
      <w:numFmt w:val="bullet"/>
      <w:lvlText w:val=""/>
      <w:lvlJc w:val="left"/>
      <w:pPr>
        <w:ind w:left="936" w:hanging="360"/>
      </w:pPr>
      <w:rPr>
        <w:rFonts w:ascii="Wingdings" w:hAnsi="Wingdings" w:hint="default"/>
      </w:rPr>
    </w:lvl>
    <w:lvl w:ilvl="2" w:tplc="04090005" w:tentative="1">
      <w:start w:val="1"/>
      <w:numFmt w:val="bullet"/>
      <w:lvlText w:val=""/>
      <w:lvlJc w:val="left"/>
      <w:pPr>
        <w:ind w:left="1656" w:hanging="360"/>
      </w:pPr>
      <w:rPr>
        <w:rFonts w:ascii="Wingdings" w:hAnsi="Wingdings" w:hint="default"/>
      </w:rPr>
    </w:lvl>
    <w:lvl w:ilvl="3" w:tplc="04090001" w:tentative="1">
      <w:start w:val="1"/>
      <w:numFmt w:val="bullet"/>
      <w:lvlText w:val=""/>
      <w:lvlJc w:val="left"/>
      <w:pPr>
        <w:ind w:left="2376" w:hanging="360"/>
      </w:pPr>
      <w:rPr>
        <w:rFonts w:ascii="Symbol" w:hAnsi="Symbol" w:hint="default"/>
      </w:rPr>
    </w:lvl>
    <w:lvl w:ilvl="4" w:tplc="04090003" w:tentative="1">
      <w:start w:val="1"/>
      <w:numFmt w:val="bullet"/>
      <w:lvlText w:val="o"/>
      <w:lvlJc w:val="left"/>
      <w:pPr>
        <w:ind w:left="3096" w:hanging="360"/>
      </w:pPr>
      <w:rPr>
        <w:rFonts w:ascii="Courier New" w:hAnsi="Courier New" w:cs="Courier New" w:hint="default"/>
      </w:rPr>
    </w:lvl>
    <w:lvl w:ilvl="5" w:tplc="04090005" w:tentative="1">
      <w:start w:val="1"/>
      <w:numFmt w:val="bullet"/>
      <w:lvlText w:val=""/>
      <w:lvlJc w:val="left"/>
      <w:pPr>
        <w:ind w:left="3816" w:hanging="360"/>
      </w:pPr>
      <w:rPr>
        <w:rFonts w:ascii="Wingdings" w:hAnsi="Wingdings" w:hint="default"/>
      </w:rPr>
    </w:lvl>
    <w:lvl w:ilvl="6" w:tplc="04090001" w:tentative="1">
      <w:start w:val="1"/>
      <w:numFmt w:val="bullet"/>
      <w:lvlText w:val=""/>
      <w:lvlJc w:val="left"/>
      <w:pPr>
        <w:ind w:left="4536" w:hanging="360"/>
      </w:pPr>
      <w:rPr>
        <w:rFonts w:ascii="Symbol" w:hAnsi="Symbol" w:hint="default"/>
      </w:rPr>
    </w:lvl>
    <w:lvl w:ilvl="7" w:tplc="04090003" w:tentative="1">
      <w:start w:val="1"/>
      <w:numFmt w:val="bullet"/>
      <w:lvlText w:val="o"/>
      <w:lvlJc w:val="left"/>
      <w:pPr>
        <w:ind w:left="5256" w:hanging="360"/>
      </w:pPr>
      <w:rPr>
        <w:rFonts w:ascii="Courier New" w:hAnsi="Courier New" w:cs="Courier New" w:hint="default"/>
      </w:rPr>
    </w:lvl>
    <w:lvl w:ilvl="8" w:tplc="04090005" w:tentative="1">
      <w:start w:val="1"/>
      <w:numFmt w:val="bullet"/>
      <w:lvlText w:val=""/>
      <w:lvlJc w:val="left"/>
      <w:pPr>
        <w:ind w:left="5976" w:hanging="360"/>
      </w:pPr>
      <w:rPr>
        <w:rFonts w:ascii="Wingdings" w:hAnsi="Wingdings" w:hint="default"/>
      </w:rPr>
    </w:lvl>
  </w:abstractNum>
  <w:abstractNum w:abstractNumId="10" w15:restartNumberingAfterBreak="0">
    <w:nsid w:val="1971396B"/>
    <w:multiLevelType w:val="hybridMultilevel"/>
    <w:tmpl w:val="1DDCE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8C43EA"/>
    <w:multiLevelType w:val="multilevel"/>
    <w:tmpl w:val="04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02F52B7"/>
    <w:multiLevelType w:val="hybridMultilevel"/>
    <w:tmpl w:val="F4C4A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102696"/>
    <w:multiLevelType w:val="hybridMultilevel"/>
    <w:tmpl w:val="0F36E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E25C34"/>
    <w:multiLevelType w:val="hybridMultilevel"/>
    <w:tmpl w:val="06181122"/>
    <w:lvl w:ilvl="0" w:tplc="A52AC5B8">
      <w:start w:val="1"/>
      <w:numFmt w:val="bullet"/>
      <w:lvlText w:val=""/>
      <w:lvlJc w:val="left"/>
      <w:pPr>
        <w:ind w:left="720" w:hanging="360"/>
      </w:pPr>
      <w:rPr>
        <w:rFonts w:ascii="Symbol" w:hAnsi="Symbol" w:hint="default"/>
      </w:rPr>
    </w:lvl>
    <w:lvl w:ilvl="1" w:tplc="C28AA3B0">
      <w:numFmt w:val="decimal"/>
      <w:lvlText w:val=""/>
      <w:lvlJc w:val="left"/>
    </w:lvl>
    <w:lvl w:ilvl="2" w:tplc="3A5E926C">
      <w:numFmt w:val="decimal"/>
      <w:lvlText w:val=""/>
      <w:lvlJc w:val="left"/>
    </w:lvl>
    <w:lvl w:ilvl="3" w:tplc="9E300618">
      <w:numFmt w:val="decimal"/>
      <w:lvlText w:val=""/>
      <w:lvlJc w:val="left"/>
    </w:lvl>
    <w:lvl w:ilvl="4" w:tplc="0068D976">
      <w:numFmt w:val="decimal"/>
      <w:lvlText w:val=""/>
      <w:lvlJc w:val="left"/>
    </w:lvl>
    <w:lvl w:ilvl="5" w:tplc="1FA8CD46">
      <w:numFmt w:val="decimal"/>
      <w:lvlText w:val=""/>
      <w:lvlJc w:val="left"/>
    </w:lvl>
    <w:lvl w:ilvl="6" w:tplc="A670B6F4">
      <w:numFmt w:val="decimal"/>
      <w:lvlText w:val=""/>
      <w:lvlJc w:val="left"/>
    </w:lvl>
    <w:lvl w:ilvl="7" w:tplc="3E662F04">
      <w:numFmt w:val="decimal"/>
      <w:lvlText w:val=""/>
      <w:lvlJc w:val="left"/>
    </w:lvl>
    <w:lvl w:ilvl="8" w:tplc="F790F90A">
      <w:numFmt w:val="decimal"/>
      <w:lvlText w:val=""/>
      <w:lvlJc w:val="left"/>
    </w:lvl>
  </w:abstractNum>
  <w:abstractNum w:abstractNumId="15" w15:restartNumberingAfterBreak="0">
    <w:nsid w:val="29443E4F"/>
    <w:multiLevelType w:val="hybridMultilevel"/>
    <w:tmpl w:val="608E87A8"/>
    <w:lvl w:ilvl="0" w:tplc="979825AC">
      <w:start w:val="1"/>
      <w:numFmt w:val="bullet"/>
      <w:lvlText w:val=""/>
      <w:lvlJc w:val="left"/>
      <w:pPr>
        <w:ind w:left="720" w:hanging="360"/>
      </w:pPr>
      <w:rPr>
        <w:rFonts w:ascii="Symbol" w:hAnsi="Symbol" w:hint="default"/>
      </w:rPr>
    </w:lvl>
    <w:lvl w:ilvl="1" w:tplc="9524F71E">
      <w:numFmt w:val="decimal"/>
      <w:lvlText w:val=""/>
      <w:lvlJc w:val="left"/>
    </w:lvl>
    <w:lvl w:ilvl="2" w:tplc="FBD24B62">
      <w:numFmt w:val="decimal"/>
      <w:lvlText w:val=""/>
      <w:lvlJc w:val="left"/>
    </w:lvl>
    <w:lvl w:ilvl="3" w:tplc="7176463A">
      <w:numFmt w:val="decimal"/>
      <w:lvlText w:val=""/>
      <w:lvlJc w:val="left"/>
    </w:lvl>
    <w:lvl w:ilvl="4" w:tplc="9392C8E8">
      <w:numFmt w:val="decimal"/>
      <w:lvlText w:val=""/>
      <w:lvlJc w:val="left"/>
    </w:lvl>
    <w:lvl w:ilvl="5" w:tplc="FB160E7A">
      <w:numFmt w:val="decimal"/>
      <w:lvlText w:val=""/>
      <w:lvlJc w:val="left"/>
    </w:lvl>
    <w:lvl w:ilvl="6" w:tplc="9920D4E8">
      <w:numFmt w:val="decimal"/>
      <w:lvlText w:val=""/>
      <w:lvlJc w:val="left"/>
    </w:lvl>
    <w:lvl w:ilvl="7" w:tplc="57BE9936">
      <w:numFmt w:val="decimal"/>
      <w:lvlText w:val=""/>
      <w:lvlJc w:val="left"/>
    </w:lvl>
    <w:lvl w:ilvl="8" w:tplc="14880AD2">
      <w:numFmt w:val="decimal"/>
      <w:lvlText w:val=""/>
      <w:lvlJc w:val="left"/>
    </w:lvl>
  </w:abstractNum>
  <w:abstractNum w:abstractNumId="16" w15:restartNumberingAfterBreak="0">
    <w:nsid w:val="2DE13B20"/>
    <w:multiLevelType w:val="hybridMultilevel"/>
    <w:tmpl w:val="0360B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EB14C3"/>
    <w:multiLevelType w:val="multilevel"/>
    <w:tmpl w:val="04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0957675"/>
    <w:multiLevelType w:val="hybridMultilevel"/>
    <w:tmpl w:val="E158A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496259"/>
    <w:multiLevelType w:val="hybridMultilevel"/>
    <w:tmpl w:val="522CE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88617B"/>
    <w:multiLevelType w:val="multilevel"/>
    <w:tmpl w:val="0409001D"/>
    <w:styleLink w:val="ListNumbers"/>
    <w:lvl w:ilvl="0">
      <w:start w:val="1"/>
      <w:numFmt w:val="decimal"/>
      <w:lvlText w:val="%1)"/>
      <w:lvlJc w:val="left"/>
      <w:pPr>
        <w:ind w:left="360" w:hanging="360"/>
      </w:pPr>
      <w:rPr>
        <w:rFonts w:ascii="Calibri" w:hAnsi="Calibri"/>
        <w:b w:val="0"/>
        <w:i w:val="0"/>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5EA0BCE"/>
    <w:multiLevelType w:val="hybridMultilevel"/>
    <w:tmpl w:val="32068820"/>
    <w:lvl w:ilvl="0" w:tplc="C3902040">
      <w:start w:val="1"/>
      <w:numFmt w:val="bullet"/>
      <w:lvlText w:val=""/>
      <w:lvlJc w:val="left"/>
      <w:pPr>
        <w:ind w:left="720" w:hanging="360"/>
      </w:pPr>
      <w:rPr>
        <w:rFonts w:ascii="Symbol" w:hAnsi="Symbol" w:hint="default"/>
      </w:rPr>
    </w:lvl>
    <w:lvl w:ilvl="1" w:tplc="B380B860">
      <w:numFmt w:val="decimal"/>
      <w:lvlText w:val=""/>
      <w:lvlJc w:val="left"/>
    </w:lvl>
    <w:lvl w:ilvl="2" w:tplc="D49CFBDA">
      <w:numFmt w:val="decimal"/>
      <w:lvlText w:val=""/>
      <w:lvlJc w:val="left"/>
    </w:lvl>
    <w:lvl w:ilvl="3" w:tplc="919CB5C6">
      <w:numFmt w:val="decimal"/>
      <w:lvlText w:val=""/>
      <w:lvlJc w:val="left"/>
    </w:lvl>
    <w:lvl w:ilvl="4" w:tplc="EFB23576">
      <w:numFmt w:val="decimal"/>
      <w:lvlText w:val=""/>
      <w:lvlJc w:val="left"/>
    </w:lvl>
    <w:lvl w:ilvl="5" w:tplc="599C501C">
      <w:numFmt w:val="decimal"/>
      <w:lvlText w:val=""/>
      <w:lvlJc w:val="left"/>
    </w:lvl>
    <w:lvl w:ilvl="6" w:tplc="DA34BF24">
      <w:numFmt w:val="decimal"/>
      <w:lvlText w:val=""/>
      <w:lvlJc w:val="left"/>
    </w:lvl>
    <w:lvl w:ilvl="7" w:tplc="79985884">
      <w:numFmt w:val="decimal"/>
      <w:lvlText w:val=""/>
      <w:lvlJc w:val="left"/>
    </w:lvl>
    <w:lvl w:ilvl="8" w:tplc="30CEDECC">
      <w:numFmt w:val="decimal"/>
      <w:lvlText w:val=""/>
      <w:lvlJc w:val="left"/>
    </w:lvl>
  </w:abstractNum>
  <w:abstractNum w:abstractNumId="22" w15:restartNumberingAfterBreak="0">
    <w:nsid w:val="369F2D1A"/>
    <w:multiLevelType w:val="hybridMultilevel"/>
    <w:tmpl w:val="DF569BEA"/>
    <w:lvl w:ilvl="0" w:tplc="F5822A54">
      <w:start w:val="1"/>
      <w:numFmt w:val="bullet"/>
      <w:lvlText w:val=""/>
      <w:lvlJc w:val="left"/>
      <w:pPr>
        <w:ind w:left="720" w:hanging="360"/>
      </w:pPr>
      <w:rPr>
        <w:rFonts w:ascii="Symbol" w:hAnsi="Symbol" w:hint="default"/>
      </w:rPr>
    </w:lvl>
    <w:lvl w:ilvl="1" w:tplc="4ACE24B0">
      <w:numFmt w:val="decimal"/>
      <w:lvlText w:val=""/>
      <w:lvlJc w:val="left"/>
    </w:lvl>
    <w:lvl w:ilvl="2" w:tplc="F7F4F924">
      <w:numFmt w:val="decimal"/>
      <w:lvlText w:val=""/>
      <w:lvlJc w:val="left"/>
    </w:lvl>
    <w:lvl w:ilvl="3" w:tplc="9C3ADC1E">
      <w:numFmt w:val="decimal"/>
      <w:lvlText w:val=""/>
      <w:lvlJc w:val="left"/>
    </w:lvl>
    <w:lvl w:ilvl="4" w:tplc="2990CFD2">
      <w:numFmt w:val="decimal"/>
      <w:lvlText w:val=""/>
      <w:lvlJc w:val="left"/>
    </w:lvl>
    <w:lvl w:ilvl="5" w:tplc="5D001E10">
      <w:numFmt w:val="decimal"/>
      <w:lvlText w:val=""/>
      <w:lvlJc w:val="left"/>
    </w:lvl>
    <w:lvl w:ilvl="6" w:tplc="C29E99F0">
      <w:numFmt w:val="decimal"/>
      <w:lvlText w:val=""/>
      <w:lvlJc w:val="left"/>
    </w:lvl>
    <w:lvl w:ilvl="7" w:tplc="0A06CD92">
      <w:numFmt w:val="decimal"/>
      <w:lvlText w:val=""/>
      <w:lvlJc w:val="left"/>
    </w:lvl>
    <w:lvl w:ilvl="8" w:tplc="F43C64EC">
      <w:numFmt w:val="decimal"/>
      <w:lvlText w:val=""/>
      <w:lvlJc w:val="left"/>
    </w:lvl>
  </w:abstractNum>
  <w:abstractNum w:abstractNumId="23" w15:restartNumberingAfterBreak="0">
    <w:nsid w:val="3A2F51BB"/>
    <w:multiLevelType w:val="hybridMultilevel"/>
    <w:tmpl w:val="5F060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686D6B"/>
    <w:multiLevelType w:val="hybridMultilevel"/>
    <w:tmpl w:val="FBC2C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8D4AB3"/>
    <w:multiLevelType w:val="hybridMultilevel"/>
    <w:tmpl w:val="E89C2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7125A9"/>
    <w:multiLevelType w:val="hybridMultilevel"/>
    <w:tmpl w:val="290AE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986F1F"/>
    <w:multiLevelType w:val="hybridMultilevel"/>
    <w:tmpl w:val="8E1068BA"/>
    <w:lvl w:ilvl="0" w:tplc="1D2478B6">
      <w:start w:val="1"/>
      <w:numFmt w:val="bullet"/>
      <w:lvlText w:val=""/>
      <w:lvlJc w:val="left"/>
      <w:pPr>
        <w:ind w:left="720" w:hanging="360"/>
      </w:pPr>
      <w:rPr>
        <w:rFonts w:ascii="Symbol" w:hAnsi="Symbol" w:hint="default"/>
      </w:rPr>
    </w:lvl>
    <w:lvl w:ilvl="1" w:tplc="557282E8">
      <w:numFmt w:val="decimal"/>
      <w:lvlText w:val=""/>
      <w:lvlJc w:val="left"/>
    </w:lvl>
    <w:lvl w:ilvl="2" w:tplc="912A9F16">
      <w:numFmt w:val="decimal"/>
      <w:lvlText w:val=""/>
      <w:lvlJc w:val="left"/>
    </w:lvl>
    <w:lvl w:ilvl="3" w:tplc="810E5C54">
      <w:numFmt w:val="decimal"/>
      <w:lvlText w:val=""/>
      <w:lvlJc w:val="left"/>
    </w:lvl>
    <w:lvl w:ilvl="4" w:tplc="7CF41EE0">
      <w:numFmt w:val="decimal"/>
      <w:lvlText w:val=""/>
      <w:lvlJc w:val="left"/>
    </w:lvl>
    <w:lvl w:ilvl="5" w:tplc="E68E9246">
      <w:numFmt w:val="decimal"/>
      <w:lvlText w:val=""/>
      <w:lvlJc w:val="left"/>
    </w:lvl>
    <w:lvl w:ilvl="6" w:tplc="24368E5C">
      <w:numFmt w:val="decimal"/>
      <w:lvlText w:val=""/>
      <w:lvlJc w:val="left"/>
    </w:lvl>
    <w:lvl w:ilvl="7" w:tplc="FD400838">
      <w:numFmt w:val="decimal"/>
      <w:lvlText w:val=""/>
      <w:lvlJc w:val="left"/>
    </w:lvl>
    <w:lvl w:ilvl="8" w:tplc="CDBAE23E">
      <w:numFmt w:val="decimal"/>
      <w:lvlText w:val=""/>
      <w:lvlJc w:val="left"/>
    </w:lvl>
  </w:abstractNum>
  <w:abstractNum w:abstractNumId="28" w15:restartNumberingAfterBreak="0">
    <w:nsid w:val="439E4A7B"/>
    <w:multiLevelType w:val="hybridMultilevel"/>
    <w:tmpl w:val="371CBB42"/>
    <w:lvl w:ilvl="0" w:tplc="4C1E9988">
      <w:start w:val="1"/>
      <w:numFmt w:val="bullet"/>
      <w:lvlText w:val=""/>
      <w:lvlJc w:val="left"/>
      <w:pPr>
        <w:ind w:left="720" w:hanging="360"/>
      </w:pPr>
      <w:rPr>
        <w:rFonts w:ascii="Symbol" w:hAnsi="Symbol" w:hint="default"/>
      </w:rPr>
    </w:lvl>
    <w:lvl w:ilvl="1" w:tplc="6CFA2426">
      <w:numFmt w:val="decimal"/>
      <w:lvlText w:val=""/>
      <w:lvlJc w:val="left"/>
    </w:lvl>
    <w:lvl w:ilvl="2" w:tplc="34D67D4A">
      <w:numFmt w:val="decimal"/>
      <w:lvlText w:val=""/>
      <w:lvlJc w:val="left"/>
    </w:lvl>
    <w:lvl w:ilvl="3" w:tplc="E24E6920">
      <w:numFmt w:val="decimal"/>
      <w:lvlText w:val=""/>
      <w:lvlJc w:val="left"/>
    </w:lvl>
    <w:lvl w:ilvl="4" w:tplc="51CA4CC2">
      <w:numFmt w:val="decimal"/>
      <w:lvlText w:val=""/>
      <w:lvlJc w:val="left"/>
    </w:lvl>
    <w:lvl w:ilvl="5" w:tplc="3E687D64">
      <w:numFmt w:val="decimal"/>
      <w:lvlText w:val=""/>
      <w:lvlJc w:val="left"/>
    </w:lvl>
    <w:lvl w:ilvl="6" w:tplc="060ECB88">
      <w:numFmt w:val="decimal"/>
      <w:lvlText w:val=""/>
      <w:lvlJc w:val="left"/>
    </w:lvl>
    <w:lvl w:ilvl="7" w:tplc="C6FEA1CC">
      <w:numFmt w:val="decimal"/>
      <w:lvlText w:val=""/>
      <w:lvlJc w:val="left"/>
    </w:lvl>
    <w:lvl w:ilvl="8" w:tplc="9A6829BC">
      <w:numFmt w:val="decimal"/>
      <w:lvlText w:val=""/>
      <w:lvlJc w:val="left"/>
    </w:lvl>
  </w:abstractNum>
  <w:abstractNum w:abstractNumId="29" w15:restartNumberingAfterBreak="0">
    <w:nsid w:val="4B0A0005"/>
    <w:multiLevelType w:val="hybridMultilevel"/>
    <w:tmpl w:val="DF844E24"/>
    <w:lvl w:ilvl="0" w:tplc="47EEC416">
      <w:start w:val="1"/>
      <w:numFmt w:val="bullet"/>
      <w:lvlText w:val=""/>
      <w:lvlJc w:val="left"/>
      <w:pPr>
        <w:ind w:left="720" w:hanging="360"/>
      </w:pPr>
      <w:rPr>
        <w:rFonts w:ascii="Symbol" w:hAnsi="Symbol" w:hint="default"/>
      </w:rPr>
    </w:lvl>
    <w:lvl w:ilvl="1" w:tplc="0B2E60BC">
      <w:numFmt w:val="decimal"/>
      <w:lvlText w:val=""/>
      <w:lvlJc w:val="left"/>
    </w:lvl>
    <w:lvl w:ilvl="2" w:tplc="651A2298">
      <w:numFmt w:val="decimal"/>
      <w:lvlText w:val=""/>
      <w:lvlJc w:val="left"/>
    </w:lvl>
    <w:lvl w:ilvl="3" w:tplc="95264142">
      <w:numFmt w:val="decimal"/>
      <w:lvlText w:val=""/>
      <w:lvlJc w:val="left"/>
    </w:lvl>
    <w:lvl w:ilvl="4" w:tplc="E2AA3580">
      <w:numFmt w:val="decimal"/>
      <w:lvlText w:val=""/>
      <w:lvlJc w:val="left"/>
    </w:lvl>
    <w:lvl w:ilvl="5" w:tplc="C17C4F88">
      <w:numFmt w:val="decimal"/>
      <w:lvlText w:val=""/>
      <w:lvlJc w:val="left"/>
    </w:lvl>
    <w:lvl w:ilvl="6" w:tplc="A7527BBE">
      <w:numFmt w:val="decimal"/>
      <w:lvlText w:val=""/>
      <w:lvlJc w:val="left"/>
    </w:lvl>
    <w:lvl w:ilvl="7" w:tplc="95545A96">
      <w:numFmt w:val="decimal"/>
      <w:lvlText w:val=""/>
      <w:lvlJc w:val="left"/>
    </w:lvl>
    <w:lvl w:ilvl="8" w:tplc="9E5242D6">
      <w:numFmt w:val="decimal"/>
      <w:lvlText w:val=""/>
      <w:lvlJc w:val="left"/>
    </w:lvl>
  </w:abstractNum>
  <w:abstractNum w:abstractNumId="30" w15:restartNumberingAfterBreak="0">
    <w:nsid w:val="4B437EAB"/>
    <w:multiLevelType w:val="hybridMultilevel"/>
    <w:tmpl w:val="6DEEC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B11038"/>
    <w:multiLevelType w:val="hybridMultilevel"/>
    <w:tmpl w:val="F30CD184"/>
    <w:lvl w:ilvl="0" w:tplc="5024EEBC">
      <w:start w:val="1"/>
      <w:numFmt w:val="bullet"/>
      <w:lvlText w:val=""/>
      <w:lvlJc w:val="left"/>
      <w:pPr>
        <w:ind w:left="720" w:hanging="360"/>
      </w:pPr>
      <w:rPr>
        <w:rFonts w:ascii="Symbol" w:hAnsi="Symbol" w:hint="default"/>
      </w:rPr>
    </w:lvl>
    <w:lvl w:ilvl="1" w:tplc="5A061296">
      <w:numFmt w:val="decimal"/>
      <w:lvlText w:val=""/>
      <w:lvlJc w:val="left"/>
    </w:lvl>
    <w:lvl w:ilvl="2" w:tplc="566278E6">
      <w:numFmt w:val="decimal"/>
      <w:lvlText w:val=""/>
      <w:lvlJc w:val="left"/>
    </w:lvl>
    <w:lvl w:ilvl="3" w:tplc="B5589046">
      <w:numFmt w:val="decimal"/>
      <w:lvlText w:val=""/>
      <w:lvlJc w:val="left"/>
    </w:lvl>
    <w:lvl w:ilvl="4" w:tplc="66A8C7D2">
      <w:numFmt w:val="decimal"/>
      <w:lvlText w:val=""/>
      <w:lvlJc w:val="left"/>
    </w:lvl>
    <w:lvl w:ilvl="5" w:tplc="3B4E678A">
      <w:numFmt w:val="decimal"/>
      <w:lvlText w:val=""/>
      <w:lvlJc w:val="left"/>
    </w:lvl>
    <w:lvl w:ilvl="6" w:tplc="B76A1146">
      <w:numFmt w:val="decimal"/>
      <w:lvlText w:val=""/>
      <w:lvlJc w:val="left"/>
    </w:lvl>
    <w:lvl w:ilvl="7" w:tplc="1B18E3AE">
      <w:numFmt w:val="decimal"/>
      <w:lvlText w:val=""/>
      <w:lvlJc w:val="left"/>
    </w:lvl>
    <w:lvl w:ilvl="8" w:tplc="4EA6976C">
      <w:numFmt w:val="decimal"/>
      <w:lvlText w:val=""/>
      <w:lvlJc w:val="left"/>
    </w:lvl>
  </w:abstractNum>
  <w:abstractNum w:abstractNumId="32" w15:restartNumberingAfterBreak="0">
    <w:nsid w:val="573025E8"/>
    <w:multiLevelType w:val="hybridMultilevel"/>
    <w:tmpl w:val="9D7061A6"/>
    <w:lvl w:ilvl="0" w:tplc="92B21FDC">
      <w:start w:val="1"/>
      <w:numFmt w:val="bullet"/>
      <w:pStyle w:val="ListParagraphBullets"/>
      <w:lvlText w:val=""/>
      <w:lvlJc w:val="left"/>
      <w:pPr>
        <w:ind w:left="360" w:hanging="360"/>
      </w:pPr>
      <w:rPr>
        <w:rFonts w:ascii="Symbol" w:hAnsi="Symbol" w:hint="default"/>
        <w:color w:val="012A2A"/>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5B4F3E59"/>
    <w:multiLevelType w:val="hybridMultilevel"/>
    <w:tmpl w:val="50206DFA"/>
    <w:lvl w:ilvl="0" w:tplc="83FAB068">
      <w:start w:val="1"/>
      <w:numFmt w:val="bullet"/>
      <w:lvlText w:val=""/>
      <w:lvlJc w:val="left"/>
      <w:pPr>
        <w:ind w:left="720" w:hanging="360"/>
      </w:pPr>
      <w:rPr>
        <w:rFonts w:ascii="Symbol" w:hAnsi="Symbol" w:hint="default"/>
      </w:rPr>
    </w:lvl>
    <w:lvl w:ilvl="1" w:tplc="060AF8BA">
      <w:numFmt w:val="decimal"/>
      <w:lvlText w:val=""/>
      <w:lvlJc w:val="left"/>
    </w:lvl>
    <w:lvl w:ilvl="2" w:tplc="8370F09E">
      <w:numFmt w:val="decimal"/>
      <w:lvlText w:val=""/>
      <w:lvlJc w:val="left"/>
    </w:lvl>
    <w:lvl w:ilvl="3" w:tplc="8B0834E8">
      <w:numFmt w:val="decimal"/>
      <w:lvlText w:val=""/>
      <w:lvlJc w:val="left"/>
    </w:lvl>
    <w:lvl w:ilvl="4" w:tplc="F3E06744">
      <w:numFmt w:val="decimal"/>
      <w:lvlText w:val=""/>
      <w:lvlJc w:val="left"/>
    </w:lvl>
    <w:lvl w:ilvl="5" w:tplc="209EB5A0">
      <w:numFmt w:val="decimal"/>
      <w:lvlText w:val=""/>
      <w:lvlJc w:val="left"/>
    </w:lvl>
    <w:lvl w:ilvl="6" w:tplc="35D81F16">
      <w:numFmt w:val="decimal"/>
      <w:lvlText w:val=""/>
      <w:lvlJc w:val="left"/>
    </w:lvl>
    <w:lvl w:ilvl="7" w:tplc="EEAE40AE">
      <w:numFmt w:val="decimal"/>
      <w:lvlText w:val=""/>
      <w:lvlJc w:val="left"/>
    </w:lvl>
    <w:lvl w:ilvl="8" w:tplc="D4741276">
      <w:numFmt w:val="decimal"/>
      <w:lvlText w:val=""/>
      <w:lvlJc w:val="left"/>
    </w:lvl>
  </w:abstractNum>
  <w:abstractNum w:abstractNumId="34" w15:restartNumberingAfterBreak="0">
    <w:nsid w:val="5CAA2111"/>
    <w:multiLevelType w:val="multilevel"/>
    <w:tmpl w:val="BCE2C0C2"/>
    <w:styleLink w:val="CurrentList1"/>
    <w:lvl w:ilvl="0">
      <w:start w:val="1"/>
      <w:numFmt w:val="bullet"/>
      <w:lvlText w:val=""/>
      <w:lvlJc w:val="left"/>
      <w:pPr>
        <w:ind w:left="360" w:hanging="360"/>
      </w:pPr>
      <w:rPr>
        <w:rFonts w:ascii="Symbol" w:hAnsi="Symbol" w:hint="default"/>
        <w:color w:val="F9F2ED" w:themeColor="accent2"/>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5" w15:restartNumberingAfterBreak="0">
    <w:nsid w:val="6011333C"/>
    <w:multiLevelType w:val="multilevel"/>
    <w:tmpl w:val="CF021288"/>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85A1915"/>
    <w:multiLevelType w:val="hybridMultilevel"/>
    <w:tmpl w:val="F56E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723883"/>
    <w:multiLevelType w:val="hybridMultilevel"/>
    <w:tmpl w:val="63C27C18"/>
    <w:lvl w:ilvl="0" w:tplc="21E6EA42">
      <w:start w:val="1"/>
      <w:numFmt w:val="bullet"/>
      <w:lvlText w:val=""/>
      <w:lvlJc w:val="left"/>
      <w:pPr>
        <w:ind w:left="720" w:hanging="360"/>
      </w:pPr>
      <w:rPr>
        <w:rFonts w:ascii="Symbol" w:hAnsi="Symbol" w:hint="default"/>
      </w:rPr>
    </w:lvl>
    <w:lvl w:ilvl="1" w:tplc="9508BEDE">
      <w:numFmt w:val="decimal"/>
      <w:lvlText w:val=""/>
      <w:lvlJc w:val="left"/>
    </w:lvl>
    <w:lvl w:ilvl="2" w:tplc="BF3CD9DC">
      <w:numFmt w:val="decimal"/>
      <w:lvlText w:val=""/>
      <w:lvlJc w:val="left"/>
    </w:lvl>
    <w:lvl w:ilvl="3" w:tplc="4D82F1C6">
      <w:numFmt w:val="decimal"/>
      <w:lvlText w:val=""/>
      <w:lvlJc w:val="left"/>
    </w:lvl>
    <w:lvl w:ilvl="4" w:tplc="E17879A6">
      <w:numFmt w:val="decimal"/>
      <w:lvlText w:val=""/>
      <w:lvlJc w:val="left"/>
    </w:lvl>
    <w:lvl w:ilvl="5" w:tplc="43A8D0C4">
      <w:numFmt w:val="decimal"/>
      <w:lvlText w:val=""/>
      <w:lvlJc w:val="left"/>
    </w:lvl>
    <w:lvl w:ilvl="6" w:tplc="6D365306">
      <w:numFmt w:val="decimal"/>
      <w:lvlText w:val=""/>
      <w:lvlJc w:val="left"/>
    </w:lvl>
    <w:lvl w:ilvl="7" w:tplc="85AEE8A4">
      <w:numFmt w:val="decimal"/>
      <w:lvlText w:val=""/>
      <w:lvlJc w:val="left"/>
    </w:lvl>
    <w:lvl w:ilvl="8" w:tplc="6756CFAA">
      <w:numFmt w:val="decimal"/>
      <w:lvlText w:val=""/>
      <w:lvlJc w:val="left"/>
    </w:lvl>
  </w:abstractNum>
  <w:abstractNum w:abstractNumId="38" w15:restartNumberingAfterBreak="0">
    <w:nsid w:val="6C10770F"/>
    <w:multiLevelType w:val="hybridMultilevel"/>
    <w:tmpl w:val="B4C20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BF7DB5"/>
    <w:multiLevelType w:val="hybridMultilevel"/>
    <w:tmpl w:val="DA8A9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FF1A13"/>
    <w:multiLevelType w:val="multilevel"/>
    <w:tmpl w:val="6602EA72"/>
    <w:styleLink w:val="CurrentList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789F3296"/>
    <w:multiLevelType w:val="hybridMultilevel"/>
    <w:tmpl w:val="C8D408CC"/>
    <w:lvl w:ilvl="0" w:tplc="E2822D52">
      <w:start w:val="1"/>
      <w:numFmt w:val="bullet"/>
      <w:lvlText w:val=""/>
      <w:lvlJc w:val="left"/>
      <w:pPr>
        <w:ind w:left="720" w:hanging="360"/>
      </w:pPr>
      <w:rPr>
        <w:rFonts w:ascii="Symbol" w:hAnsi="Symbol" w:hint="default"/>
      </w:rPr>
    </w:lvl>
    <w:lvl w:ilvl="1" w:tplc="E8466D42">
      <w:numFmt w:val="decimal"/>
      <w:lvlText w:val=""/>
      <w:lvlJc w:val="left"/>
    </w:lvl>
    <w:lvl w:ilvl="2" w:tplc="05249890">
      <w:numFmt w:val="decimal"/>
      <w:lvlText w:val=""/>
      <w:lvlJc w:val="left"/>
    </w:lvl>
    <w:lvl w:ilvl="3" w:tplc="3CB08C0A">
      <w:numFmt w:val="decimal"/>
      <w:lvlText w:val=""/>
      <w:lvlJc w:val="left"/>
    </w:lvl>
    <w:lvl w:ilvl="4" w:tplc="F622181E">
      <w:numFmt w:val="decimal"/>
      <w:lvlText w:val=""/>
      <w:lvlJc w:val="left"/>
    </w:lvl>
    <w:lvl w:ilvl="5" w:tplc="BD8C5572">
      <w:numFmt w:val="decimal"/>
      <w:lvlText w:val=""/>
      <w:lvlJc w:val="left"/>
    </w:lvl>
    <w:lvl w:ilvl="6" w:tplc="7EDAD1C4">
      <w:numFmt w:val="decimal"/>
      <w:lvlText w:val=""/>
      <w:lvlJc w:val="left"/>
    </w:lvl>
    <w:lvl w:ilvl="7" w:tplc="ED266674">
      <w:numFmt w:val="decimal"/>
      <w:lvlText w:val=""/>
      <w:lvlJc w:val="left"/>
    </w:lvl>
    <w:lvl w:ilvl="8" w:tplc="0F14B34A">
      <w:numFmt w:val="decimal"/>
      <w:lvlText w:val=""/>
      <w:lvlJc w:val="left"/>
    </w:lvl>
  </w:abstractNum>
  <w:abstractNum w:abstractNumId="42" w15:restartNumberingAfterBreak="0">
    <w:nsid w:val="791B633D"/>
    <w:multiLevelType w:val="hybridMultilevel"/>
    <w:tmpl w:val="BC14E7B4"/>
    <w:lvl w:ilvl="0" w:tplc="925A1B12">
      <w:start w:val="1"/>
      <w:numFmt w:val="bullet"/>
      <w:lvlText w:val=""/>
      <w:lvlJc w:val="left"/>
      <w:pPr>
        <w:ind w:left="720" w:hanging="360"/>
      </w:pPr>
      <w:rPr>
        <w:rFonts w:ascii="Symbol" w:hAnsi="Symbol" w:hint="default"/>
      </w:rPr>
    </w:lvl>
    <w:lvl w:ilvl="1" w:tplc="DFB475B4">
      <w:numFmt w:val="decimal"/>
      <w:lvlText w:val=""/>
      <w:lvlJc w:val="left"/>
    </w:lvl>
    <w:lvl w:ilvl="2" w:tplc="DC5C560C">
      <w:numFmt w:val="decimal"/>
      <w:lvlText w:val=""/>
      <w:lvlJc w:val="left"/>
    </w:lvl>
    <w:lvl w:ilvl="3" w:tplc="7A36EBE6">
      <w:numFmt w:val="decimal"/>
      <w:lvlText w:val=""/>
      <w:lvlJc w:val="left"/>
    </w:lvl>
    <w:lvl w:ilvl="4" w:tplc="99F02C1A">
      <w:numFmt w:val="decimal"/>
      <w:lvlText w:val=""/>
      <w:lvlJc w:val="left"/>
    </w:lvl>
    <w:lvl w:ilvl="5" w:tplc="44500BA0">
      <w:numFmt w:val="decimal"/>
      <w:lvlText w:val=""/>
      <w:lvlJc w:val="left"/>
    </w:lvl>
    <w:lvl w:ilvl="6" w:tplc="3FAE5466">
      <w:numFmt w:val="decimal"/>
      <w:lvlText w:val=""/>
      <w:lvlJc w:val="left"/>
    </w:lvl>
    <w:lvl w:ilvl="7" w:tplc="476C8FDC">
      <w:numFmt w:val="decimal"/>
      <w:lvlText w:val=""/>
      <w:lvlJc w:val="left"/>
    </w:lvl>
    <w:lvl w:ilvl="8" w:tplc="4E6E4904">
      <w:numFmt w:val="decimal"/>
      <w:lvlText w:val=""/>
      <w:lvlJc w:val="left"/>
    </w:lvl>
  </w:abstractNum>
  <w:abstractNum w:abstractNumId="43" w15:restartNumberingAfterBreak="0">
    <w:nsid w:val="7A7118A9"/>
    <w:multiLevelType w:val="hybridMultilevel"/>
    <w:tmpl w:val="9EE2D370"/>
    <w:lvl w:ilvl="0" w:tplc="0856373C">
      <w:start w:val="1"/>
      <w:numFmt w:val="bullet"/>
      <w:lvlText w:val=""/>
      <w:lvlJc w:val="left"/>
      <w:pPr>
        <w:ind w:left="720" w:hanging="360"/>
      </w:pPr>
      <w:rPr>
        <w:rFonts w:ascii="Symbol" w:hAnsi="Symbol" w:hint="default"/>
      </w:rPr>
    </w:lvl>
    <w:lvl w:ilvl="1" w:tplc="51140658">
      <w:numFmt w:val="decimal"/>
      <w:lvlText w:val=""/>
      <w:lvlJc w:val="left"/>
    </w:lvl>
    <w:lvl w:ilvl="2" w:tplc="C4BA9C9C">
      <w:numFmt w:val="decimal"/>
      <w:lvlText w:val=""/>
      <w:lvlJc w:val="left"/>
    </w:lvl>
    <w:lvl w:ilvl="3" w:tplc="B5B67C92">
      <w:numFmt w:val="decimal"/>
      <w:lvlText w:val=""/>
      <w:lvlJc w:val="left"/>
    </w:lvl>
    <w:lvl w:ilvl="4" w:tplc="6D861150">
      <w:numFmt w:val="decimal"/>
      <w:lvlText w:val=""/>
      <w:lvlJc w:val="left"/>
    </w:lvl>
    <w:lvl w:ilvl="5" w:tplc="9AA2A468">
      <w:numFmt w:val="decimal"/>
      <w:lvlText w:val=""/>
      <w:lvlJc w:val="left"/>
    </w:lvl>
    <w:lvl w:ilvl="6" w:tplc="BAE46A44">
      <w:numFmt w:val="decimal"/>
      <w:lvlText w:val=""/>
      <w:lvlJc w:val="left"/>
    </w:lvl>
    <w:lvl w:ilvl="7" w:tplc="1D443156">
      <w:numFmt w:val="decimal"/>
      <w:lvlText w:val=""/>
      <w:lvlJc w:val="left"/>
    </w:lvl>
    <w:lvl w:ilvl="8" w:tplc="1C7050F0">
      <w:numFmt w:val="decimal"/>
      <w:lvlText w:val=""/>
      <w:lvlJc w:val="left"/>
    </w:lvl>
  </w:abstractNum>
  <w:abstractNum w:abstractNumId="44" w15:restartNumberingAfterBreak="0">
    <w:nsid w:val="7B634F62"/>
    <w:multiLevelType w:val="hybridMultilevel"/>
    <w:tmpl w:val="0422C678"/>
    <w:lvl w:ilvl="0" w:tplc="6DAA6B2C">
      <w:start w:val="1"/>
      <w:numFmt w:val="bullet"/>
      <w:pStyle w:val="ListBullet3"/>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726FE1"/>
    <w:multiLevelType w:val="hybridMultilevel"/>
    <w:tmpl w:val="BE1E2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DF4D3C"/>
    <w:multiLevelType w:val="hybridMultilevel"/>
    <w:tmpl w:val="83DC2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D587FC9"/>
    <w:multiLevelType w:val="hybridMultilevel"/>
    <w:tmpl w:val="17EC2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176777">
    <w:abstractNumId w:val="0"/>
  </w:num>
  <w:num w:numId="2" w16cid:durableId="279729454">
    <w:abstractNumId w:val="9"/>
  </w:num>
  <w:num w:numId="3" w16cid:durableId="1010521850">
    <w:abstractNumId w:val="34"/>
  </w:num>
  <w:num w:numId="4" w16cid:durableId="1588223452">
    <w:abstractNumId w:val="32"/>
  </w:num>
  <w:num w:numId="5" w16cid:durableId="2040664875">
    <w:abstractNumId w:val="44"/>
  </w:num>
  <w:num w:numId="6" w16cid:durableId="1967589580">
    <w:abstractNumId w:val="40"/>
  </w:num>
  <w:num w:numId="7" w16cid:durableId="1419447471">
    <w:abstractNumId w:val="5"/>
  </w:num>
  <w:num w:numId="8" w16cid:durableId="813567483">
    <w:abstractNumId w:val="20"/>
  </w:num>
  <w:num w:numId="9" w16cid:durableId="1401059176">
    <w:abstractNumId w:val="11"/>
  </w:num>
  <w:num w:numId="10" w16cid:durableId="622811966">
    <w:abstractNumId w:val="17"/>
  </w:num>
  <w:num w:numId="11" w16cid:durableId="1501580161">
    <w:abstractNumId w:val="35"/>
  </w:num>
  <w:num w:numId="12" w16cid:durableId="590705548">
    <w:abstractNumId w:val="4"/>
  </w:num>
  <w:num w:numId="13" w16cid:durableId="778766989">
    <w:abstractNumId w:val="1"/>
  </w:num>
  <w:num w:numId="14" w16cid:durableId="110128078">
    <w:abstractNumId w:val="15"/>
  </w:num>
  <w:num w:numId="15" w16cid:durableId="188494268">
    <w:abstractNumId w:val="2"/>
  </w:num>
  <w:num w:numId="16" w16cid:durableId="760101701">
    <w:abstractNumId w:val="33"/>
  </w:num>
  <w:num w:numId="17" w16cid:durableId="1105347511">
    <w:abstractNumId w:val="43"/>
  </w:num>
  <w:num w:numId="18" w16cid:durableId="504829631">
    <w:abstractNumId w:val="14"/>
  </w:num>
  <w:num w:numId="19" w16cid:durableId="1447508333">
    <w:abstractNumId w:val="37"/>
  </w:num>
  <w:num w:numId="20" w16cid:durableId="1247885311">
    <w:abstractNumId w:val="27"/>
  </w:num>
  <w:num w:numId="21" w16cid:durableId="2074499722">
    <w:abstractNumId w:val="7"/>
  </w:num>
  <w:num w:numId="22" w16cid:durableId="1697734842">
    <w:abstractNumId w:val="41"/>
  </w:num>
  <w:num w:numId="23" w16cid:durableId="1511219211">
    <w:abstractNumId w:val="22"/>
  </w:num>
  <w:num w:numId="24" w16cid:durableId="527378259">
    <w:abstractNumId w:val="21"/>
  </w:num>
  <w:num w:numId="25" w16cid:durableId="2097087977">
    <w:abstractNumId w:val="31"/>
  </w:num>
  <w:num w:numId="26" w16cid:durableId="960767687">
    <w:abstractNumId w:val="6"/>
  </w:num>
  <w:num w:numId="27" w16cid:durableId="1715159314">
    <w:abstractNumId w:val="29"/>
  </w:num>
  <w:num w:numId="28" w16cid:durableId="717048827">
    <w:abstractNumId w:val="28"/>
  </w:num>
  <w:num w:numId="29" w16cid:durableId="637804066">
    <w:abstractNumId w:val="42"/>
  </w:num>
  <w:num w:numId="30" w16cid:durableId="520054401">
    <w:abstractNumId w:val="19"/>
  </w:num>
  <w:num w:numId="31" w16cid:durableId="1999142423">
    <w:abstractNumId w:val="45"/>
  </w:num>
  <w:num w:numId="32" w16cid:durableId="1590965317">
    <w:abstractNumId w:val="39"/>
  </w:num>
  <w:num w:numId="33" w16cid:durableId="1524586164">
    <w:abstractNumId w:val="47"/>
  </w:num>
  <w:num w:numId="34" w16cid:durableId="178743056">
    <w:abstractNumId w:val="12"/>
  </w:num>
  <w:num w:numId="35" w16cid:durableId="578053569">
    <w:abstractNumId w:val="38"/>
  </w:num>
  <w:num w:numId="36" w16cid:durableId="893584257">
    <w:abstractNumId w:val="10"/>
  </w:num>
  <w:num w:numId="37" w16cid:durableId="1043216600">
    <w:abstractNumId w:val="36"/>
  </w:num>
  <w:num w:numId="38" w16cid:durableId="331374556">
    <w:abstractNumId w:val="30"/>
  </w:num>
  <w:num w:numId="39" w16cid:durableId="64887350">
    <w:abstractNumId w:val="26"/>
  </w:num>
  <w:num w:numId="40" w16cid:durableId="1018313385">
    <w:abstractNumId w:val="13"/>
  </w:num>
  <w:num w:numId="41" w16cid:durableId="405956248">
    <w:abstractNumId w:val="8"/>
  </w:num>
  <w:num w:numId="42" w16cid:durableId="1549074993">
    <w:abstractNumId w:val="25"/>
  </w:num>
  <w:num w:numId="43" w16cid:durableId="1324436368">
    <w:abstractNumId w:val="3"/>
  </w:num>
  <w:num w:numId="44" w16cid:durableId="1276138">
    <w:abstractNumId w:val="46"/>
  </w:num>
  <w:num w:numId="45" w16cid:durableId="39675077">
    <w:abstractNumId w:val="16"/>
  </w:num>
  <w:num w:numId="46" w16cid:durableId="2098363955">
    <w:abstractNumId w:val="18"/>
  </w:num>
  <w:num w:numId="47" w16cid:durableId="1169246964">
    <w:abstractNumId w:val="23"/>
  </w:num>
  <w:num w:numId="48" w16cid:durableId="899940947">
    <w:abstractNumId w:val="4"/>
  </w:num>
  <w:num w:numId="49" w16cid:durableId="1074888216">
    <w:abstractNumId w:val="24"/>
  </w:num>
  <w:numIdMacAtCleanup w:val="4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chi Parihar">
    <w15:presenceInfo w15:providerId="AD" w15:userId="S::suchi@TheSecOps.onmicrosoft.com::a60d2488-2bdf-4dae-8142-33cab0f6f2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F7E"/>
    <w:rsid w:val="000064A3"/>
    <w:rsid w:val="00027D7B"/>
    <w:rsid w:val="00054C87"/>
    <w:rsid w:val="00075396"/>
    <w:rsid w:val="00081A93"/>
    <w:rsid w:val="0009108E"/>
    <w:rsid w:val="00091DE2"/>
    <w:rsid w:val="000A24DC"/>
    <w:rsid w:val="000C3D93"/>
    <w:rsid w:val="000D0DD4"/>
    <w:rsid w:val="000D49A2"/>
    <w:rsid w:val="000E3F53"/>
    <w:rsid w:val="000F0CAB"/>
    <w:rsid w:val="000F4030"/>
    <w:rsid w:val="00100584"/>
    <w:rsid w:val="00102597"/>
    <w:rsid w:val="00114A12"/>
    <w:rsid w:val="00140628"/>
    <w:rsid w:val="00141659"/>
    <w:rsid w:val="00152153"/>
    <w:rsid w:val="00164008"/>
    <w:rsid w:val="001676DE"/>
    <w:rsid w:val="0017517B"/>
    <w:rsid w:val="0017545D"/>
    <w:rsid w:val="00197872"/>
    <w:rsid w:val="001B326D"/>
    <w:rsid w:val="001C0A01"/>
    <w:rsid w:val="001F0E16"/>
    <w:rsid w:val="001F3776"/>
    <w:rsid w:val="00210481"/>
    <w:rsid w:val="0021150F"/>
    <w:rsid w:val="00226E3F"/>
    <w:rsid w:val="00246B82"/>
    <w:rsid w:val="0024732E"/>
    <w:rsid w:val="002525D5"/>
    <w:rsid w:val="002622B6"/>
    <w:rsid w:val="00274BBF"/>
    <w:rsid w:val="002759B0"/>
    <w:rsid w:val="0029279C"/>
    <w:rsid w:val="002A0A15"/>
    <w:rsid w:val="002A167D"/>
    <w:rsid w:val="002A45F9"/>
    <w:rsid w:val="002B24EA"/>
    <w:rsid w:val="002C2CD3"/>
    <w:rsid w:val="002E0308"/>
    <w:rsid w:val="002F0055"/>
    <w:rsid w:val="002F2186"/>
    <w:rsid w:val="002F7127"/>
    <w:rsid w:val="00310D0D"/>
    <w:rsid w:val="00322BD6"/>
    <w:rsid w:val="00332C96"/>
    <w:rsid w:val="00336182"/>
    <w:rsid w:val="00341507"/>
    <w:rsid w:val="00355293"/>
    <w:rsid w:val="00362B85"/>
    <w:rsid w:val="00380764"/>
    <w:rsid w:val="003831C7"/>
    <w:rsid w:val="0038620E"/>
    <w:rsid w:val="003A2D94"/>
    <w:rsid w:val="003A4686"/>
    <w:rsid w:val="003A4B99"/>
    <w:rsid w:val="003B20A0"/>
    <w:rsid w:val="003B34D7"/>
    <w:rsid w:val="003C1E3B"/>
    <w:rsid w:val="003C5405"/>
    <w:rsid w:val="003D04B1"/>
    <w:rsid w:val="003E5C6B"/>
    <w:rsid w:val="00412EEA"/>
    <w:rsid w:val="0042103E"/>
    <w:rsid w:val="00421823"/>
    <w:rsid w:val="00422600"/>
    <w:rsid w:val="00440E47"/>
    <w:rsid w:val="00450651"/>
    <w:rsid w:val="00454EE0"/>
    <w:rsid w:val="0046422B"/>
    <w:rsid w:val="004868F9"/>
    <w:rsid w:val="00495271"/>
    <w:rsid w:val="004A717B"/>
    <w:rsid w:val="004C2F5A"/>
    <w:rsid w:val="004D58B8"/>
    <w:rsid w:val="004D6B4A"/>
    <w:rsid w:val="004E17D7"/>
    <w:rsid w:val="004E5F3C"/>
    <w:rsid w:val="004F3CB6"/>
    <w:rsid w:val="004F5D4D"/>
    <w:rsid w:val="00503075"/>
    <w:rsid w:val="00504770"/>
    <w:rsid w:val="00513B33"/>
    <w:rsid w:val="0052210B"/>
    <w:rsid w:val="0052383B"/>
    <w:rsid w:val="00523ABB"/>
    <w:rsid w:val="0052641A"/>
    <w:rsid w:val="005411A9"/>
    <w:rsid w:val="00556813"/>
    <w:rsid w:val="00560E61"/>
    <w:rsid w:val="00561ED7"/>
    <w:rsid w:val="0058144C"/>
    <w:rsid w:val="00597EFE"/>
    <w:rsid w:val="005A67D6"/>
    <w:rsid w:val="005B38E6"/>
    <w:rsid w:val="005B44F8"/>
    <w:rsid w:val="005B4A51"/>
    <w:rsid w:val="005B6D65"/>
    <w:rsid w:val="005C0267"/>
    <w:rsid w:val="005C0E3A"/>
    <w:rsid w:val="005D13A3"/>
    <w:rsid w:val="005D2000"/>
    <w:rsid w:val="005D4716"/>
    <w:rsid w:val="005F5AB7"/>
    <w:rsid w:val="0060159D"/>
    <w:rsid w:val="0061084E"/>
    <w:rsid w:val="00611339"/>
    <w:rsid w:val="00620525"/>
    <w:rsid w:val="00621FEF"/>
    <w:rsid w:val="00627AA0"/>
    <w:rsid w:val="00630AD1"/>
    <w:rsid w:val="006401B0"/>
    <w:rsid w:val="00643D64"/>
    <w:rsid w:val="00644854"/>
    <w:rsid w:val="0065103E"/>
    <w:rsid w:val="00651580"/>
    <w:rsid w:val="006527DE"/>
    <w:rsid w:val="006637DA"/>
    <w:rsid w:val="0066735C"/>
    <w:rsid w:val="006723D6"/>
    <w:rsid w:val="00673B6E"/>
    <w:rsid w:val="00681FF1"/>
    <w:rsid w:val="00682F9A"/>
    <w:rsid w:val="006858C9"/>
    <w:rsid w:val="00686D3C"/>
    <w:rsid w:val="00686F92"/>
    <w:rsid w:val="006A148D"/>
    <w:rsid w:val="006A53C5"/>
    <w:rsid w:val="006B39F1"/>
    <w:rsid w:val="006B4CD0"/>
    <w:rsid w:val="006C74C9"/>
    <w:rsid w:val="006C7C0D"/>
    <w:rsid w:val="006D48E1"/>
    <w:rsid w:val="006D5182"/>
    <w:rsid w:val="006E135E"/>
    <w:rsid w:val="006F2FD4"/>
    <w:rsid w:val="006F3132"/>
    <w:rsid w:val="006F4D62"/>
    <w:rsid w:val="007010BF"/>
    <w:rsid w:val="00704A97"/>
    <w:rsid w:val="0070589C"/>
    <w:rsid w:val="00706D09"/>
    <w:rsid w:val="00712522"/>
    <w:rsid w:val="00712A14"/>
    <w:rsid w:val="0071646E"/>
    <w:rsid w:val="0073314F"/>
    <w:rsid w:val="00736F2B"/>
    <w:rsid w:val="00744E9E"/>
    <w:rsid w:val="007567E2"/>
    <w:rsid w:val="0076286A"/>
    <w:rsid w:val="00762F86"/>
    <w:rsid w:val="00767DBD"/>
    <w:rsid w:val="007741FB"/>
    <w:rsid w:val="00786395"/>
    <w:rsid w:val="007877F4"/>
    <w:rsid w:val="007931A9"/>
    <w:rsid w:val="007948C0"/>
    <w:rsid w:val="007A0D19"/>
    <w:rsid w:val="007A263A"/>
    <w:rsid w:val="007A60E8"/>
    <w:rsid w:val="007A67F4"/>
    <w:rsid w:val="007B41CC"/>
    <w:rsid w:val="007B4282"/>
    <w:rsid w:val="007C3DC6"/>
    <w:rsid w:val="007D3D6A"/>
    <w:rsid w:val="007D68D2"/>
    <w:rsid w:val="007F709F"/>
    <w:rsid w:val="0081368E"/>
    <w:rsid w:val="00820A27"/>
    <w:rsid w:val="00841B9D"/>
    <w:rsid w:val="008622DD"/>
    <w:rsid w:val="00863F49"/>
    <w:rsid w:val="00864A15"/>
    <w:rsid w:val="00864ADE"/>
    <w:rsid w:val="00875AD1"/>
    <w:rsid w:val="00875DE3"/>
    <w:rsid w:val="00876349"/>
    <w:rsid w:val="00877B03"/>
    <w:rsid w:val="00892CF9"/>
    <w:rsid w:val="008B1540"/>
    <w:rsid w:val="008B320C"/>
    <w:rsid w:val="008B75A6"/>
    <w:rsid w:val="008C1F91"/>
    <w:rsid w:val="008E4178"/>
    <w:rsid w:val="008F013A"/>
    <w:rsid w:val="008F4003"/>
    <w:rsid w:val="009055BD"/>
    <w:rsid w:val="00910FBC"/>
    <w:rsid w:val="0092704C"/>
    <w:rsid w:val="00936A0B"/>
    <w:rsid w:val="00943C63"/>
    <w:rsid w:val="009474A0"/>
    <w:rsid w:val="0095100B"/>
    <w:rsid w:val="009514F3"/>
    <w:rsid w:val="009734B2"/>
    <w:rsid w:val="00983B7B"/>
    <w:rsid w:val="00990298"/>
    <w:rsid w:val="00990C79"/>
    <w:rsid w:val="009E75E6"/>
    <w:rsid w:val="009F2219"/>
    <w:rsid w:val="009F788F"/>
    <w:rsid w:val="00A000DA"/>
    <w:rsid w:val="00A1790E"/>
    <w:rsid w:val="00A47270"/>
    <w:rsid w:val="00A472E1"/>
    <w:rsid w:val="00A50283"/>
    <w:rsid w:val="00A52781"/>
    <w:rsid w:val="00A6074E"/>
    <w:rsid w:val="00A7090A"/>
    <w:rsid w:val="00A967AE"/>
    <w:rsid w:val="00A9785F"/>
    <w:rsid w:val="00AC161D"/>
    <w:rsid w:val="00AC2581"/>
    <w:rsid w:val="00AC27C9"/>
    <w:rsid w:val="00AE2714"/>
    <w:rsid w:val="00AE3E2E"/>
    <w:rsid w:val="00AE4455"/>
    <w:rsid w:val="00AF449A"/>
    <w:rsid w:val="00B0425E"/>
    <w:rsid w:val="00B1476D"/>
    <w:rsid w:val="00B17F14"/>
    <w:rsid w:val="00B2257C"/>
    <w:rsid w:val="00B2357A"/>
    <w:rsid w:val="00B24448"/>
    <w:rsid w:val="00B36AB4"/>
    <w:rsid w:val="00B407F4"/>
    <w:rsid w:val="00B5483D"/>
    <w:rsid w:val="00B61B29"/>
    <w:rsid w:val="00B77E6B"/>
    <w:rsid w:val="00B8113C"/>
    <w:rsid w:val="00B91152"/>
    <w:rsid w:val="00BA23E2"/>
    <w:rsid w:val="00BA5099"/>
    <w:rsid w:val="00BA7151"/>
    <w:rsid w:val="00BD6578"/>
    <w:rsid w:val="00BE74C9"/>
    <w:rsid w:val="00BF4D0D"/>
    <w:rsid w:val="00C006FF"/>
    <w:rsid w:val="00C10612"/>
    <w:rsid w:val="00C2033D"/>
    <w:rsid w:val="00C24AE7"/>
    <w:rsid w:val="00C34C8F"/>
    <w:rsid w:val="00C35253"/>
    <w:rsid w:val="00C409E7"/>
    <w:rsid w:val="00C460B9"/>
    <w:rsid w:val="00C539B7"/>
    <w:rsid w:val="00C633F4"/>
    <w:rsid w:val="00C836D9"/>
    <w:rsid w:val="00C90278"/>
    <w:rsid w:val="00C95BE5"/>
    <w:rsid w:val="00CA3DD7"/>
    <w:rsid w:val="00CA4B2E"/>
    <w:rsid w:val="00CA57FF"/>
    <w:rsid w:val="00CC31D1"/>
    <w:rsid w:val="00CC5821"/>
    <w:rsid w:val="00CD7EBA"/>
    <w:rsid w:val="00CE1279"/>
    <w:rsid w:val="00CE3385"/>
    <w:rsid w:val="00CF7986"/>
    <w:rsid w:val="00D0361F"/>
    <w:rsid w:val="00D0485E"/>
    <w:rsid w:val="00D06609"/>
    <w:rsid w:val="00D411B2"/>
    <w:rsid w:val="00D527F4"/>
    <w:rsid w:val="00D53DCF"/>
    <w:rsid w:val="00D5432F"/>
    <w:rsid w:val="00D5615F"/>
    <w:rsid w:val="00D562F9"/>
    <w:rsid w:val="00D60C3F"/>
    <w:rsid w:val="00D63F26"/>
    <w:rsid w:val="00D701DA"/>
    <w:rsid w:val="00D8047D"/>
    <w:rsid w:val="00D8729B"/>
    <w:rsid w:val="00D90013"/>
    <w:rsid w:val="00D92815"/>
    <w:rsid w:val="00D93B81"/>
    <w:rsid w:val="00DA3F03"/>
    <w:rsid w:val="00DC36D6"/>
    <w:rsid w:val="00DC3897"/>
    <w:rsid w:val="00DC5341"/>
    <w:rsid w:val="00DC594A"/>
    <w:rsid w:val="00DD72A4"/>
    <w:rsid w:val="00DE07A5"/>
    <w:rsid w:val="00DF5412"/>
    <w:rsid w:val="00E11287"/>
    <w:rsid w:val="00E11578"/>
    <w:rsid w:val="00E1744E"/>
    <w:rsid w:val="00E20A6F"/>
    <w:rsid w:val="00E40322"/>
    <w:rsid w:val="00E463EE"/>
    <w:rsid w:val="00E5364B"/>
    <w:rsid w:val="00E558E0"/>
    <w:rsid w:val="00E655FD"/>
    <w:rsid w:val="00E674D2"/>
    <w:rsid w:val="00E7036C"/>
    <w:rsid w:val="00E73367"/>
    <w:rsid w:val="00E80F05"/>
    <w:rsid w:val="00E94812"/>
    <w:rsid w:val="00EA55AD"/>
    <w:rsid w:val="00EB7EF8"/>
    <w:rsid w:val="00EC21A4"/>
    <w:rsid w:val="00EE387E"/>
    <w:rsid w:val="00F03F7E"/>
    <w:rsid w:val="00F05494"/>
    <w:rsid w:val="00F11375"/>
    <w:rsid w:val="00F1771F"/>
    <w:rsid w:val="00F32247"/>
    <w:rsid w:val="00F33A0B"/>
    <w:rsid w:val="00F40F1D"/>
    <w:rsid w:val="00F475ED"/>
    <w:rsid w:val="00F50014"/>
    <w:rsid w:val="00F5507E"/>
    <w:rsid w:val="00F71021"/>
    <w:rsid w:val="00F7111E"/>
    <w:rsid w:val="00F77A9E"/>
    <w:rsid w:val="00F80B4D"/>
    <w:rsid w:val="00F81B57"/>
    <w:rsid w:val="00F9286F"/>
    <w:rsid w:val="00F962B1"/>
    <w:rsid w:val="00F9743B"/>
    <w:rsid w:val="00FA06D0"/>
    <w:rsid w:val="00FA0854"/>
    <w:rsid w:val="00FA1782"/>
    <w:rsid w:val="00FA197D"/>
    <w:rsid w:val="00FA3D01"/>
    <w:rsid w:val="00FA6048"/>
    <w:rsid w:val="00FA68D8"/>
    <w:rsid w:val="00FC0304"/>
    <w:rsid w:val="00FC463F"/>
    <w:rsid w:val="00FF71FF"/>
    <w:rsid w:val="12C209A8"/>
    <w:rsid w:val="314FB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D36753"/>
  <w15:chartTrackingRefBased/>
  <w15:docId w15:val="{CC562697-7C84-42E7-B8D9-5609C424C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2B6"/>
    <w:pPr>
      <w:spacing w:before="120" w:after="120" w:line="276" w:lineRule="auto"/>
    </w:pPr>
    <w:rPr>
      <w:rFonts w:ascii="Calibri" w:hAnsi="Calibri"/>
    </w:rPr>
  </w:style>
  <w:style w:type="paragraph" w:styleId="Heading1">
    <w:name w:val="heading 1"/>
    <w:basedOn w:val="Normal"/>
    <w:next w:val="Normal"/>
    <w:link w:val="Heading1Char"/>
    <w:uiPriority w:val="9"/>
    <w:qFormat/>
    <w:rsid w:val="00AF449A"/>
    <w:pPr>
      <w:keepNext/>
      <w:keepLines/>
      <w:spacing w:before="360"/>
      <w:outlineLvl w:val="0"/>
    </w:pPr>
    <w:rPr>
      <w:rFonts w:eastAsiaTheme="majorEastAsia" w:cstheme="majorBidi"/>
      <w:color w:val="804401" w:themeColor="accent4"/>
      <w:sz w:val="44"/>
      <w:szCs w:val="40"/>
    </w:rPr>
  </w:style>
  <w:style w:type="paragraph" w:styleId="Heading2">
    <w:name w:val="heading 2"/>
    <w:basedOn w:val="Normal"/>
    <w:next w:val="Normal"/>
    <w:link w:val="Heading2Char"/>
    <w:uiPriority w:val="9"/>
    <w:unhideWhenUsed/>
    <w:qFormat/>
    <w:rsid w:val="002A0A15"/>
    <w:pPr>
      <w:keepNext/>
      <w:keepLines/>
      <w:spacing w:before="240"/>
      <w:outlineLvl w:val="1"/>
    </w:pPr>
    <w:rPr>
      <w:rFonts w:eastAsiaTheme="majorEastAsia" w:cstheme="majorBidi"/>
      <w:color w:val="012A2A"/>
      <w:sz w:val="36"/>
      <w:szCs w:val="32"/>
    </w:rPr>
  </w:style>
  <w:style w:type="paragraph" w:styleId="Heading3">
    <w:name w:val="heading 3"/>
    <w:basedOn w:val="Normal"/>
    <w:next w:val="Normal"/>
    <w:link w:val="Heading3Char"/>
    <w:uiPriority w:val="9"/>
    <w:unhideWhenUsed/>
    <w:qFormat/>
    <w:rsid w:val="003B20A0"/>
    <w:pPr>
      <w:keepNext/>
      <w:keepLines/>
      <w:spacing w:before="160" w:after="80"/>
      <w:outlineLvl w:val="2"/>
    </w:pPr>
    <w:rPr>
      <w:rFonts w:eastAsiaTheme="majorEastAsia" w:cstheme="majorBidi"/>
      <w:color w:val="025453"/>
      <w:sz w:val="32"/>
      <w:szCs w:val="28"/>
    </w:rPr>
  </w:style>
  <w:style w:type="paragraph" w:styleId="Heading4">
    <w:name w:val="heading 4"/>
    <w:basedOn w:val="Normal"/>
    <w:next w:val="Normal"/>
    <w:link w:val="Heading4Char"/>
    <w:uiPriority w:val="9"/>
    <w:unhideWhenUsed/>
    <w:qFormat/>
    <w:rsid w:val="003B20A0"/>
    <w:pPr>
      <w:keepNext/>
      <w:keepLines/>
      <w:spacing w:before="80" w:after="40"/>
      <w:outlineLvl w:val="3"/>
    </w:pPr>
    <w:rPr>
      <w:rFonts w:eastAsiaTheme="majorEastAsia" w:cstheme="majorBidi"/>
      <w:iCs/>
      <w:color w:val="025453"/>
      <w:sz w:val="28"/>
    </w:rPr>
  </w:style>
  <w:style w:type="paragraph" w:styleId="Heading5">
    <w:name w:val="heading 5"/>
    <w:basedOn w:val="Normal"/>
    <w:next w:val="Normal"/>
    <w:link w:val="Heading5Char"/>
    <w:uiPriority w:val="9"/>
    <w:unhideWhenUsed/>
    <w:qFormat/>
    <w:rsid w:val="00495271"/>
    <w:pPr>
      <w:keepNext/>
      <w:keepLines/>
      <w:spacing w:before="80" w:after="40"/>
      <w:outlineLvl w:val="4"/>
    </w:pPr>
    <w:rPr>
      <w:rFonts w:eastAsiaTheme="majorEastAsia" w:cstheme="majorBidi"/>
      <w:b/>
      <w:color w:val="025453"/>
    </w:rPr>
  </w:style>
  <w:style w:type="paragraph" w:styleId="Heading6">
    <w:name w:val="heading 6"/>
    <w:basedOn w:val="Normal"/>
    <w:next w:val="Normal"/>
    <w:link w:val="Heading6Char"/>
    <w:uiPriority w:val="9"/>
    <w:semiHidden/>
    <w:unhideWhenUsed/>
    <w:qFormat/>
    <w:rsid w:val="00F03F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F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F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F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49A"/>
    <w:rPr>
      <w:rFonts w:ascii="Calibri" w:eastAsiaTheme="majorEastAsia" w:hAnsi="Calibri" w:cstheme="majorBidi"/>
      <w:color w:val="804401" w:themeColor="accent4"/>
      <w:sz w:val="44"/>
      <w:szCs w:val="40"/>
    </w:rPr>
  </w:style>
  <w:style w:type="character" w:customStyle="1" w:styleId="Heading2Char">
    <w:name w:val="Heading 2 Char"/>
    <w:basedOn w:val="DefaultParagraphFont"/>
    <w:link w:val="Heading2"/>
    <w:uiPriority w:val="9"/>
    <w:rsid w:val="002A0A15"/>
    <w:rPr>
      <w:rFonts w:ascii="Calibri" w:eastAsiaTheme="majorEastAsia" w:hAnsi="Calibri" w:cstheme="majorBidi"/>
      <w:color w:val="012A2A"/>
      <w:sz w:val="36"/>
      <w:szCs w:val="32"/>
    </w:rPr>
  </w:style>
  <w:style w:type="character" w:customStyle="1" w:styleId="Heading3Char">
    <w:name w:val="Heading 3 Char"/>
    <w:basedOn w:val="DefaultParagraphFont"/>
    <w:link w:val="Heading3"/>
    <w:uiPriority w:val="9"/>
    <w:rsid w:val="003B20A0"/>
    <w:rPr>
      <w:rFonts w:ascii="Calibri" w:eastAsiaTheme="majorEastAsia" w:hAnsi="Calibri" w:cstheme="majorBidi"/>
      <w:color w:val="025453"/>
      <w:sz w:val="32"/>
      <w:szCs w:val="28"/>
    </w:rPr>
  </w:style>
  <w:style w:type="character" w:customStyle="1" w:styleId="Heading4Char">
    <w:name w:val="Heading 4 Char"/>
    <w:basedOn w:val="DefaultParagraphFont"/>
    <w:link w:val="Heading4"/>
    <w:uiPriority w:val="9"/>
    <w:rsid w:val="003B20A0"/>
    <w:rPr>
      <w:rFonts w:ascii="Calibri" w:eastAsiaTheme="majorEastAsia" w:hAnsi="Calibri" w:cstheme="majorBidi"/>
      <w:iCs/>
      <w:color w:val="025453"/>
      <w:sz w:val="28"/>
    </w:rPr>
  </w:style>
  <w:style w:type="character" w:customStyle="1" w:styleId="Heading5Char">
    <w:name w:val="Heading 5 Char"/>
    <w:basedOn w:val="DefaultParagraphFont"/>
    <w:link w:val="Heading5"/>
    <w:uiPriority w:val="9"/>
    <w:rsid w:val="00495271"/>
    <w:rPr>
      <w:rFonts w:ascii="Calibri" w:eastAsiaTheme="majorEastAsia" w:hAnsi="Calibri" w:cstheme="majorBidi"/>
      <w:b/>
      <w:color w:val="025453"/>
    </w:rPr>
  </w:style>
  <w:style w:type="character" w:customStyle="1" w:styleId="Heading6Char">
    <w:name w:val="Heading 6 Char"/>
    <w:basedOn w:val="DefaultParagraphFont"/>
    <w:link w:val="Heading6"/>
    <w:uiPriority w:val="9"/>
    <w:semiHidden/>
    <w:rsid w:val="00F03F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F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F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F7E"/>
    <w:rPr>
      <w:rFonts w:eastAsiaTheme="majorEastAsia" w:cstheme="majorBidi"/>
      <w:color w:val="272727" w:themeColor="text1" w:themeTint="D8"/>
    </w:rPr>
  </w:style>
  <w:style w:type="paragraph" w:styleId="Title">
    <w:name w:val="Title"/>
    <w:basedOn w:val="Normal"/>
    <w:next w:val="Normal"/>
    <w:link w:val="TitleChar"/>
    <w:uiPriority w:val="10"/>
    <w:qFormat/>
    <w:rsid w:val="002A0A15"/>
    <w:pPr>
      <w:spacing w:after="80" w:line="240" w:lineRule="auto"/>
      <w:contextualSpacing/>
      <w:jc w:val="center"/>
    </w:pPr>
    <w:rPr>
      <w:rFonts w:eastAsiaTheme="majorEastAsia" w:cs="Times New Roman (Headings CS)"/>
      <w:color w:val="000000" w:themeColor="text1"/>
      <w:kern w:val="28"/>
      <w:sz w:val="36"/>
      <w:szCs w:val="56"/>
    </w:rPr>
  </w:style>
  <w:style w:type="character" w:customStyle="1" w:styleId="TitleChar">
    <w:name w:val="Title Char"/>
    <w:basedOn w:val="DefaultParagraphFont"/>
    <w:link w:val="Title"/>
    <w:uiPriority w:val="10"/>
    <w:rsid w:val="002A0A15"/>
    <w:rPr>
      <w:rFonts w:ascii="Calibri" w:eastAsiaTheme="majorEastAsia" w:hAnsi="Calibri" w:cs="Times New Roman (Headings CS)"/>
      <w:color w:val="000000" w:themeColor="text1"/>
      <w:kern w:val="28"/>
      <w:sz w:val="36"/>
      <w:szCs w:val="56"/>
    </w:rPr>
  </w:style>
  <w:style w:type="paragraph" w:styleId="Subtitle">
    <w:name w:val="Subtitle"/>
    <w:basedOn w:val="Normal"/>
    <w:next w:val="Normal"/>
    <w:link w:val="SubtitleChar"/>
    <w:uiPriority w:val="11"/>
    <w:qFormat/>
    <w:rsid w:val="00197872"/>
    <w:pPr>
      <w:numPr>
        <w:ilvl w:val="1"/>
      </w:numPr>
      <w:jc w:val="center"/>
    </w:pPr>
    <w:rPr>
      <w:rFonts w:eastAsiaTheme="majorEastAsia" w:cs="Times New Roman (Headings CS)"/>
      <w:smallCaps/>
      <w:color w:val="A49E9E"/>
      <w:spacing w:val="15"/>
      <w:sz w:val="52"/>
      <w:szCs w:val="28"/>
    </w:rPr>
  </w:style>
  <w:style w:type="character" w:customStyle="1" w:styleId="SubtitleChar">
    <w:name w:val="Subtitle Char"/>
    <w:basedOn w:val="DefaultParagraphFont"/>
    <w:link w:val="Subtitle"/>
    <w:uiPriority w:val="11"/>
    <w:rsid w:val="00197872"/>
    <w:rPr>
      <w:rFonts w:ascii="Calibri" w:eastAsiaTheme="majorEastAsia" w:hAnsi="Calibri" w:cs="Times New Roman (Headings CS)"/>
      <w:smallCaps/>
      <w:color w:val="A49E9E"/>
      <w:spacing w:val="15"/>
      <w:sz w:val="52"/>
      <w:szCs w:val="28"/>
    </w:rPr>
  </w:style>
  <w:style w:type="paragraph" w:styleId="ListBullet3">
    <w:name w:val="List Bullet 3"/>
    <w:basedOn w:val="Normal"/>
    <w:uiPriority w:val="99"/>
    <w:unhideWhenUsed/>
    <w:rsid w:val="006E135E"/>
    <w:pPr>
      <w:numPr>
        <w:numId w:val="5"/>
      </w:numPr>
      <w:ind w:left="1368"/>
    </w:pPr>
  </w:style>
  <w:style w:type="numbering" w:customStyle="1" w:styleId="CurrentList2">
    <w:name w:val="Current List2"/>
    <w:uiPriority w:val="99"/>
    <w:rsid w:val="006E135E"/>
    <w:pPr>
      <w:numPr>
        <w:numId w:val="6"/>
      </w:numPr>
    </w:pPr>
  </w:style>
  <w:style w:type="numbering" w:customStyle="1" w:styleId="CurrentList1">
    <w:name w:val="Current List1"/>
    <w:uiPriority w:val="99"/>
    <w:rsid w:val="00D92815"/>
    <w:pPr>
      <w:numPr>
        <w:numId w:val="3"/>
      </w:numPr>
    </w:pPr>
  </w:style>
  <w:style w:type="paragraph" w:styleId="TOC5">
    <w:name w:val="toc 5"/>
    <w:basedOn w:val="Normal"/>
    <w:next w:val="Normal"/>
    <w:autoRedefine/>
    <w:uiPriority w:val="39"/>
    <w:semiHidden/>
    <w:unhideWhenUsed/>
    <w:rsid w:val="006E135E"/>
    <w:pPr>
      <w:spacing w:before="0"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6E135E"/>
    <w:pPr>
      <w:spacing w:before="0"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6E135E"/>
    <w:pPr>
      <w:spacing w:before="0"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6E135E"/>
    <w:pPr>
      <w:spacing w:before="0" w:after="0"/>
      <w:ind w:left="1680"/>
    </w:pPr>
    <w:rPr>
      <w:rFonts w:asciiTheme="minorHAnsi" w:hAnsiTheme="minorHAnsi"/>
      <w:sz w:val="20"/>
      <w:szCs w:val="20"/>
    </w:rPr>
  </w:style>
  <w:style w:type="character" w:styleId="PageNumber">
    <w:name w:val="page number"/>
    <w:basedOn w:val="DefaultParagraphFont"/>
    <w:uiPriority w:val="99"/>
    <w:semiHidden/>
    <w:unhideWhenUsed/>
    <w:rsid w:val="00556813"/>
  </w:style>
  <w:style w:type="paragraph" w:styleId="TOC9">
    <w:name w:val="toc 9"/>
    <w:basedOn w:val="Normal"/>
    <w:next w:val="Normal"/>
    <w:autoRedefine/>
    <w:uiPriority w:val="39"/>
    <w:semiHidden/>
    <w:unhideWhenUsed/>
    <w:rsid w:val="006E135E"/>
    <w:pPr>
      <w:spacing w:before="0" w:after="0"/>
      <w:ind w:left="1920"/>
    </w:pPr>
    <w:rPr>
      <w:rFonts w:asciiTheme="minorHAnsi" w:hAnsiTheme="minorHAnsi"/>
      <w:sz w:val="20"/>
      <w:szCs w:val="20"/>
    </w:rPr>
  </w:style>
  <w:style w:type="table" w:styleId="TableGrid">
    <w:name w:val="Table Grid"/>
    <w:basedOn w:val="TableNormal"/>
    <w:uiPriority w:val="39"/>
    <w:rsid w:val="005238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622B6"/>
    <w:rPr>
      <w:color w:val="808080"/>
    </w:rPr>
  </w:style>
  <w:style w:type="paragraph" w:styleId="TOCHeading">
    <w:name w:val="TOC Heading"/>
    <w:basedOn w:val="Heading1"/>
    <w:next w:val="Normal"/>
    <w:uiPriority w:val="39"/>
    <w:unhideWhenUsed/>
    <w:qFormat/>
    <w:rsid w:val="00D701DA"/>
    <w:pPr>
      <w:keepNext w:val="0"/>
      <w:keepLines w:val="0"/>
      <w:spacing w:before="0" w:after="240"/>
      <w:outlineLvl w:val="9"/>
    </w:pPr>
    <w:rPr>
      <w:rFonts w:eastAsiaTheme="minorHAnsi" w:cs="Calibri (Body)"/>
      <w:kern w:val="0"/>
      <w:szCs w:val="44"/>
      <w:lang w:bidi="he-IL"/>
      <w14:ligatures w14:val="none"/>
    </w:rPr>
  </w:style>
  <w:style w:type="table" w:customStyle="1" w:styleId="GridTable4-Accent11">
    <w:name w:val="Grid Table 4 - Accent 11"/>
    <w:basedOn w:val="TableNormal"/>
    <w:uiPriority w:val="49"/>
    <w:rsid w:val="002622B6"/>
    <w:pPr>
      <w:spacing w:after="0" w:line="240" w:lineRule="auto"/>
    </w:pPr>
    <w:rPr>
      <w:rFonts w:ascii="DM Sans 14pt" w:hAnsi="DM Sans 14pt" w:cs="Calibri (Body)"/>
      <w:kern w:val="0"/>
      <w:sz w:val="22"/>
      <w:szCs w:val="22"/>
      <w:lang w:bidi="he-IL"/>
      <w14:ligatures w14:val="none"/>
    </w:rPr>
    <w:tblPr>
      <w:tblStyleRowBandSize w:val="1"/>
      <w:tblStyleColBandSize w:val="1"/>
      <w:tblBorders>
        <w:top w:val="single" w:sz="4" w:space="0" w:color="ECFDBF" w:themeColor="accent1" w:themeTint="99"/>
        <w:left w:val="single" w:sz="4" w:space="0" w:color="ECFDBF" w:themeColor="accent1" w:themeTint="99"/>
        <w:bottom w:val="single" w:sz="4" w:space="0" w:color="ECFDBF" w:themeColor="accent1" w:themeTint="99"/>
        <w:right w:val="single" w:sz="4" w:space="0" w:color="ECFDBF" w:themeColor="accent1" w:themeTint="99"/>
        <w:insideH w:val="single" w:sz="4" w:space="0" w:color="ECFDBF" w:themeColor="accent1" w:themeTint="99"/>
        <w:insideV w:val="single" w:sz="4" w:space="0" w:color="ECFDBF" w:themeColor="accent1" w:themeTint="99"/>
      </w:tblBorders>
    </w:tblPr>
    <w:tblStylePr w:type="firstRow">
      <w:rPr>
        <w:b/>
        <w:bCs/>
        <w:color w:val="FFFFFF" w:themeColor="background1"/>
      </w:rPr>
      <w:tblPr/>
      <w:tcPr>
        <w:tcBorders>
          <w:top w:val="single" w:sz="4" w:space="0" w:color="E1FD95" w:themeColor="accent1"/>
          <w:left w:val="single" w:sz="4" w:space="0" w:color="E1FD95" w:themeColor="accent1"/>
          <w:bottom w:val="single" w:sz="4" w:space="0" w:color="E1FD95" w:themeColor="accent1"/>
          <w:right w:val="single" w:sz="4" w:space="0" w:color="E1FD95" w:themeColor="accent1"/>
          <w:insideH w:val="nil"/>
          <w:insideV w:val="nil"/>
        </w:tcBorders>
        <w:shd w:val="clear" w:color="auto" w:fill="E1FD95" w:themeFill="accent1"/>
      </w:tcPr>
    </w:tblStylePr>
    <w:tblStylePr w:type="lastRow">
      <w:rPr>
        <w:b/>
        <w:bCs/>
      </w:rPr>
      <w:tblPr/>
      <w:tcPr>
        <w:tcBorders>
          <w:top w:val="double" w:sz="4" w:space="0" w:color="E1FD95" w:themeColor="accent1"/>
        </w:tcBorders>
      </w:tcPr>
    </w:tblStylePr>
    <w:tblStylePr w:type="firstCol">
      <w:rPr>
        <w:b/>
        <w:bCs/>
      </w:rPr>
    </w:tblStylePr>
    <w:tblStylePr w:type="lastCol">
      <w:rPr>
        <w:b/>
        <w:bCs/>
      </w:rPr>
    </w:tblStylePr>
    <w:tblStylePr w:type="band1Vert">
      <w:tblPr/>
      <w:tcPr>
        <w:shd w:val="clear" w:color="auto" w:fill="F8FEE9" w:themeFill="accent1" w:themeFillTint="33"/>
      </w:tcPr>
    </w:tblStylePr>
    <w:tblStylePr w:type="band1Horz">
      <w:tblPr/>
      <w:tcPr>
        <w:shd w:val="clear" w:color="auto" w:fill="F8FEE9" w:themeFill="accent1" w:themeFillTint="33"/>
      </w:tcPr>
    </w:tblStylePr>
  </w:style>
  <w:style w:type="table" w:customStyle="1" w:styleId="SGMT">
    <w:name w:val="SGMT"/>
    <w:basedOn w:val="TableNormal"/>
    <w:uiPriority w:val="99"/>
    <w:rsid w:val="002622B6"/>
    <w:pPr>
      <w:spacing w:after="60" w:line="280" w:lineRule="atLeast"/>
    </w:pPr>
    <w:rPr>
      <w:rFonts w:ascii="DM Sans 14pt" w:hAnsi="DM Sans 14pt" w:cs="Calibri (Body)"/>
      <w:color w:val="262626" w:themeColor="text1" w:themeTint="D9"/>
      <w:kern w:val="0"/>
      <w:sz w:val="20"/>
      <w:szCs w:val="22"/>
      <w:lang w:bidi="he-IL"/>
      <w14:ligatures w14:val="none"/>
    </w:rPr>
    <w:tblPr>
      <w:tblStyleRowBandSize w:val="1"/>
      <w:tblStyleColBandSize w:val="1"/>
      <w:tblBorders>
        <w:top w:val="single" w:sz="2" w:space="0" w:color="ACFDFB" w:themeColor="accent3" w:themeTint="33"/>
        <w:left w:val="single" w:sz="2" w:space="0" w:color="ACFDFB" w:themeColor="accent3" w:themeTint="33"/>
        <w:bottom w:val="single" w:sz="2" w:space="0" w:color="ACFDFB" w:themeColor="accent3" w:themeTint="33"/>
        <w:right w:val="single" w:sz="2" w:space="0" w:color="ACFDFB" w:themeColor="accent3" w:themeTint="33"/>
        <w:insideH w:val="single" w:sz="2" w:space="0" w:color="ACFDFB" w:themeColor="accent3" w:themeTint="33"/>
        <w:insideV w:val="single" w:sz="2" w:space="0" w:color="ACFDFB" w:themeColor="accent3" w:themeTint="33"/>
      </w:tblBorders>
    </w:tblPr>
    <w:tblStylePr w:type="firstRow">
      <w:rPr>
        <w:rFonts w:asciiTheme="minorBidi" w:hAnsiTheme="minorBidi"/>
        <w:b/>
        <w:caps w:val="0"/>
        <w:smallCaps/>
        <w:color w:val="FFFFFF" w:themeColor="background1"/>
        <w:sz w:val="20"/>
      </w:rPr>
      <w:tblPr/>
      <w:tcPr>
        <w:tcBorders>
          <w:top w:val="single" w:sz="4" w:space="0" w:color="ECFDBF" w:themeColor="accent1" w:themeTint="99"/>
          <w:left w:val="single" w:sz="4" w:space="0" w:color="ECFDBF" w:themeColor="accent1" w:themeTint="99"/>
          <w:bottom w:val="single" w:sz="4" w:space="0" w:color="ECFDBF" w:themeColor="accent1" w:themeTint="99"/>
          <w:right w:val="single" w:sz="4" w:space="0" w:color="ECFDBF" w:themeColor="accent1" w:themeTint="99"/>
          <w:insideH w:val="single" w:sz="4" w:space="0" w:color="ECFDBF" w:themeColor="accent1" w:themeTint="99"/>
          <w:insideV w:val="single" w:sz="4" w:space="0" w:color="ECFDBF" w:themeColor="accent1" w:themeTint="99"/>
        </w:tcBorders>
        <w:shd w:val="clear" w:color="auto" w:fill="E1FD95" w:themeFill="accent1"/>
      </w:tcPr>
    </w:tblStylePr>
    <w:tblStylePr w:type="band1Vert">
      <w:rPr>
        <w:sz w:val="20"/>
      </w:rPr>
    </w:tblStylePr>
    <w:tblStylePr w:type="band2Horz">
      <w:rPr>
        <w:sz w:val="20"/>
      </w:rPr>
    </w:tblStylePr>
  </w:style>
  <w:style w:type="table" w:customStyle="1" w:styleId="GridTable3-Accent61">
    <w:name w:val="Grid Table 3 - Accent 61"/>
    <w:basedOn w:val="TableNormal"/>
    <w:uiPriority w:val="48"/>
    <w:rsid w:val="002622B6"/>
    <w:pPr>
      <w:spacing w:after="0" w:line="240" w:lineRule="auto"/>
    </w:pPr>
    <w:rPr>
      <w:rFonts w:ascii="DM Sans 14pt" w:hAnsi="DM Sans 14pt" w:cs="Calibri (Body)"/>
      <w:kern w:val="0"/>
      <w:sz w:val="22"/>
      <w:szCs w:val="22"/>
      <w:lang w:bidi="he-IL"/>
      <w14:ligatures w14:val="none"/>
    </w:rPr>
    <w:tblPr>
      <w:tblStyleRowBandSize w:val="1"/>
      <w:tblStyleColBandSize w:val="1"/>
      <w:tblBorders>
        <w:top w:val="single" w:sz="4" w:space="0" w:color="C7C4C4" w:themeColor="accent6" w:themeTint="99"/>
        <w:left w:val="single" w:sz="4" w:space="0" w:color="C7C4C4" w:themeColor="accent6" w:themeTint="99"/>
        <w:bottom w:val="single" w:sz="4" w:space="0" w:color="C7C4C4" w:themeColor="accent6" w:themeTint="99"/>
        <w:right w:val="single" w:sz="4" w:space="0" w:color="C7C4C4" w:themeColor="accent6" w:themeTint="99"/>
        <w:insideH w:val="single" w:sz="4" w:space="0" w:color="C7C4C4" w:themeColor="accent6" w:themeTint="99"/>
        <w:insideV w:val="single" w:sz="4" w:space="0" w:color="C7C4C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EBEB" w:themeFill="accent6" w:themeFillTint="33"/>
      </w:tcPr>
    </w:tblStylePr>
    <w:tblStylePr w:type="band1Horz">
      <w:tblPr/>
      <w:tcPr>
        <w:shd w:val="clear" w:color="auto" w:fill="ECEBEB" w:themeFill="accent6" w:themeFillTint="33"/>
      </w:tcPr>
    </w:tblStylePr>
    <w:tblStylePr w:type="neCell">
      <w:tblPr/>
      <w:tcPr>
        <w:tcBorders>
          <w:bottom w:val="single" w:sz="4" w:space="0" w:color="C7C4C4" w:themeColor="accent6" w:themeTint="99"/>
        </w:tcBorders>
      </w:tcPr>
    </w:tblStylePr>
    <w:tblStylePr w:type="nwCell">
      <w:tblPr/>
      <w:tcPr>
        <w:tcBorders>
          <w:bottom w:val="single" w:sz="4" w:space="0" w:color="C7C4C4" w:themeColor="accent6" w:themeTint="99"/>
        </w:tcBorders>
      </w:tcPr>
    </w:tblStylePr>
    <w:tblStylePr w:type="seCell">
      <w:tblPr/>
      <w:tcPr>
        <w:tcBorders>
          <w:top w:val="single" w:sz="4" w:space="0" w:color="C7C4C4" w:themeColor="accent6" w:themeTint="99"/>
        </w:tcBorders>
      </w:tcPr>
    </w:tblStylePr>
    <w:tblStylePr w:type="swCell">
      <w:tblPr/>
      <w:tcPr>
        <w:tcBorders>
          <w:top w:val="single" w:sz="4" w:space="0" w:color="C7C4C4" w:themeColor="accent6" w:themeTint="99"/>
        </w:tcBorders>
      </w:tcPr>
    </w:tblStylePr>
  </w:style>
  <w:style w:type="paragraph" w:customStyle="1" w:styleId="ListParagraphBullets">
    <w:name w:val="List Paragraph (Bullets)"/>
    <w:basedOn w:val="ListBullet2"/>
    <w:autoRedefine/>
    <w:rsid w:val="007A0D19"/>
    <w:pPr>
      <w:numPr>
        <w:numId w:val="4"/>
      </w:numPr>
      <w:spacing w:after="120"/>
    </w:pPr>
    <w:rPr>
      <w:rFonts w:cs="Times New Roman (Body CS)"/>
      <w:noProof/>
    </w:rPr>
  </w:style>
  <w:style w:type="paragraph" w:styleId="TOC1">
    <w:name w:val="toc 1"/>
    <w:basedOn w:val="TOC2"/>
    <w:next w:val="Normal"/>
    <w:autoRedefine/>
    <w:uiPriority w:val="39"/>
    <w:unhideWhenUsed/>
    <w:qFormat/>
    <w:rsid w:val="00767DBD"/>
    <w:pPr>
      <w:ind w:left="0"/>
    </w:pPr>
    <w:rPr>
      <w:i/>
      <w:iCs/>
      <w:sz w:val="24"/>
      <w:szCs w:val="24"/>
    </w:rPr>
  </w:style>
  <w:style w:type="character" w:styleId="HTMLCode">
    <w:name w:val="HTML Code"/>
    <w:basedOn w:val="DefaultParagraphFont"/>
    <w:uiPriority w:val="99"/>
    <w:semiHidden/>
    <w:unhideWhenUsed/>
    <w:rsid w:val="002622B6"/>
    <w:rPr>
      <w:rFonts w:ascii="Consolas" w:hAnsi="Consolas"/>
      <w:sz w:val="20"/>
      <w:szCs w:val="20"/>
    </w:rPr>
  </w:style>
  <w:style w:type="paragraph" w:styleId="TOC2">
    <w:name w:val="toc 2"/>
    <w:basedOn w:val="Normal"/>
    <w:next w:val="Normal"/>
    <w:autoRedefine/>
    <w:uiPriority w:val="39"/>
    <w:unhideWhenUsed/>
    <w:rsid w:val="00767DBD"/>
    <w:pPr>
      <w:spacing w:after="0"/>
      <w:ind w:left="240"/>
    </w:pPr>
    <w:rPr>
      <w:b/>
      <w:bCs/>
      <w:sz w:val="22"/>
      <w:szCs w:val="22"/>
    </w:rPr>
  </w:style>
  <w:style w:type="paragraph" w:styleId="ListNumber">
    <w:name w:val="List Number"/>
    <w:basedOn w:val="Normal"/>
    <w:uiPriority w:val="99"/>
    <w:semiHidden/>
    <w:unhideWhenUsed/>
    <w:rsid w:val="002622B6"/>
    <w:pPr>
      <w:numPr>
        <w:numId w:val="1"/>
      </w:numPr>
      <w:contextualSpacing/>
      <w:outlineLvl w:val="1"/>
    </w:pPr>
    <w:rPr>
      <w:rFonts w:ascii="DM Sans 14pt" w:hAnsi="DM Sans 14pt" w:cs="Calibri (Body)"/>
      <w:kern w:val="0"/>
      <w:sz w:val="22"/>
      <w:szCs w:val="22"/>
      <w:lang w:bidi="he-IL"/>
      <w14:ligatures w14:val="none"/>
    </w:rPr>
  </w:style>
  <w:style w:type="paragraph" w:styleId="TOC3">
    <w:name w:val="toc 3"/>
    <w:basedOn w:val="Normal"/>
    <w:next w:val="Normal"/>
    <w:autoRedefine/>
    <w:uiPriority w:val="39"/>
    <w:unhideWhenUsed/>
    <w:rsid w:val="00767DBD"/>
    <w:pPr>
      <w:spacing w:before="0" w:after="0"/>
      <w:ind w:left="480"/>
    </w:pPr>
    <w:rPr>
      <w:sz w:val="22"/>
      <w:szCs w:val="20"/>
    </w:rPr>
  </w:style>
  <w:style w:type="character" w:styleId="Hyperlink">
    <w:name w:val="Hyperlink"/>
    <w:basedOn w:val="DefaultParagraphFont"/>
    <w:uiPriority w:val="99"/>
    <w:unhideWhenUsed/>
    <w:rsid w:val="00CA4B2E"/>
    <w:rPr>
      <w:rFonts w:ascii="Calibri" w:hAnsi="Calibri"/>
      <w:color w:val="0000EE"/>
      <w:sz w:val="24"/>
      <w:u w:val="none"/>
    </w:rPr>
  </w:style>
  <w:style w:type="numbering" w:customStyle="1" w:styleId="CurrentList3">
    <w:name w:val="Current List3"/>
    <w:uiPriority w:val="99"/>
    <w:rsid w:val="005B38E6"/>
    <w:pPr>
      <w:numPr>
        <w:numId w:val="7"/>
      </w:numPr>
    </w:pPr>
  </w:style>
  <w:style w:type="character" w:customStyle="1" w:styleId="UnresolvedMention1">
    <w:name w:val="Unresolved Mention1"/>
    <w:basedOn w:val="DefaultParagraphFont"/>
    <w:uiPriority w:val="99"/>
    <w:semiHidden/>
    <w:unhideWhenUsed/>
    <w:rsid w:val="002622B6"/>
    <w:rPr>
      <w:color w:val="605E5C"/>
      <w:shd w:val="clear" w:color="auto" w:fill="E1DFDD"/>
    </w:rPr>
  </w:style>
  <w:style w:type="paragraph" w:styleId="TOC4">
    <w:name w:val="toc 4"/>
    <w:basedOn w:val="Normal"/>
    <w:next w:val="Normal"/>
    <w:autoRedefine/>
    <w:uiPriority w:val="39"/>
    <w:unhideWhenUsed/>
    <w:rsid w:val="00767DBD"/>
    <w:pPr>
      <w:spacing w:before="0" w:after="0"/>
      <w:ind w:left="720"/>
    </w:pPr>
    <w:rPr>
      <w:sz w:val="20"/>
      <w:szCs w:val="20"/>
    </w:rPr>
  </w:style>
  <w:style w:type="paragraph" w:customStyle="1" w:styleId="Technical">
    <w:name w:val="Technical"/>
    <w:basedOn w:val="BodyText"/>
    <w:link w:val="TechnicalChar"/>
    <w:qFormat/>
    <w:rsid w:val="000F4030"/>
    <w:rPr>
      <w:rFonts w:ascii="Courier New" w:hAnsi="Courier New"/>
    </w:rPr>
  </w:style>
  <w:style w:type="paragraph" w:customStyle="1" w:styleId="ListBullet2">
    <w:name w:val="ListBullet2"/>
    <w:basedOn w:val="Normal"/>
    <w:qFormat/>
    <w:rsid w:val="00E40322"/>
    <w:pPr>
      <w:numPr>
        <w:numId w:val="2"/>
      </w:numPr>
      <w:tabs>
        <w:tab w:val="num" w:pos="360"/>
      </w:tabs>
      <w:spacing w:after="60"/>
      <w:ind w:left="1008"/>
      <w:outlineLvl w:val="1"/>
    </w:pPr>
    <w:rPr>
      <w:color w:val="000000" w:themeColor="text1"/>
      <w:kern w:val="0"/>
      <w:szCs w:val="28"/>
      <w:lang w:bidi="he-IL"/>
      <w14:ligatures w14:val="none"/>
    </w:rPr>
  </w:style>
  <w:style w:type="table" w:customStyle="1" w:styleId="CYDERES1">
    <w:name w:val="CYDERES1"/>
    <w:basedOn w:val="TableNormal"/>
    <w:uiPriority w:val="99"/>
    <w:rsid w:val="002622B6"/>
    <w:pPr>
      <w:spacing w:after="0" w:line="240" w:lineRule="auto"/>
    </w:pPr>
    <w:rPr>
      <w:rFonts w:ascii="Times New Roman" w:eastAsia="Times New Roman" w:hAnsi="Times New Roman" w:cs="Times New Roman"/>
      <w:kern w:val="0"/>
      <w:sz w:val="20"/>
      <w:szCs w:val="20"/>
      <w14:ligatures w14:val="none"/>
    </w:rPr>
    <w:tblPr>
      <w:tblStyleRowBandSize w:val="1"/>
      <w:tblBorders>
        <w:top w:val="single" w:sz="4" w:space="0" w:color="821C1B"/>
        <w:left w:val="single" w:sz="4" w:space="0" w:color="821C1B"/>
        <w:bottom w:val="single" w:sz="4" w:space="0" w:color="821C1B"/>
        <w:right w:val="single" w:sz="4" w:space="0" w:color="821C1B"/>
        <w:insideH w:val="single" w:sz="4" w:space="0" w:color="821C1B"/>
        <w:insideV w:val="single" w:sz="4" w:space="0" w:color="821C1B"/>
      </w:tblBorders>
    </w:tblPr>
    <w:tcPr>
      <w:vAlign w:val="center"/>
    </w:tcPr>
    <w:tblStylePr w:type="firstRow">
      <w:rPr>
        <w:rFonts w:ascii="Arial" w:hAnsi="Arial"/>
        <w:b/>
        <w:i w:val="0"/>
        <w:caps w:val="0"/>
        <w:smallCaps w:val="0"/>
        <w:strike w:val="0"/>
        <w:dstrike w:val="0"/>
        <w:vanish w:val="0"/>
        <w:color w:val="auto"/>
        <w:kern w:val="0"/>
        <w:sz w:val="20"/>
        <w:u w:val="none"/>
        <w:vertAlign w:val="baseline"/>
        <w14:cntxtAlts w14:val="0"/>
      </w:rPr>
      <w:tblPr/>
      <w:tcPr>
        <w:shd w:val="clear" w:color="auto" w:fill="DF6425"/>
      </w:tcPr>
    </w:tblStylePr>
    <w:tblStylePr w:type="band1Horz">
      <w:tblPr/>
      <w:tcPr>
        <w:shd w:val="clear" w:color="auto" w:fill="F8DFD3"/>
      </w:tcPr>
    </w:tblStylePr>
    <w:tblStylePr w:type="band2Horz">
      <w:tblPr/>
      <w:tcPr>
        <w:tcBorders>
          <w:top w:val="single" w:sz="4" w:space="0" w:color="DF6425"/>
          <w:left w:val="single" w:sz="4" w:space="0" w:color="DF6425"/>
          <w:bottom w:val="single" w:sz="4" w:space="0" w:color="DF6425"/>
          <w:right w:val="single" w:sz="4" w:space="0" w:color="DF6425"/>
          <w:insideH w:val="single" w:sz="4" w:space="0" w:color="DF6425"/>
          <w:insideV w:val="single" w:sz="4" w:space="0" w:color="DF6425"/>
          <w:tl2br w:val="nil"/>
          <w:tr2bl w:val="nil"/>
        </w:tcBorders>
      </w:tcPr>
    </w:tblStylePr>
  </w:style>
  <w:style w:type="paragraph" w:customStyle="1" w:styleId="caption">
    <w:name w:val="#caption"/>
    <w:basedOn w:val="Normal"/>
    <w:autoRedefine/>
    <w:qFormat/>
    <w:rsid w:val="0042103E"/>
    <w:pPr>
      <w:spacing w:after="240" w:line="360" w:lineRule="auto"/>
      <w:jc w:val="center"/>
      <w:outlineLvl w:val="1"/>
    </w:pPr>
    <w:rPr>
      <w:rFonts w:cs="Calibri (Body)"/>
      <w:i/>
      <w:iCs/>
      <w:color w:val="000000" w:themeColor="text1"/>
      <w:kern w:val="0"/>
      <w:sz w:val="20"/>
      <w:szCs w:val="21"/>
      <w:lang w:bidi="he-IL"/>
      <w14:ligatures w14:val="none"/>
    </w:rPr>
  </w:style>
  <w:style w:type="table" w:customStyle="1" w:styleId="Style2">
    <w:name w:val="Style2"/>
    <w:basedOn w:val="TableNormal"/>
    <w:uiPriority w:val="99"/>
    <w:qFormat/>
    <w:rsid w:val="002622B6"/>
    <w:pPr>
      <w:spacing w:before="60" w:after="60" w:line="240" w:lineRule="auto"/>
    </w:pPr>
    <w:rPr>
      <w:rFonts w:ascii="DM Sans 14pt" w:hAnsi="DM Sans 14pt"/>
      <w:kern w:val="0"/>
      <w:sz w:val="22"/>
      <w:szCs w:val="22"/>
      <w14:ligatures w14:val="none"/>
    </w:rPr>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tblPr/>
      <w:tcPr>
        <w:shd w:val="clear" w:color="auto" w:fill="D9D9D9" w:themeFill="background1" w:themeFillShade="D9"/>
      </w:tcPr>
    </w:tblStylePr>
  </w:style>
  <w:style w:type="paragraph" w:styleId="Revision">
    <w:name w:val="Revision"/>
    <w:hidden/>
    <w:uiPriority w:val="99"/>
    <w:semiHidden/>
    <w:rsid w:val="002622B6"/>
    <w:pPr>
      <w:spacing w:after="0" w:line="240" w:lineRule="auto"/>
    </w:pPr>
    <w:rPr>
      <w:rFonts w:ascii="DM Sans 14pt" w:hAnsi="DM Sans 14pt" w:cs="Calibri (Body)"/>
      <w:kern w:val="0"/>
      <w:sz w:val="22"/>
      <w:szCs w:val="22"/>
      <w:lang w:bidi="he-IL"/>
      <w14:ligatures w14:val="none"/>
    </w:rPr>
  </w:style>
  <w:style w:type="character" w:styleId="CommentReference">
    <w:name w:val="annotation reference"/>
    <w:basedOn w:val="DefaultParagraphFont"/>
    <w:uiPriority w:val="99"/>
    <w:semiHidden/>
    <w:unhideWhenUsed/>
    <w:rsid w:val="002622B6"/>
    <w:rPr>
      <w:sz w:val="16"/>
      <w:szCs w:val="16"/>
    </w:rPr>
  </w:style>
  <w:style w:type="paragraph" w:styleId="CommentText">
    <w:name w:val="annotation text"/>
    <w:basedOn w:val="Normal"/>
    <w:link w:val="CommentTextChar"/>
    <w:uiPriority w:val="99"/>
    <w:unhideWhenUsed/>
    <w:rsid w:val="002622B6"/>
    <w:pPr>
      <w:spacing w:line="240" w:lineRule="auto"/>
      <w:outlineLvl w:val="1"/>
    </w:pPr>
    <w:rPr>
      <w:rFonts w:ascii="DM Sans 14pt" w:hAnsi="DM Sans 14pt" w:cs="Calibri (Body)"/>
      <w:kern w:val="0"/>
      <w:sz w:val="20"/>
      <w:szCs w:val="20"/>
      <w:lang w:bidi="he-IL"/>
      <w14:ligatures w14:val="none"/>
    </w:rPr>
  </w:style>
  <w:style w:type="character" w:customStyle="1" w:styleId="CommentTextChar">
    <w:name w:val="Comment Text Char"/>
    <w:basedOn w:val="DefaultParagraphFont"/>
    <w:link w:val="CommentText"/>
    <w:uiPriority w:val="99"/>
    <w:rsid w:val="002622B6"/>
    <w:rPr>
      <w:rFonts w:ascii="DM Sans 14pt" w:hAnsi="DM Sans 14pt" w:cs="Calibri (Body)"/>
      <w:kern w:val="0"/>
      <w:sz w:val="20"/>
      <w:szCs w:val="20"/>
      <w:lang w:bidi="he-IL"/>
      <w14:ligatures w14:val="none"/>
    </w:rPr>
  </w:style>
  <w:style w:type="paragraph" w:styleId="CommentSubject">
    <w:name w:val="annotation subject"/>
    <w:basedOn w:val="CommentText"/>
    <w:next w:val="CommentText"/>
    <w:link w:val="CommentSubjectChar"/>
    <w:uiPriority w:val="99"/>
    <w:semiHidden/>
    <w:unhideWhenUsed/>
    <w:rsid w:val="002622B6"/>
    <w:rPr>
      <w:b/>
      <w:bCs/>
    </w:rPr>
  </w:style>
  <w:style w:type="character" w:customStyle="1" w:styleId="CommentSubjectChar">
    <w:name w:val="Comment Subject Char"/>
    <w:basedOn w:val="CommentTextChar"/>
    <w:link w:val="CommentSubject"/>
    <w:uiPriority w:val="99"/>
    <w:semiHidden/>
    <w:rsid w:val="002622B6"/>
    <w:rPr>
      <w:rFonts w:ascii="DM Sans 14pt" w:hAnsi="DM Sans 14pt" w:cs="Calibri (Body)"/>
      <w:b/>
      <w:bCs/>
      <w:kern w:val="0"/>
      <w:sz w:val="20"/>
      <w:szCs w:val="20"/>
      <w:lang w:bidi="he-IL"/>
      <w14:ligatures w14:val="none"/>
    </w:rPr>
  </w:style>
  <w:style w:type="character" w:styleId="Mention">
    <w:name w:val="Mention"/>
    <w:basedOn w:val="DefaultParagraphFont"/>
    <w:uiPriority w:val="99"/>
    <w:unhideWhenUsed/>
    <w:rsid w:val="002622B6"/>
    <w:rPr>
      <w:color w:val="2B579A"/>
      <w:shd w:val="clear" w:color="auto" w:fill="E1DFDD"/>
    </w:rPr>
  </w:style>
  <w:style w:type="character" w:styleId="UnresolvedMention">
    <w:name w:val="Unresolved Mention"/>
    <w:basedOn w:val="DefaultParagraphFont"/>
    <w:uiPriority w:val="99"/>
    <w:semiHidden/>
    <w:unhideWhenUsed/>
    <w:rsid w:val="002622B6"/>
    <w:rPr>
      <w:color w:val="605E5C"/>
      <w:shd w:val="clear" w:color="auto" w:fill="E1DFDD"/>
    </w:rPr>
  </w:style>
  <w:style w:type="paragraph" w:styleId="BodyText">
    <w:name w:val="Body Text"/>
    <w:basedOn w:val="Normal"/>
    <w:link w:val="BodyTextChar"/>
    <w:uiPriority w:val="99"/>
    <w:semiHidden/>
    <w:unhideWhenUsed/>
    <w:rsid w:val="000F4030"/>
  </w:style>
  <w:style w:type="character" w:customStyle="1" w:styleId="BodyTextChar">
    <w:name w:val="Body Text Char"/>
    <w:basedOn w:val="DefaultParagraphFont"/>
    <w:link w:val="BodyText"/>
    <w:uiPriority w:val="99"/>
    <w:semiHidden/>
    <w:rsid w:val="000F4030"/>
    <w:rPr>
      <w:rFonts w:ascii="Calibri" w:hAnsi="Calibri"/>
    </w:rPr>
  </w:style>
  <w:style w:type="character" w:customStyle="1" w:styleId="TechnicalChar">
    <w:name w:val="Technical Char"/>
    <w:basedOn w:val="BodyTextChar"/>
    <w:link w:val="Technical"/>
    <w:rsid w:val="000F4030"/>
    <w:rPr>
      <w:rFonts w:ascii="Courier New" w:hAnsi="Courier New"/>
    </w:rPr>
  </w:style>
  <w:style w:type="numbering" w:customStyle="1" w:styleId="ListNumbers">
    <w:name w:val="List Numbers"/>
    <w:uiPriority w:val="99"/>
    <w:rsid w:val="00673B6E"/>
    <w:pPr>
      <w:numPr>
        <w:numId w:val="8"/>
      </w:numPr>
    </w:pPr>
  </w:style>
  <w:style w:type="numbering" w:customStyle="1" w:styleId="CurrentList5">
    <w:name w:val="Current List5"/>
    <w:uiPriority w:val="99"/>
    <w:rsid w:val="00673B6E"/>
    <w:pPr>
      <w:numPr>
        <w:numId w:val="10"/>
      </w:numPr>
    </w:pPr>
  </w:style>
  <w:style w:type="numbering" w:customStyle="1" w:styleId="CurrentList4">
    <w:name w:val="Current List4"/>
    <w:uiPriority w:val="99"/>
    <w:rsid w:val="00673B6E"/>
    <w:pPr>
      <w:numPr>
        <w:numId w:val="9"/>
      </w:numPr>
    </w:pPr>
  </w:style>
  <w:style w:type="numbering" w:styleId="1ai">
    <w:name w:val="Outline List 1"/>
    <w:basedOn w:val="NoList"/>
    <w:uiPriority w:val="99"/>
    <w:semiHidden/>
    <w:unhideWhenUsed/>
    <w:rsid w:val="00673B6E"/>
    <w:pPr>
      <w:numPr>
        <w:numId w:val="11"/>
      </w:numPr>
    </w:pPr>
  </w:style>
  <w:style w:type="paragraph" w:styleId="ListParagraph">
    <w:name w:val="List Paragraph"/>
    <w:aliases w:val="Numbers List,List Bullets,Normal bullets,lp1,Numbered List Paragraph,Use Case List Paragraph,b1,List Paragraph1,List Paragraph with (I)(II),Bullets,Bullet,Body Bullet,Ref"/>
    <w:basedOn w:val="Normal"/>
    <w:link w:val="ListParagraphChar"/>
    <w:uiPriority w:val="34"/>
    <w:qFormat/>
    <w:rsid w:val="003A4686"/>
    <w:pPr>
      <w:numPr>
        <w:numId w:val="12"/>
      </w:numPr>
    </w:pPr>
  </w:style>
  <w:style w:type="character" w:styleId="Strong">
    <w:name w:val="Strong"/>
    <w:basedOn w:val="DefaultParagraphFont"/>
    <w:uiPriority w:val="22"/>
    <w:qFormat/>
    <w:rsid w:val="00560E61"/>
    <w:rPr>
      <w:b/>
      <w:bCs/>
    </w:rPr>
  </w:style>
  <w:style w:type="table" w:customStyle="1" w:styleId="CYDERES">
    <w:name w:val="CYDERES"/>
    <w:basedOn w:val="TableNormal"/>
    <w:uiPriority w:val="99"/>
    <w:rsid w:val="00560E61"/>
    <w:pPr>
      <w:spacing w:after="0" w:line="240" w:lineRule="auto"/>
    </w:pPr>
    <w:rPr>
      <w:rFonts w:ascii="Times New Roman" w:eastAsia="Times New Roman" w:hAnsi="Times New Roman" w:cs="Times New Roman"/>
      <w:kern w:val="0"/>
      <w:sz w:val="20"/>
      <w:szCs w:val="20"/>
      <w14:ligatures w14:val="none"/>
    </w:rPr>
    <w:tblPr>
      <w:tblStyleRowBandSize w:val="1"/>
      <w:tblBorders>
        <w:top w:val="single" w:sz="4" w:space="0" w:color="821C1B"/>
        <w:left w:val="single" w:sz="4" w:space="0" w:color="821C1B"/>
        <w:bottom w:val="single" w:sz="4" w:space="0" w:color="821C1B"/>
        <w:right w:val="single" w:sz="4" w:space="0" w:color="821C1B"/>
        <w:insideH w:val="single" w:sz="4" w:space="0" w:color="821C1B"/>
        <w:insideV w:val="single" w:sz="4" w:space="0" w:color="821C1B"/>
      </w:tblBorders>
    </w:tblPr>
    <w:tcPr>
      <w:vAlign w:val="center"/>
    </w:tcPr>
    <w:tblStylePr w:type="firstRow">
      <w:rPr>
        <w:rFonts w:ascii="Arial" w:hAnsi="Arial"/>
        <w:b/>
        <w:i w:val="0"/>
        <w:caps w:val="0"/>
        <w:smallCaps w:val="0"/>
        <w:strike w:val="0"/>
        <w:dstrike w:val="0"/>
        <w:vanish w:val="0"/>
        <w:color w:val="auto"/>
        <w:kern w:val="0"/>
        <w:sz w:val="20"/>
        <w:u w:val="none"/>
        <w:vertAlign w:val="baseline"/>
        <w14:cntxtAlts w14:val="0"/>
      </w:rPr>
      <w:tblPr/>
      <w:tcPr>
        <w:shd w:val="clear" w:color="auto" w:fill="F9F2ED" w:themeFill="accent2"/>
      </w:tcPr>
    </w:tblStylePr>
    <w:tblStylePr w:type="band1Horz">
      <w:tblPr/>
      <w:tcPr>
        <w:shd w:val="clear" w:color="auto" w:fill="FDFCFB" w:themeFill="accent2" w:themeFillTint="33"/>
      </w:tcPr>
    </w:tblStylePr>
    <w:tblStylePr w:type="band2Horz">
      <w:tblPr/>
      <w:tcPr>
        <w:tcBorders>
          <w:top w:val="single" w:sz="4" w:space="0" w:color="F9F2ED" w:themeColor="accent2"/>
          <w:left w:val="single" w:sz="4" w:space="0" w:color="F9F2ED" w:themeColor="accent2"/>
          <w:bottom w:val="single" w:sz="4" w:space="0" w:color="F9F2ED" w:themeColor="accent2"/>
          <w:right w:val="single" w:sz="4" w:space="0" w:color="F9F2ED" w:themeColor="accent2"/>
          <w:insideH w:val="single" w:sz="4" w:space="0" w:color="F9F2ED" w:themeColor="accent2"/>
          <w:insideV w:val="single" w:sz="4" w:space="0" w:color="F9F2ED" w:themeColor="accent2"/>
          <w:tl2br w:val="nil"/>
          <w:tr2bl w:val="nil"/>
        </w:tcBorders>
      </w:tcPr>
    </w:tblStylePr>
  </w:style>
  <w:style w:type="paragraph" w:customStyle="1" w:styleId="Instructions">
    <w:name w:val="Instructions"/>
    <w:basedOn w:val="Normal"/>
    <w:qFormat/>
    <w:rsid w:val="00560E61"/>
    <w:pPr>
      <w:outlineLvl w:val="1"/>
    </w:pPr>
    <w:rPr>
      <w:rFonts w:ascii="DM Sans 14pt" w:hAnsi="DM Sans 14pt" w:cs="Calibri (Body)"/>
      <w:color w:val="804401" w:themeColor="accent4"/>
      <w:kern w:val="0"/>
      <w:sz w:val="22"/>
      <w:szCs w:val="22"/>
      <w:lang w:bidi="he-IL"/>
      <w14:ligatures w14:val="none"/>
    </w:rPr>
  </w:style>
  <w:style w:type="character" w:customStyle="1" w:styleId="ListParagraphChar">
    <w:name w:val="List Paragraph Char"/>
    <w:aliases w:val="Numbers List Char,List Bullets Char,Normal bullets Char,lp1 Char,Numbered List Paragraph Char,Use Case List Paragraph Char,b1 Char,List Paragraph1 Char,List Paragraph with (I)(II) Char,Bullets Char,Bullet Char,Body Bullet Char"/>
    <w:basedOn w:val="DefaultParagraphFont"/>
    <w:link w:val="ListParagraph"/>
    <w:uiPriority w:val="34"/>
    <w:qFormat/>
    <w:rsid w:val="00BA7151"/>
    <w:rPr>
      <w:rFonts w:ascii="Calibri" w:hAnsi="Calibri"/>
    </w:rPr>
  </w:style>
  <w:style w:type="table" w:styleId="GridTable5Dark-Accent2">
    <w:name w:val="Grid Table 5 Dark Accent 2"/>
    <w:basedOn w:val="TableNormal"/>
    <w:uiPriority w:val="50"/>
    <w:rsid w:val="00BA7151"/>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CF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F2E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F2E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F2E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F2ED" w:themeFill="accent2"/>
      </w:tcPr>
    </w:tblStylePr>
    <w:tblStylePr w:type="band1Vert">
      <w:tblPr/>
      <w:tcPr>
        <w:shd w:val="clear" w:color="auto" w:fill="FCF9F7" w:themeFill="accent2" w:themeFillTint="66"/>
      </w:tcPr>
    </w:tblStylePr>
    <w:tblStylePr w:type="band1Horz">
      <w:tblPr/>
      <w:tcPr>
        <w:shd w:val="clear" w:color="auto" w:fill="FCF9F7" w:themeFill="accent2" w:themeFillTint="66"/>
      </w:tcPr>
    </w:tblStylePr>
  </w:style>
  <w:style w:type="paragraph" w:customStyle="1" w:styleId="ListBullet1">
    <w:name w:val="ListBullet1"/>
    <w:basedOn w:val="ListParagraph"/>
    <w:qFormat/>
    <w:rsid w:val="00AE4455"/>
    <w:pPr>
      <w:numPr>
        <w:numId w:val="13"/>
      </w:numPr>
      <w:contextualSpacing/>
      <w:outlineLvl w:val="1"/>
    </w:pPr>
    <w:rPr>
      <w:rFonts w:ascii="DM Sans 14pt" w:hAnsi="DM Sans 14pt" w:cs="Calibri (Body)"/>
      <w:color w:val="000000" w:themeColor="text1"/>
      <w:kern w:val="0"/>
      <w:sz w:val="22"/>
      <w:szCs w:val="22"/>
      <w:lang w:bidi="he-IL"/>
      <w14:ligatures w14:val="none"/>
    </w:rPr>
  </w:style>
  <w:style w:type="paragraph" w:customStyle="1" w:styleId="TableandFigureTitle">
    <w:name w:val="Table and Figure Title"/>
    <w:basedOn w:val="Normal"/>
    <w:link w:val="TableandFigureTitleChar"/>
    <w:rsid w:val="00B17F14"/>
    <w:pPr>
      <w:tabs>
        <w:tab w:val="left" w:pos="864"/>
      </w:tabs>
      <w:spacing w:before="0" w:after="40" w:line="240" w:lineRule="auto"/>
      <w:jc w:val="center"/>
      <w:outlineLvl w:val="1"/>
    </w:pPr>
    <w:rPr>
      <w:rFonts w:ascii="Arial" w:eastAsia="Times New Roman" w:hAnsi="Arial" w:cs="Times New Roman"/>
      <w:color w:val="63666A"/>
      <w:kern w:val="0"/>
      <w:sz w:val="20"/>
      <w:szCs w:val="20"/>
      <w:lang w:bidi="he-IL"/>
      <w14:ligatures w14:val="none"/>
    </w:rPr>
  </w:style>
  <w:style w:type="character" w:customStyle="1" w:styleId="TableandFigureTitleChar">
    <w:name w:val="Table and Figure Title Char"/>
    <w:basedOn w:val="DefaultParagraphFont"/>
    <w:link w:val="TableandFigureTitle"/>
    <w:rsid w:val="00B17F14"/>
    <w:rPr>
      <w:rFonts w:ascii="Arial" w:eastAsia="Times New Roman" w:hAnsi="Arial" w:cs="Times New Roman"/>
      <w:color w:val="63666A"/>
      <w:kern w:val="0"/>
      <w:sz w:val="20"/>
      <w:szCs w:val="20"/>
      <w:lang w:bidi="he-IL"/>
      <w14:ligatures w14:val="none"/>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paragraph" w:customStyle="1" w:styleId="Caption1">
    <w:name w:val="Caption1"/>
    <w:link w:val="captionChar"/>
    <w:qFormat/>
    <w:rsid w:val="00D0485E"/>
    <w:pPr>
      <w:jc w:val="center"/>
    </w:pPr>
    <w:rPr>
      <w:rFonts w:ascii="Calibri" w:hAnsi="Calibri" w:cs="Calibri (Body)"/>
      <w:i/>
      <w:iCs/>
      <w:color w:val="000000" w:themeColor="text1"/>
      <w:kern w:val="0"/>
      <w:sz w:val="22"/>
      <w:szCs w:val="21"/>
      <w:lang w:bidi="he-IL"/>
      <w14:ligatures w14:val="none"/>
    </w:rPr>
  </w:style>
  <w:style w:type="character" w:customStyle="1" w:styleId="captionChar">
    <w:name w:val="caption Char"/>
    <w:basedOn w:val="DefaultParagraphFont"/>
    <w:link w:val="Caption1"/>
    <w:rsid w:val="00D0485E"/>
    <w:rPr>
      <w:rFonts w:ascii="Calibri" w:hAnsi="Calibri" w:cs="Calibri (Body)"/>
      <w:i/>
      <w:iCs/>
      <w:color w:val="000000" w:themeColor="text1"/>
      <w:kern w:val="0"/>
      <w:sz w:val="22"/>
      <w:szCs w:val="21"/>
      <w:lang w:bidi="he-IL"/>
      <w14:ligatures w14:val="none"/>
    </w:rPr>
  </w:style>
  <w:style w:type="paragraph" w:customStyle="1" w:styleId="CodeBlock">
    <w:name w:val="CodeBlock"/>
    <w:basedOn w:val="Normal"/>
    <w:uiPriority w:val="2"/>
    <w:qFormat/>
    <w:pPr>
      <w:spacing w:line="240" w:lineRule="auto"/>
      <w:ind w:left="288" w:right="288"/>
    </w:pPr>
    <w:rPr>
      <w:rFonts w:ascii="Courier New" w:hAnsi="Courier New"/>
      <w:sz w:val="22"/>
    </w:rPr>
  </w:style>
  <w:style w:type="character" w:customStyle="1" w:styleId="CodeInline">
    <w:name w:val="CodeInline"/>
    <w:uiPriority w:val="3"/>
    <w:qFormat/>
    <w:rPr>
      <w:rFonts w:ascii="Courier New" w:hAnsi="Courier New"/>
      <w:sz w:val="22"/>
    </w:rPr>
  </w:style>
  <w:style w:type="paragraph" w:customStyle="1" w:styleId="Caption2">
    <w:name w:val="Caption2"/>
    <w:uiPriority w:val="4"/>
    <w:qFormat/>
    <w:rsid w:val="00322BD6"/>
    <w:pPr>
      <w:jc w:val="center"/>
    </w:pPr>
    <w:rPr>
      <w:rFonts w:ascii="Calibri" w:hAnsi="Calibri"/>
      <w:i/>
      <w:sz w:val="18"/>
    </w:rPr>
  </w:style>
  <w:style w:type="paragraph" w:customStyle="1" w:styleId="Blockquote">
    <w:name w:val="Blockquote"/>
    <w:basedOn w:val="Normal"/>
    <w:uiPriority w:val="5"/>
    <w:qFormat/>
    <w:pPr>
      <w:ind w:left="288" w:right="288"/>
      <w:jc w:val="both"/>
    </w:pPr>
    <w:rPr>
      <w:i/>
    </w:rPr>
  </w:style>
  <w:style w:type="character" w:styleId="FollowedHyperlink">
    <w:name w:val="FollowedHyperlink"/>
    <w:basedOn w:val="DefaultParagraphFont"/>
    <w:uiPriority w:val="99"/>
    <w:semiHidden/>
    <w:unhideWhenUsed/>
    <w:rsid w:val="002A45F9"/>
    <w:rPr>
      <w:color w:val="551A8B" w:themeColor="followedHyperlink"/>
      <w:u w:val="single"/>
    </w:rPr>
  </w:style>
  <w:style w:type="paragraph" w:styleId="TableofFigures">
    <w:name w:val="table of figures"/>
    <w:basedOn w:val="Normal"/>
    <w:next w:val="Normal"/>
    <w:uiPriority w:val="99"/>
    <w:unhideWhenUsed/>
    <w:rsid w:val="002A45F9"/>
    <w:pPr>
      <w:spacing w:after="0"/>
    </w:pPr>
  </w:style>
  <w:style w:type="paragraph" w:styleId="Caption0">
    <w:name w:val="caption"/>
    <w:basedOn w:val="Normal"/>
    <w:next w:val="Caption2"/>
    <w:uiPriority w:val="35"/>
    <w:unhideWhenUsed/>
    <w:qFormat/>
    <w:rsid w:val="002A45F9"/>
    <w:pPr>
      <w:spacing w:before="0" w:after="200" w:line="240" w:lineRule="auto"/>
    </w:pPr>
    <w:rPr>
      <w:i/>
      <w:iCs/>
      <w:color w:val="012A2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830443">
      <w:bodyDiv w:val="1"/>
      <w:marLeft w:val="0"/>
      <w:marRight w:val="0"/>
      <w:marTop w:val="0"/>
      <w:marBottom w:val="0"/>
      <w:divBdr>
        <w:top w:val="none" w:sz="0" w:space="0" w:color="auto"/>
        <w:left w:val="none" w:sz="0" w:space="0" w:color="auto"/>
        <w:bottom w:val="none" w:sz="0" w:space="0" w:color="auto"/>
        <w:right w:val="none" w:sz="0" w:space="0" w:color="auto"/>
      </w:divBdr>
    </w:div>
    <w:div w:id="265697534">
      <w:bodyDiv w:val="1"/>
      <w:marLeft w:val="0"/>
      <w:marRight w:val="0"/>
      <w:marTop w:val="0"/>
      <w:marBottom w:val="0"/>
      <w:divBdr>
        <w:top w:val="none" w:sz="0" w:space="0" w:color="auto"/>
        <w:left w:val="none" w:sz="0" w:space="0" w:color="auto"/>
        <w:bottom w:val="none" w:sz="0" w:space="0" w:color="auto"/>
        <w:right w:val="none" w:sz="0" w:space="0" w:color="auto"/>
      </w:divBdr>
    </w:div>
    <w:div w:id="489716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image" Target="media/image80.png"/><Relationship Id="rId95" Type="http://schemas.openxmlformats.org/officeDocument/2006/relationships/header" Target="header1.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footer" Target="footer3.xml"/><Relationship Id="rId10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footer" Target="footer2.xml"/><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header" Target="header2.xml"/><Relationship Id="rId3" Type="http://schemas.openxmlformats.org/officeDocument/2006/relationships/customXml" Target="../customXml/item3.xml"/></Relationships>
</file>

<file path=word/_rels/footer3.xml.rels><?xml version="1.0" encoding="UTF-8" standalone="yes"?>
<Relationships xmlns="http://schemas.openxmlformats.org/package/2006/relationships"><Relationship Id="rId1" Type="http://schemas.openxmlformats.org/officeDocument/2006/relationships/image" Target="media/image85.png"/></Relationships>
</file>

<file path=word/theme/theme1.xml><?xml version="1.0" encoding="utf-8"?>
<a:theme xmlns:a="http://schemas.openxmlformats.org/drawingml/2006/main" name="Office Theme">
  <a:themeElements>
    <a:clrScheme name="CS Report">
      <a:dk1>
        <a:srgbClr val="000000"/>
      </a:dk1>
      <a:lt1>
        <a:srgbClr val="FFFFFF"/>
      </a:lt1>
      <a:dk2>
        <a:srgbClr val="012A2A"/>
      </a:dk2>
      <a:lt2>
        <a:srgbClr val="A39E9E"/>
      </a:lt2>
      <a:accent1>
        <a:srgbClr val="E1FD95"/>
      </a:accent1>
      <a:accent2>
        <a:srgbClr val="F9F2ED"/>
      </a:accent2>
      <a:accent3>
        <a:srgbClr val="025453"/>
      </a:accent3>
      <a:accent4>
        <a:srgbClr val="804401"/>
      </a:accent4>
      <a:accent5>
        <a:srgbClr val="E2DDDA"/>
      </a:accent5>
      <a:accent6>
        <a:srgbClr val="A39E9E"/>
      </a:accent6>
      <a:hlink>
        <a:srgbClr val="0000EE"/>
      </a:hlink>
      <a:folHlink>
        <a:srgbClr val="551A8B"/>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94B80D68BCBA14AAE0D173C54497809" ma:contentTypeVersion="3" ma:contentTypeDescription="Create a new document." ma:contentTypeScope="" ma:versionID="26b54b5cb35718d7b0df24252f5bd491">
  <xsd:schema xmlns:xsd="http://www.w3.org/2001/XMLSchema" xmlns:xs="http://www.w3.org/2001/XMLSchema" xmlns:p="http://schemas.microsoft.com/office/2006/metadata/properties" xmlns:ns2="4edded68-f2e6-4790-a6b7-7dd8213c1b6a" targetNamespace="http://schemas.microsoft.com/office/2006/metadata/properties" ma:root="true" ma:fieldsID="bd99171287f4655ce78da3818a0766e9" ns2:_="">
    <xsd:import namespace="4edded68-f2e6-4790-a6b7-7dd8213c1b6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dded68-f2e6-4790-a6b7-7dd8213c1b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A47B3C-AEB7-4547-9E99-07DB2FED028B}">
  <ds:schemaRefs>
    <ds:schemaRef ds:uri="http://schemas.openxmlformats.org/officeDocument/2006/bibliography"/>
  </ds:schemaRefs>
</ds:datastoreItem>
</file>

<file path=customXml/itemProps2.xml><?xml version="1.0" encoding="utf-8"?>
<ds:datastoreItem xmlns:ds="http://schemas.openxmlformats.org/officeDocument/2006/customXml" ds:itemID="{9E3864B3-6749-48C5-8A41-EDBE89FB88E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9551108-F80C-493F-894F-18D5449056DE}">
  <ds:schemaRefs>
    <ds:schemaRef ds:uri="http://schemas.microsoft.com/sharepoint/v3/contenttype/forms"/>
  </ds:schemaRefs>
</ds:datastoreItem>
</file>

<file path=customXml/itemProps4.xml><?xml version="1.0" encoding="utf-8"?>
<ds:datastoreItem xmlns:ds="http://schemas.openxmlformats.org/officeDocument/2006/customXml" ds:itemID="{3C5622F9-E24D-4D7F-A87B-D08D5B07B3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dded68-f2e6-4790-a6b7-7dd8213c1b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148</Pages>
  <Words>22357</Words>
  <Characters>127441</Characters>
  <Application>Microsoft Office Word</Application>
  <DocSecurity>0</DocSecurity>
  <Lines>1062</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Pepper</dc:creator>
  <cp:keywords/>
  <dc:description/>
  <cp:lastModifiedBy>Pratik Mendapara</cp:lastModifiedBy>
  <cp:revision>11</cp:revision>
  <cp:lastPrinted>2025-04-23T21:09:00Z</cp:lastPrinted>
  <dcterms:created xsi:type="dcterms:W3CDTF">2025-12-02T13:22:00Z</dcterms:created>
  <dcterms:modified xsi:type="dcterms:W3CDTF">2026-10-29T06:28:00Z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2025-05-07T18:42:46Z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d3a8aae7-0526-411a-a1cb-6175ecea05a6</vt:lpwstr>
  </property>
  <property fmtid="{D5CDD505-2E9C-101B-9397-08002B2CF9AE}" pid="7" name="MSIP_Label_defa4170-0d19-0005-0004-bc88714345d2_ActionId">
    <vt:lpwstr>74d09e27-e746-42af-bb7b-c3a378162ec6</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y fmtid="{D5CDD505-2E9C-101B-9397-08002B2CF9AE}" pid="10" name="ContentTypeId">
    <vt:lpwstr>0x010100594B80D68BCBA14AAE0D173C54497809</vt:lpwstr>
  </property>
  <property fmtid="{D5CDD505-2E9C-101B-9397-08002B2CF9AE}" pid="11" name="TaxKeyword">
    <vt:lpwstr/>
  </property>
  <property fmtid="{D5CDD505-2E9C-101B-9397-08002B2CF9AE}" pid="12" name="MediaServiceImageTags">
    <vt:lpwstr/>
  </property>
</Properties>
</file>